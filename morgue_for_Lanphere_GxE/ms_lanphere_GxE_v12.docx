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00A96D52">
        <w:rPr>
          <w:rFonts w:ascii="Times New Roman" w:hAnsi="Times New Roman" w:cs="Times New Roman"/>
        </w:rPr>
        <w:t>Department</w:t>
      </w:r>
      <w:proofErr w:type="spellEnd"/>
      <w:r w:rsidR="00A96D52">
        <w:rPr>
          <w:rFonts w:ascii="Times New Roman" w:hAnsi="Times New Roman" w:cs="Times New Roman"/>
        </w:rPr>
        <w:t xml:space="preserve">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5F1642C2" w:rsidR="00590878" w:rsidRPr="00012769" w:rsidRDefault="00A71475" w:rsidP="00012769">
      <w:pPr>
        <w:spacing w:line="480" w:lineRule="auto"/>
        <w:rPr>
          <w:rFonts w:ascii="Times New Roman" w:hAnsi="Times New Roman" w:cs="Times New Roman"/>
        </w:rPr>
      </w:pPr>
      <w:r>
        <w:rPr>
          <w:rFonts w:ascii="Times New Roman" w:hAnsi="Times New Roman" w:cs="Times New Roman"/>
        </w:rPr>
        <w:t>Over the past thirty years, common garden experiments have clearly shown that host-pl</w:t>
      </w:r>
      <w:r w:rsidR="00AE7FBF">
        <w:rPr>
          <w:rFonts w:ascii="Times New Roman" w:hAnsi="Times New Roman" w:cs="Times New Roman"/>
        </w:rPr>
        <w:t xml:space="preserve">ant genetic variation </w:t>
      </w:r>
      <w:r w:rsidR="002E6872">
        <w:rPr>
          <w:rFonts w:ascii="Times New Roman" w:hAnsi="Times New Roman" w:cs="Times New Roman"/>
        </w:rPr>
        <w:t>can affect</w:t>
      </w:r>
      <w:r w:rsidR="00AE7FBF">
        <w:rPr>
          <w:rFonts w:ascii="Times New Roman" w:hAnsi="Times New Roman" w:cs="Times New Roman"/>
        </w:rPr>
        <w:t xml:space="preserve"> the structure of</w:t>
      </w:r>
      <w:r w:rsidR="002E6872">
        <w:rPr>
          <w:rFonts w:ascii="Times New Roman" w:hAnsi="Times New Roman" w:cs="Times New Roman"/>
        </w:rPr>
        <w:t xml:space="preserve"> the </w:t>
      </w:r>
      <w:r w:rsidR="00AE7FBF">
        <w:rPr>
          <w:rFonts w:ascii="Times New Roman" w:hAnsi="Times New Roman" w:cs="Times New Roman"/>
        </w:rPr>
        <w:t xml:space="preserve">above and belowground communities that colonize </w:t>
      </w:r>
      <w:r w:rsidR="002E6872">
        <w:rPr>
          <w:rFonts w:ascii="Times New Roman" w:hAnsi="Times New Roman" w:cs="Times New Roman"/>
        </w:rPr>
        <w:t>them</w:t>
      </w:r>
      <w:r w:rsidR="00AE7FBF">
        <w:rPr>
          <w:rFonts w:ascii="Times New Roman" w:hAnsi="Times New Roman" w:cs="Times New Roman"/>
        </w:rPr>
        <w:t>.</w:t>
      </w:r>
      <w:r>
        <w:rPr>
          <w:rFonts w:ascii="Times New Roman" w:hAnsi="Times New Roman" w:cs="Times New Roman"/>
        </w:rPr>
        <w:t xml:space="preserve"> </w:t>
      </w:r>
      <w:r w:rsidR="00E51804">
        <w:rPr>
          <w:rFonts w:ascii="Times New Roman" w:hAnsi="Times New Roman" w:cs="Times New Roman"/>
        </w:rPr>
        <w:t>In</w:t>
      </w:r>
      <w:r>
        <w:rPr>
          <w:rFonts w:ascii="Times New Roman" w:hAnsi="Times New Roman" w:cs="Times New Roman"/>
        </w:rPr>
        <w:t xml:space="preserve"> natural ecosystems</w:t>
      </w:r>
      <w:r w:rsidR="00E51804">
        <w:rPr>
          <w:rFonts w:ascii="Times New Roman" w:hAnsi="Times New Roman" w:cs="Times New Roman"/>
        </w:rPr>
        <w:t xml:space="preserve"> though</w:t>
      </w:r>
      <w:r w:rsidR="00AE7FBF">
        <w:rPr>
          <w:rFonts w:ascii="Times New Roman" w:hAnsi="Times New Roman" w:cs="Times New Roman"/>
        </w:rPr>
        <w:t xml:space="preserve">, host </w:t>
      </w:r>
      <w:r>
        <w:rPr>
          <w:rFonts w:ascii="Times New Roman" w:hAnsi="Times New Roman" w:cs="Times New Roman"/>
        </w:rPr>
        <w:t xml:space="preserve">plants are </w:t>
      </w:r>
      <w:r w:rsidR="00E51804">
        <w:rPr>
          <w:rFonts w:ascii="Times New Roman" w:hAnsi="Times New Roman" w:cs="Times New Roman"/>
        </w:rPr>
        <w:t>exposed to a diverse array</w:t>
      </w:r>
      <w:r>
        <w:rPr>
          <w:rFonts w:ascii="Times New Roman" w:hAnsi="Times New Roman" w:cs="Times New Roman"/>
        </w:rPr>
        <w:t xml:space="preserve"> of biotic and abiotic </w:t>
      </w:r>
      <w:r w:rsidR="00980A5F">
        <w:rPr>
          <w:rFonts w:ascii="Times New Roman" w:hAnsi="Times New Roman" w:cs="Times New Roman"/>
        </w:rPr>
        <w:t>environments</w:t>
      </w:r>
      <w:r w:rsidR="00E51804">
        <w:rPr>
          <w:rFonts w:ascii="Times New Roman" w:hAnsi="Times New Roman" w:cs="Times New Roman"/>
        </w:rPr>
        <w:t xml:space="preserve">, even over small spatial scales. Currently, we have a poor understanding of </w:t>
      </w:r>
      <w:r w:rsidR="00AE7FBF">
        <w:rPr>
          <w:rFonts w:ascii="Times New Roman" w:hAnsi="Times New Roman" w:cs="Times New Roman"/>
        </w:rPr>
        <w:t>the relative i</w:t>
      </w:r>
      <w:r w:rsidR="002E6872">
        <w:rPr>
          <w:rFonts w:ascii="Times New Roman" w:hAnsi="Times New Roman" w:cs="Times New Roman"/>
        </w:rPr>
        <w:t>mportance of host-plant genetic variation</w:t>
      </w:r>
      <w:r w:rsidR="00AE7FBF">
        <w:rPr>
          <w:rFonts w:ascii="Times New Roman" w:hAnsi="Times New Roman" w:cs="Times New Roman"/>
        </w:rPr>
        <w:t xml:space="preserve"> vs. natural variability in the environment in structuring communities associated with host plants.</w:t>
      </w:r>
      <w:r w:rsidR="00980A5F">
        <w:rPr>
          <w:rFonts w:ascii="Times New Roman" w:hAnsi="Times New Roman" w:cs="Times New Roman"/>
        </w:rPr>
        <w:t xml:space="preserve"> </w:t>
      </w:r>
      <w:r w:rsidR="00E5171D">
        <w:rPr>
          <w:rFonts w:ascii="Times New Roman" w:hAnsi="Times New Roman" w:cs="Times New Roman"/>
        </w:rPr>
        <w:t xml:space="preserve">We addressed this knowledge gap by planting </w:t>
      </w:r>
      <w:r w:rsidR="006D5A4E">
        <w:rPr>
          <w:rFonts w:ascii="Times New Roman" w:hAnsi="Times New Roman" w:cs="Times New Roman"/>
        </w:rPr>
        <w:t xml:space="preserve">multiple </w:t>
      </w:r>
      <w:r w:rsidR="00E5171D">
        <w:rPr>
          <w:rFonts w:ascii="Times New Roman" w:hAnsi="Times New Roman" w:cs="Times New Roman"/>
        </w:rPr>
        <w:t xml:space="preserve">common gardens with </w:t>
      </w:r>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 xml:space="preserve">Salix </w:t>
      </w:r>
      <w:proofErr w:type="spellStart"/>
      <w:r w:rsidR="00E5171D" w:rsidRPr="00E5171D">
        <w:rPr>
          <w:rFonts w:ascii="Times New Roman" w:hAnsi="Times New Roman" w:cs="Times New Roman"/>
          <w:i/>
        </w:rPr>
        <w:t>hookeriana</w:t>
      </w:r>
      <w:proofErr w:type="spellEnd"/>
      <w:r w:rsidR="00E5171D" w:rsidRPr="006D5A4E">
        <w:rPr>
          <w:rFonts w:ascii="Times New Roman" w:hAnsi="Times New Roman" w:cs="Times New Roman"/>
        </w:rPr>
        <w:t xml:space="preserve"> </w:t>
      </w:r>
      <w:r w:rsidR="006D5A4E" w:rsidRPr="006D5A4E">
        <w:rPr>
          <w:rFonts w:ascii="Times New Roman" w:hAnsi="Times New Roman" w:cs="Times New Roman"/>
        </w:rPr>
        <w:t xml:space="preserve">in a coastal dune ecosystem and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r w:rsidR="00E5171D">
        <w:rPr>
          <w:rFonts w:ascii="Times New Roman" w:hAnsi="Times New Roman" w:cs="Times New Roman"/>
        </w:rPr>
        <w:t xml:space="preserve">. We then examined how willow genotype interacts with natural variation in the environment to affect the structure of foliar arthropods and root-associated </w:t>
      </w:r>
      <w:proofErr w:type="spellStart"/>
      <w:r w:rsidR="002E6872">
        <w:rPr>
          <w:rFonts w:ascii="Times New Roman" w:hAnsi="Times New Roman" w:cs="Times New Roman"/>
        </w:rPr>
        <w:t>ecto</w:t>
      </w:r>
      <w:r w:rsidR="00E5171D">
        <w:rPr>
          <w:rFonts w:ascii="Times New Roman" w:hAnsi="Times New Roman" w:cs="Times New Roman"/>
        </w:rPr>
        <w:t>mycorrhiza</w:t>
      </w:r>
      <w:proofErr w:type="spellEnd"/>
      <w:r w:rsidR="00E5171D">
        <w:rPr>
          <w:rFonts w:ascii="Times New Roman" w:hAnsi="Times New Roman" w:cs="Times New Roman"/>
        </w:rPr>
        <w:t xml:space="preserve"> and bacteria. </w:t>
      </w:r>
      <w:r w:rsidR="001D3EAF">
        <w:rPr>
          <w:rFonts w:ascii="Times New Roman" w:hAnsi="Times New Roman" w:cs="Times New Roman"/>
        </w:rPr>
        <w:t xml:space="preserve">Furthermore, we measured </w:t>
      </w:r>
      <w:r w:rsidR="00137407">
        <w:rPr>
          <w:rFonts w:ascii="Times New Roman" w:hAnsi="Times New Roman" w:cs="Times New Roman"/>
        </w:rPr>
        <w:t xml:space="preserve">plant traits to tease apart the </w:t>
      </w:r>
      <w:r w:rsidR="00012769">
        <w:rPr>
          <w:rFonts w:ascii="Times New Roman" w:hAnsi="Times New Roman" w:cs="Times New Roman"/>
        </w:rPr>
        <w:t xml:space="preserve">processes by which </w:t>
      </w:r>
      <w:r w:rsidR="002E6872">
        <w:rPr>
          <w:rFonts w:ascii="Times New Roman" w:hAnsi="Times New Roman" w:cs="Times New Roman"/>
        </w:rPr>
        <w:t>willow</w:t>
      </w:r>
      <w:r w:rsidR="00137407">
        <w:rPr>
          <w:rFonts w:ascii="Times New Roman" w:hAnsi="Times New Roman" w:cs="Times New Roman"/>
        </w:rPr>
        <w:t xml:space="preserve"> genotype and the environment structure associated communities. </w:t>
      </w:r>
      <w:r w:rsidR="002E6872">
        <w:rPr>
          <w:rFonts w:ascii="Times New Roman" w:hAnsi="Times New Roman" w:cs="Times New Roman"/>
        </w:rPr>
        <w:t xml:space="preserve">In the ant-aphid experiment, we found that willow genotype trumped both aphid additions and proximity to ant mounds in predicting most </w:t>
      </w:r>
      <w:r w:rsidR="00FB4002">
        <w:rPr>
          <w:rFonts w:ascii="Times New Roman" w:hAnsi="Times New Roman" w:cs="Times New Roman"/>
        </w:rPr>
        <w:t>properties</w:t>
      </w:r>
      <w:r w:rsidR="002E6872">
        <w:rPr>
          <w:rFonts w:ascii="Times New Roman" w:hAnsi="Times New Roman" w:cs="Times New Roman"/>
        </w:rPr>
        <w:t xml:space="preserve"> of the arthropod community. Still, we observed that aphid additions modified the effect of willow genotype (</w:t>
      </w:r>
      <w:r w:rsidR="00FB4002" w:rsidRPr="00FB4002">
        <w:rPr>
          <w:rFonts w:ascii="Times New Roman" w:hAnsi="Times New Roman" w:cs="Times New Roman"/>
        </w:rPr>
        <w:t>G</w:t>
      </w:r>
      <m:oMath>
        <m:r>
          <w:rPr>
            <w:rFonts w:ascii="Cambria Math" w:hAnsi="Cambria Math" w:cs="Times New Roman"/>
          </w:rPr>
          <m:t>×</m:t>
        </m:r>
      </m:oMath>
      <w:r w:rsidR="00FB4002" w:rsidRPr="00FB4002">
        <w:rPr>
          <w:rFonts w:ascii="Times New Roman" w:hAnsi="Times New Roman" w:cs="Times New Roman"/>
        </w:rPr>
        <w:t>E</w:t>
      </w:r>
      <w:r w:rsidR="00FB4002" w:rsidRPr="00FB4002">
        <w:rPr>
          <w:rFonts w:ascii="Times New Roman" w:hAnsi="Times New Roman" w:cs="Times New Roman"/>
          <w:vertAlign w:val="subscript"/>
        </w:rPr>
        <w:t>aphid</w:t>
      </w:r>
      <w:r w:rsidR="002E6872">
        <w:rPr>
          <w:rFonts w:ascii="Times New Roman" w:hAnsi="Times New Roman" w:cs="Times New Roman"/>
        </w:rPr>
        <w:t xml:space="preserve">) on arthropod community composition, indicating that neither factor was more important. </w:t>
      </w:r>
      <w:r w:rsidR="00FB4002">
        <w:rPr>
          <w:rFonts w:ascii="Times New Roman" w:hAnsi="Times New Roman" w:cs="Times New Roman"/>
        </w:rPr>
        <w:t xml:space="preserve">In the wind experiment, we found that wind exposure trumped willow genotype in structuring communities of foliar arthropods and root microbes. Still, we observed that willow genotype had strong effect sizes </w:t>
      </w:r>
      <w:r w:rsidR="000149D3">
        <w:rPr>
          <w:rFonts w:ascii="Times New Roman" w:hAnsi="Times New Roman" w:cs="Times New Roman"/>
        </w:rPr>
        <w:t xml:space="preserve">on several community properties of arthropods and </w:t>
      </w:r>
      <w:proofErr w:type="spellStart"/>
      <w:r w:rsidR="000149D3">
        <w:rPr>
          <w:rFonts w:ascii="Times New Roman" w:hAnsi="Times New Roman" w:cs="Times New Roman"/>
        </w:rPr>
        <w:t>ectomycorrhiza</w:t>
      </w:r>
      <w:proofErr w:type="spellEnd"/>
      <w:r w:rsidR="000149D3">
        <w:rPr>
          <w:rFonts w:ascii="Times New Roman" w:hAnsi="Times New Roman" w:cs="Times New Roman"/>
        </w:rPr>
        <w:t xml:space="preserve">, indicating that it would be unwise to ignore the importance of host-plant genetic variation. </w:t>
      </w:r>
      <w:r w:rsidR="003F40B3">
        <w:rPr>
          <w:rFonts w:ascii="Times New Roman" w:hAnsi="Times New Roman" w:cs="Times New Roman"/>
        </w:rPr>
        <w:t>In both experiments</w:t>
      </w:r>
      <w:r w:rsidR="00590878">
        <w:rPr>
          <w:rFonts w:ascii="Times New Roman" w:hAnsi="Times New Roman" w:cs="Times New Roman"/>
        </w:rPr>
        <w:t xml:space="preserve">, </w:t>
      </w:r>
      <w:r w:rsidR="00590878">
        <w:rPr>
          <w:rFonts w:ascii="Times New Roman" w:hAnsi="Times New Roman" w:cs="Times New Roman"/>
        </w:rPr>
        <w:lastRenderedPageBreak/>
        <w:t>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r w:rsidR="00590878">
        <w:rPr>
          <w:rFonts w:ascii="Times New Roman" w:hAnsi="Times New Roman" w:cs="Times New Roman"/>
        </w:rPr>
        <w:t xml:space="preserve">Taken together, our results suggests that host-plant genetic </w:t>
      </w:r>
      <w:r w:rsidR="006D5A4E">
        <w:rPr>
          <w:rFonts w:ascii="Times New Roman" w:hAnsi="Times New Roman" w:cs="Times New Roman"/>
        </w:rPr>
        <w:t xml:space="preserve">and phenotypic </w:t>
      </w:r>
      <w:r w:rsidR="00590878">
        <w:rPr>
          <w:rFonts w:ascii="Times New Roman" w:hAnsi="Times New Roman" w:cs="Times New Roman"/>
        </w:rPr>
        <w:t xml:space="preserve">variation </w:t>
      </w:r>
      <w:r w:rsidR="006D5A4E">
        <w:rPr>
          <w:rFonts w:ascii="Times New Roman" w:hAnsi="Times New Roman" w:cs="Times New Roman"/>
        </w:rPr>
        <w:t xml:space="preserve">can play a key role in shaping </w:t>
      </w:r>
      <w:r w:rsidR="00590878">
        <w:rPr>
          <w:rFonts w:ascii="Times New Roman" w:hAnsi="Times New Roman" w:cs="Times New Roman"/>
        </w:rPr>
        <w:t>associated communities</w:t>
      </w:r>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 </w:t>
      </w:r>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lastRenderedPageBreak/>
        <w:t>Introduction</w:t>
      </w:r>
    </w:p>
    <w:p w14:paraId="6D7A85D9" w14:textId="77777777" w:rsidR="00036F70" w:rsidRDefault="00036F70" w:rsidP="00036F70">
      <w:pPr>
        <w:rPr>
          <w:rFonts w:ascii="Times New Roman" w:hAnsi="Times New Roman" w:cs="Times New Roman"/>
          <w:b/>
        </w:rPr>
      </w:pPr>
    </w:p>
    <w:p w14:paraId="287159E3" w14:textId="05987D58" w:rsidR="008478CE" w:rsidRPr="00036F70" w:rsidRDefault="00E754E2" w:rsidP="006D6153">
      <w:pPr>
        <w:spacing w:line="480" w:lineRule="auto"/>
        <w:rPr>
          <w:rFonts w:ascii="Times New Roman" w:hAnsi="Times New Roman" w:cs="Times New Roman"/>
          <w:b/>
        </w:rPr>
      </w:pPr>
      <w:r>
        <w:rPr>
          <w:rFonts w:ascii="Times New Roman" w:hAnsi="Times New Roman" w:cs="Times New Roman"/>
        </w:rPr>
        <w:t>Intraspecific genetic variation can drive trait 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5F565B" w:rsidRPr="005F565B">
        <w:rPr>
          <w:rFonts w:ascii="Times New Roman" w:hAnsi="Times New Roman" w:cs="Times New Roman"/>
          <w:noProof/>
          <w:color w:val="000000"/>
        </w:rPr>
        <w:t xml:space="preserve">(Fritz &amp; Price 1988; Maddox &amp; Root 1990; Antonovics 1992; Lamit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D31D16">
        <w:rPr>
          <w:rFonts w:ascii="Times New Roman" w:hAnsi="Times New Roman" w:cs="Times New Roman"/>
        </w:rPr>
        <w:fldChar w:fldCharType="end"/>
      </w:r>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r w:rsidR="00C222F8">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2006) </w:t>
      </w:r>
      <w:r w:rsidR="003034B1">
        <w:rPr>
          <w:rFonts w:ascii="Times New Roman" w:hAnsi="Times New Roman" w:cs="Times New Roman"/>
        </w:rPr>
        <w:fldChar w:fldCharType="end"/>
      </w:r>
      <w:r w:rsidR="00C86B6C">
        <w:rPr>
          <w:rFonts w:ascii="Times New Roman" w:hAnsi="Times New Roman" w:cs="Times New Roman"/>
        </w:rPr>
        <w:t xml:space="preserve"> and 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(Crutsinger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2014) </w:t>
      </w:r>
      <w:r w:rsidR="003034B1">
        <w:rPr>
          <w:rFonts w:ascii="Times New Roman" w:hAnsi="Times New Roman" w:cs="Times New Roman"/>
        </w:rPr>
        <w:fldChar w:fldCharType="end"/>
      </w:r>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r w:rsidR="00C86B6C">
        <w:rPr>
          <w:rFonts w:ascii="Times New Roman" w:hAnsi="Times New Roman" w:cs="Times New Roman"/>
        </w:rPr>
        <w:t>assemblages</w:t>
      </w:r>
      <w:r w:rsidR="001B76E7">
        <w:rPr>
          <w:rFonts w:ascii="Times New Roman" w:hAnsi="Times New Roman" w:cs="Times New Roman"/>
        </w:rPr>
        <w:t xml:space="preserve"> of foliar art</w:t>
      </w:r>
      <w:r w:rsidR="002553A7">
        <w:rPr>
          <w:rFonts w:ascii="Times New Roman" w:hAnsi="Times New Roman" w:cs="Times New Roman"/>
        </w:rPr>
        <w:t xml:space="preserve">hropods and soil microbes. </w:t>
      </w:r>
      <w:r w:rsidR="00C506B6">
        <w:rPr>
          <w:rFonts w:ascii="Times New Roman" w:hAnsi="Times New Roman" w:cs="Times New Roman"/>
        </w:rPr>
        <w:t xml:space="preserve">While </w:t>
      </w:r>
      <w:r>
        <w:rPr>
          <w:rFonts w:ascii="Times New Roman" w:hAnsi="Times New Roman" w:cs="Times New Roman"/>
        </w:rPr>
        <w:t>the community level consequences of host-plant genetic variation have been documented in a variety of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 (Whitham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2012)</w:t>
      </w:r>
      <w:r w:rsidR="003034B1">
        <w:rPr>
          <w:rFonts w:ascii="Times New Roman" w:hAnsi="Times New Roman" w:cs="Times New Roman"/>
          <w:noProof/>
          <w:color w:val="000000"/>
        </w:rPr>
        <w:t>,</w:t>
      </w:r>
      <w:r w:rsidR="003034B1" w:rsidRPr="003034B1">
        <w:rPr>
          <w:rFonts w:ascii="Times New Roman" w:hAnsi="Times New Roman" w:cs="Times New Roman"/>
          <w:noProof/>
          <w:color w:val="000000"/>
        </w:rPr>
        <w:t xml:space="preserve"> </w:t>
      </w:r>
      <w:r w:rsidR="003034B1">
        <w:rPr>
          <w:rFonts w:ascii="Times New Roman" w:hAnsi="Times New Roman" w:cs="Times New Roman"/>
        </w:rPr>
        <w:fldChar w:fldCharType="end"/>
      </w:r>
      <w:r>
        <w:rPr>
          <w:rFonts w:ascii="Times New Roman" w:hAnsi="Times New Roman" w:cs="Times New Roman"/>
        </w:rPr>
        <w:t xml:space="preserve">these case studies primarily come from common garden experiments where </w:t>
      </w:r>
      <w:r w:rsidR="00C506B6">
        <w:rPr>
          <w:rFonts w:ascii="Times New Roman" w:hAnsi="Times New Roman" w:cs="Times New Roman"/>
        </w:rPr>
        <w:t>environmental variation is minimized</w:t>
      </w:r>
      <w:r>
        <w:rPr>
          <w:rFonts w:ascii="Times New Roman" w:hAnsi="Times New Roman" w:cs="Times New Roman"/>
        </w:rPr>
        <w:t>. Variability in the environment has a fundamental influence on tra</w:t>
      </w:r>
      <w:r w:rsidR="00EE6729">
        <w:rPr>
          <w:rFonts w:ascii="Times New Roman" w:hAnsi="Times New Roman" w:cs="Times New Roman"/>
        </w:rPr>
        <w:t>it variation in host plants, but</w:t>
      </w:r>
      <w:r>
        <w:rPr>
          <w:rFonts w:ascii="Times New Roman" w:hAnsi="Times New Roman" w:cs="Times New Roman"/>
        </w:rPr>
        <w:t xml:space="preserve"> </w:t>
      </w:r>
      <w:r w:rsidR="008478CE">
        <w:rPr>
          <w:rFonts w:ascii="Times New Roman" w:hAnsi="Times New Roman" w:cs="Times New Roman"/>
        </w:rPr>
        <w:t xml:space="preserve">the relative importance of </w:t>
      </w:r>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genotypic</w:t>
      </w:r>
      <w:r w:rsidR="00C506B6">
        <w:rPr>
          <w:rFonts w:ascii="Times New Roman" w:hAnsi="Times New Roman" w:cs="Times New Roman"/>
        </w:rPr>
        <w:t xml:space="preserve"> vs. environment</w:t>
      </w:r>
      <w:r>
        <w:rPr>
          <w:rFonts w:ascii="Times New Roman" w:hAnsi="Times New Roman" w:cs="Times New Roman"/>
        </w:rPr>
        <w:t>al effects</w:t>
      </w:r>
      <w:r w:rsidR="00C506B6">
        <w:rPr>
          <w:rFonts w:ascii="Times New Roman" w:hAnsi="Times New Roman" w:cs="Times New Roman"/>
        </w:rPr>
        <w:t xml:space="preserve"> </w:t>
      </w:r>
      <w:r w:rsidR="00EE6729">
        <w:rPr>
          <w:rFonts w:ascii="Times New Roman" w:hAnsi="Times New Roman" w:cs="Times New Roman"/>
        </w:rPr>
        <w:t xml:space="preserve">on ecological communities </w:t>
      </w:r>
      <w:r w:rsidR="008478CE">
        <w:rPr>
          <w:rFonts w:ascii="Times New Roman" w:hAnsi="Times New Roman" w:cs="Times New Roman"/>
        </w:rPr>
        <w:t xml:space="preserve">remains an open question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5F565B" w:rsidRPr="005F565B">
        <w:rPr>
          <w:rFonts w:ascii="Times New Roman" w:hAnsi="Times New Roman" w:cs="Times New Roman"/>
          <w:noProof/>
          <w:color w:val="000000"/>
        </w:rPr>
        <w:t xml:space="preserve">(Hersch-Green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Tack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2012; Crutsinger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5068EC">
        <w:rPr>
          <w:rFonts w:ascii="Times New Roman" w:hAnsi="Times New Roman" w:cs="Times New Roman"/>
        </w:rPr>
        <w:fldChar w:fldCharType="end"/>
      </w:r>
      <w:r w:rsidR="00375D46">
        <w:rPr>
          <w:rFonts w:ascii="Times New Roman" w:hAnsi="Times New Roman" w:cs="Times New Roman"/>
        </w:rPr>
        <w:t>Addressing this question</w:t>
      </w:r>
      <w:r w:rsidR="003E582B">
        <w:rPr>
          <w:rFonts w:ascii="Times New Roman" w:hAnsi="Times New Roman" w:cs="Times New Roman"/>
        </w:rPr>
        <w:t xml:space="preserve"> is critical for understanding the </w:t>
      </w:r>
      <w:r w:rsidR="00C148A5">
        <w:rPr>
          <w:rFonts w:ascii="Times New Roman" w:hAnsi="Times New Roman" w:cs="Times New Roman"/>
        </w:rPr>
        <w:t xml:space="preserve">dynamic </w:t>
      </w:r>
      <w:r w:rsidR="003E582B">
        <w:rPr>
          <w:rFonts w:ascii="Times New Roman" w:hAnsi="Times New Roman" w:cs="Times New Roman"/>
        </w:rPr>
        <w:t>interplay between ecological and evolutionary pr</w:t>
      </w:r>
      <w:r w:rsidR="00375D46">
        <w:rPr>
          <w:rFonts w:ascii="Times New Roman" w:hAnsi="Times New Roman" w:cs="Times New Roman"/>
        </w:rPr>
        <w:t xml:space="preserve">ocesses in shaping </w:t>
      </w:r>
      <w:r w:rsidR="003E582B">
        <w:rPr>
          <w:rFonts w:ascii="Times New Roman" w:hAnsi="Times New Roman" w:cs="Times New Roman"/>
        </w:rPr>
        <w:t>communities</w:t>
      </w:r>
      <w:r w:rsidR="00375D46">
        <w:rPr>
          <w:rFonts w:ascii="Times New Roman" w:hAnsi="Times New Roman" w:cs="Times New Roman"/>
        </w:rPr>
        <w:t xml:space="preserve"> </w:t>
      </w:r>
      <w:r w:rsidR="00375D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ADQALQA0ADYAMwA3AC0AOQBkAGQAOQAtAGUANwA0ADYANABkADAAOABkADQAOQBmAC8ARQA4AEMA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</w:fldData>
        </w:fldChar>
      </w:r>
      <w:r w:rsidR="005F565B">
        <w:rPr>
          <w:rFonts w:ascii="Times New Roman" w:hAnsi="Times New Roman" w:cs="Times New Roman"/>
        </w:rPr>
        <w:instrText>ADDIN LABTIVA_CITE \* MERGEFORMAT</w:instrText>
      </w:r>
      <w:r w:rsidR="00375D46">
        <w:rPr>
          <w:rFonts w:ascii="Times New Roman" w:hAnsi="Times New Roman" w:cs="Times New Roman"/>
        </w:rPr>
      </w:r>
      <w:r w:rsidR="00375D46">
        <w:rPr>
          <w:rFonts w:ascii="Times New Roman" w:hAnsi="Times New Roman" w:cs="Times New Roman"/>
        </w:rPr>
        <w:fldChar w:fldCharType="separate"/>
      </w:r>
      <w:r w:rsidR="005F565B" w:rsidRPr="005F565B">
        <w:rPr>
          <w:rFonts w:ascii="Times New Roman" w:hAnsi="Times New Roman" w:cs="Times New Roman"/>
          <w:noProof/>
          <w:color w:val="000000"/>
        </w:rPr>
        <w:t xml:space="preserve"> (Johnson &amp; Stinchcombe 2007; Hughes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2008;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w:t>
      </w:r>
      <w:r w:rsidR="00375D46">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39184116" w14:textId="241A249A" w:rsidR="002E5968" w:rsidRDefault="00885BA6" w:rsidP="00FD6B26">
      <w:pPr>
        <w:spacing w:line="480" w:lineRule="auto"/>
        <w:rPr>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moving community genetics beyond the common garden is </w:t>
      </w:r>
      <w:r w:rsidR="00BF430E">
        <w:rPr>
          <w:rFonts w:ascii="Times New Roman" w:hAnsi="Times New Roman" w:cs="Times New Roman"/>
        </w:rPr>
        <w:t xml:space="preserve">to identify the key sources of environmental variation </w:t>
      </w:r>
      <w:r>
        <w:rPr>
          <w:rFonts w:ascii="Times New Roman" w:hAnsi="Times New Roman" w:cs="Times New Roman"/>
        </w:rPr>
        <w:t xml:space="preserve">that host-plants are exposed to and </w:t>
      </w:r>
      <w:r w:rsidR="00BF430E">
        <w:rPr>
          <w:rFonts w:ascii="Times New Roman" w:hAnsi="Times New Roman" w:cs="Times New Roman"/>
        </w:rPr>
        <w:t>tease apart the</w:t>
      </w:r>
      <w:r>
        <w:rPr>
          <w:rFonts w:ascii="Times New Roman" w:hAnsi="Times New Roman" w:cs="Times New Roman"/>
        </w:rPr>
        <w:t>ir</w:t>
      </w:r>
      <w:r w:rsidR="00BF430E">
        <w:rPr>
          <w:rFonts w:ascii="Times New Roman" w:hAnsi="Times New Roman" w:cs="Times New Roman"/>
        </w:rPr>
        <w:t xml:space="preserve"> relative importance</w:t>
      </w:r>
      <w:r>
        <w:rPr>
          <w:rFonts w:ascii="Times New Roman" w:hAnsi="Times New Roman" w:cs="Times New Roman"/>
        </w:rPr>
        <w:t>.</w:t>
      </w:r>
      <w:r w:rsidR="00BF430E">
        <w:rPr>
          <w:rFonts w:ascii="Times New Roman" w:hAnsi="Times New Roman" w:cs="Times New Roman"/>
        </w:rPr>
        <w:t xml:space="preserve"> </w:t>
      </w:r>
      <w:r w:rsidR="00EC0800">
        <w:rPr>
          <w:rFonts w:ascii="Times New Roman" w:hAnsi="Times New Roman" w:cs="Times New Roman"/>
        </w:rPr>
        <w:t>A</w:t>
      </w:r>
      <w:r w:rsidR="002E5968">
        <w:rPr>
          <w:rFonts w:ascii="Times New Roman" w:hAnsi="Times New Roman" w:cs="Times New Roman"/>
        </w:rPr>
        <w:t>biotic factors</w:t>
      </w:r>
      <w:r w:rsidR="00EC0800">
        <w:rPr>
          <w:rFonts w:ascii="Times New Roman" w:hAnsi="Times New Roman" w:cs="Times New Roman"/>
        </w:rPr>
        <w:t>,</w:t>
      </w:r>
      <w:r w:rsidR="002E5968">
        <w:rPr>
          <w:rFonts w:ascii="Times New Roman" w:hAnsi="Times New Roman" w:cs="Times New Roman"/>
        </w:rPr>
        <w:t xml:space="preserve"> such as soil nutrients </w:t>
      </w:r>
      <w:r w:rsidR="003034B1">
        <w:rPr>
          <w:rFonts w:ascii="Times New Roman" w:hAnsi="Times New Roman" w:cs="Times New Roman"/>
        </w:rPr>
        <w:fldChar w:fldCharType="begin">
          <w:fldData xml:space="preserve">NgA5ADUAMABlADEAYwA3AC0AOABiADgANAAtADQANgAzADcALQA5AGQAZAA5AC0AZQA3ADQANgA0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(Orians 1996; Abdala</w:t>
      </w:r>
      <w:r w:rsidR="003034B1" w:rsidRPr="003034B1">
        <w:rPr>
          <w:rFonts w:ascii="OCR A Std" w:hAnsi="OCR A Std" w:cs="OCR A Std"/>
          <w:noProof/>
          <w:color w:val="000000"/>
        </w:rPr>
        <w:t>‐</w:t>
      </w:r>
      <w:r w:rsidR="003034B1" w:rsidRPr="003034B1">
        <w:rPr>
          <w:rFonts w:ascii="Times New Roman" w:hAnsi="Times New Roman" w:cs="Times New Roman"/>
          <w:noProof/>
          <w:color w:val="000000"/>
        </w:rPr>
        <w:t xml:space="preserve">Roberts &amp; Mooney 2013) </w:t>
      </w:r>
      <w:r w:rsidR="003034B1">
        <w:rPr>
          <w:rFonts w:ascii="Times New Roman" w:hAnsi="Times New Roman" w:cs="Times New Roman"/>
        </w:rPr>
        <w:fldChar w:fldCharType="end"/>
      </w:r>
      <w:r w:rsidR="002E5968">
        <w:rPr>
          <w:rFonts w:ascii="Times New Roman" w:hAnsi="Times New Roman" w:cs="Times New Roman"/>
        </w:rPr>
        <w:t>and shade</w:t>
      </w:r>
      <w:r w:rsidR="003034B1">
        <w:rPr>
          <w:rFonts w:ascii="Times New Roman" w:hAnsi="Times New Roman" w:cs="Times New Roman"/>
        </w:rPr>
        <w:fldChar w:fldCharType="begin">
          <w:fldData xml:space="preserve">NgA5ADUAMABlADEAYwA3AC0AOABiADgANAAtADQANgAzADcALQA5AGQAZAA5AC0AZQA3ADQANgA0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 (Rossi &amp; Stiling 1998)</w:t>
      </w:r>
      <w:r w:rsidR="003034B1">
        <w:rPr>
          <w:rFonts w:ascii="Times New Roman" w:hAnsi="Times New Roman" w:cs="Times New Roman"/>
          <w:noProof/>
          <w:color w:val="000000"/>
        </w:rPr>
        <w:t>,</w:t>
      </w:r>
      <w:r w:rsidR="003034B1" w:rsidRPr="003034B1">
        <w:rPr>
          <w:rFonts w:ascii="Times New Roman" w:hAnsi="Times New Roman" w:cs="Times New Roman"/>
          <w:noProof/>
          <w:color w:val="000000"/>
        </w:rPr>
        <w:t xml:space="preserve"> </w:t>
      </w:r>
      <w:r w:rsidR="003034B1">
        <w:rPr>
          <w:rFonts w:ascii="Times New Roman" w:hAnsi="Times New Roman" w:cs="Times New Roman"/>
        </w:rPr>
        <w:fldChar w:fldCharType="end"/>
      </w:r>
      <w:r w:rsidR="00EC0800">
        <w:rPr>
          <w:rFonts w:ascii="Times New Roman" w:hAnsi="Times New Roman" w:cs="Times New Roman"/>
        </w:rPr>
        <w:t xml:space="preserve">as well as biotic factors, </w:t>
      </w:r>
      <w:r w:rsidR="002E5968">
        <w:rPr>
          <w:rFonts w:ascii="Times New Roman" w:hAnsi="Times New Roman" w:cs="Times New Roman"/>
        </w:rPr>
        <w:t>such as competition from neighboring plants (</w:t>
      </w:r>
      <w:proofErr w:type="spellStart"/>
      <w:r w:rsidR="002E5968">
        <w:rPr>
          <w:rFonts w:ascii="Times New Roman" w:hAnsi="Times New Roman" w:cs="Times New Roman"/>
        </w:rPr>
        <w:t>Agrawal</w:t>
      </w:r>
      <w:proofErr w:type="spellEnd"/>
      <w:r w:rsidR="002E5968">
        <w:rPr>
          <w:rFonts w:ascii="Times New Roman" w:hAnsi="Times New Roman" w:cs="Times New Roman"/>
        </w:rPr>
        <w:t xml:space="preserve"> and Van Zandt 2003), </w:t>
      </w:r>
      <w:proofErr w:type="spellStart"/>
      <w:r w:rsidR="002E5968">
        <w:rPr>
          <w:rFonts w:ascii="Times New Roman" w:hAnsi="Times New Roman" w:cs="Times New Roman"/>
        </w:rPr>
        <w:t>herbivory</w:t>
      </w:r>
      <w:proofErr w:type="spellEnd"/>
      <w:r w:rsidR="003034B1">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MgAyAEUALQAyAEIAMgBDAEQARAA4AEEAQgBFAEEANgAsADYAOQA1ADAAZQAxAGMANwAtADgAYgA4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(Hochwender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2005; McGuire &amp; Johnson 2006; Abdala</w:t>
      </w:r>
      <w:r w:rsidR="00764EC4" w:rsidRPr="00764EC4">
        <w:rPr>
          <w:rFonts w:ascii="OCR A Std" w:hAnsi="OCR A Std" w:cs="OCR A Std"/>
          <w:noProof/>
          <w:color w:val="000000"/>
        </w:rPr>
        <w:t>‐</w:t>
      </w:r>
      <w:r w:rsidR="00764EC4" w:rsidRPr="00764EC4">
        <w:rPr>
          <w:rFonts w:ascii="Times New Roman" w:hAnsi="Times New Roman" w:cs="Times New Roman"/>
          <w:noProof/>
          <w:color w:val="000000"/>
        </w:rPr>
        <w:t xml:space="preserve">Roberts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w:t>
      </w:r>
      <w:r w:rsidR="00764EC4" w:rsidRPr="00764EC4">
        <w:rPr>
          <w:rFonts w:ascii="Times New Roman" w:hAnsi="Times New Roman" w:cs="Times New Roman"/>
          <w:noProof/>
          <w:color w:val="000000"/>
        </w:rPr>
        <w:lastRenderedPageBreak/>
        <w:t>2012)</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2E5968">
        <w:rPr>
          <w:rFonts w:ascii="Times New Roman" w:hAnsi="Times New Roman" w:cs="Times New Roman"/>
        </w:rPr>
        <w:t>and ant activity</w:t>
      </w:r>
      <w:r w:rsidR="00764EC4">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ADQALQA0ADYAMwA3AC0AOQBkAGQAOQAtAGUANwA0ADYANABkADAAOABkADQAOQBmAC8AOQBCAEYA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(Johnson 2008; Mooney &amp; Agrawal 2008)</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FF4579">
        <w:rPr>
          <w:rFonts w:ascii="Times New Roman" w:hAnsi="Times New Roman" w:cs="Times New Roman"/>
        </w:rPr>
        <w:t xml:space="preserve">have all </w:t>
      </w:r>
      <w:r w:rsidR="002E5968">
        <w:rPr>
          <w:rFonts w:ascii="Times New Roman" w:hAnsi="Times New Roman" w:cs="Times New Roman"/>
        </w:rPr>
        <w:t xml:space="preserve">been shown to </w:t>
      </w:r>
      <w:r w:rsidR="00FF4579">
        <w:rPr>
          <w:rFonts w:ascii="Times New Roman" w:hAnsi="Times New Roman" w:cs="Times New Roman"/>
        </w:rPr>
        <w:t xml:space="preserve">either independently or interactively shape insect assemblages on host-plant genotypes. </w:t>
      </w:r>
      <w:r w:rsidR="00BD370E">
        <w:rPr>
          <w:rFonts w:ascii="Times New Roman" w:hAnsi="Times New Roman" w:cs="Times New Roman"/>
        </w:rPr>
        <w:t xml:space="preserve">To date though, we have a poor understanding of how natural variation in both the biotic and abiotic environment </w:t>
      </w:r>
      <w:r w:rsidR="00C56E96">
        <w:rPr>
          <w:rFonts w:ascii="Times New Roman" w:hAnsi="Times New Roman" w:cs="Times New Roman"/>
        </w:rPr>
        <w:t xml:space="preserve">within a single ecosystem </w:t>
      </w:r>
      <w:r w:rsidR="00BD370E">
        <w:rPr>
          <w:rFonts w:ascii="Times New Roman" w:hAnsi="Times New Roman" w:cs="Times New Roman"/>
        </w:rPr>
        <w:t xml:space="preserve">affects host-plant communities. Understanding the relative importance of different environmental </w:t>
      </w:r>
      <w:r w:rsidR="00C56E96">
        <w:rPr>
          <w:rFonts w:ascii="Times New Roman" w:hAnsi="Times New Roman" w:cs="Times New Roman"/>
        </w:rPr>
        <w:t xml:space="preserve">factors </w:t>
      </w:r>
      <w:r w:rsidR="00BD370E">
        <w:rPr>
          <w:rFonts w:ascii="Times New Roman" w:hAnsi="Times New Roman" w:cs="Times New Roman"/>
        </w:rPr>
        <w:t xml:space="preserve">will give insight as to how eco-evolutionary dynamics are likely to unfold for a host-plant and its </w:t>
      </w:r>
      <w:r>
        <w:rPr>
          <w:rFonts w:ascii="Times New Roman" w:hAnsi="Times New Roman" w:cs="Times New Roman"/>
        </w:rPr>
        <w:t xml:space="preserve">associated </w:t>
      </w:r>
      <w:r w:rsidR="00BD370E">
        <w:rPr>
          <w:rFonts w:ascii="Times New Roman" w:hAnsi="Times New Roman" w:cs="Times New Roman"/>
        </w:rPr>
        <w:t xml:space="preserve">community. </w:t>
      </w:r>
    </w:p>
    <w:p w14:paraId="5B5A08EE" w14:textId="77777777" w:rsidR="00EE255B" w:rsidRDefault="00EE255B" w:rsidP="002E5968">
      <w:pPr>
        <w:spacing w:line="480" w:lineRule="auto"/>
        <w:rPr>
          <w:rFonts w:ascii="Times New Roman" w:hAnsi="Times New Roman" w:cs="Times New Roman"/>
        </w:rPr>
      </w:pPr>
    </w:p>
    <w:p w14:paraId="1465E8B1" w14:textId="54E130D8" w:rsidR="003A701A" w:rsidRDefault="006C5615" w:rsidP="0059295B">
      <w:pPr>
        <w:spacing w:line="480" w:lineRule="auto"/>
        <w:rPr>
          <w:rFonts w:ascii="Times New Roman" w:hAnsi="Times New Roman" w:cs="Times New Roman"/>
        </w:rPr>
      </w:pPr>
      <w:r>
        <w:rPr>
          <w:rFonts w:ascii="Times New Roman" w:hAnsi="Times New Roman" w:cs="Times New Roman"/>
        </w:rPr>
        <w:t xml:space="preserve">Another challenge for </w:t>
      </w:r>
      <w:r w:rsidR="006D1987">
        <w:rPr>
          <w:rFonts w:ascii="Times New Roman" w:hAnsi="Times New Roman" w:cs="Times New Roman"/>
        </w:rPr>
        <w:t xml:space="preserve">community genetics </w:t>
      </w:r>
      <w:r>
        <w:rPr>
          <w:rFonts w:ascii="Times New Roman" w:hAnsi="Times New Roman" w:cs="Times New Roman"/>
        </w:rPr>
        <w:t xml:space="preserve">is that </w:t>
      </w:r>
      <w:r w:rsidR="00EE255B">
        <w:rPr>
          <w:rFonts w:ascii="Times New Roman" w:hAnsi="Times New Roman" w:cs="Times New Roman"/>
        </w:rPr>
        <w:t xml:space="preserve">host plants are often colonized by a diverse array of </w:t>
      </w:r>
      <w:proofErr w:type="spellStart"/>
      <w:r w:rsidR="0095799C">
        <w:rPr>
          <w:rFonts w:ascii="Times New Roman" w:hAnsi="Times New Roman" w:cs="Times New Roman"/>
        </w:rPr>
        <w:t>phylogenetically</w:t>
      </w:r>
      <w:proofErr w:type="spellEnd"/>
      <w:r w:rsidR="0095799C">
        <w:rPr>
          <w:rFonts w:ascii="Times New Roman" w:hAnsi="Times New Roman" w:cs="Times New Roman"/>
        </w:rPr>
        <w:t xml:space="preserve"> distant </w:t>
      </w:r>
      <w:r w:rsidR="00885BA6">
        <w:rPr>
          <w:rFonts w:ascii="Times New Roman" w:hAnsi="Times New Roman" w:cs="Times New Roman"/>
        </w:rPr>
        <w:t>taxa</w:t>
      </w:r>
      <w:r w:rsidR="0095799C">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OAA4AEQALQA5ADYAOABEADkAOAAxAEYANQA3AEQAMQAsADYAOQA1ADAAZQAxAGMANwAtADgAYgA4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 (</w:t>
      </w:r>
      <w:proofErr w:type="spellStart"/>
      <w:r w:rsidR="00764EC4" w:rsidRPr="00764EC4">
        <w:rPr>
          <w:rFonts w:ascii="Times New Roman" w:hAnsi="Times New Roman" w:cs="Times New Roman"/>
          <w:noProof/>
          <w:color w:val="000000"/>
        </w:rPr>
        <w:t>Whitham</w:t>
      </w:r>
      <w:proofErr w:type="spellEnd"/>
      <w:r w:rsidR="00764EC4" w:rsidRPr="00764EC4">
        <w:rPr>
          <w:rFonts w:ascii="Times New Roman" w:hAnsi="Times New Roman" w:cs="Times New Roman"/>
          <w:noProof/>
          <w:color w:val="000000"/>
        </w:rPr>
        <w:t xml:space="preserve">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2012; </w:t>
      </w:r>
      <w:proofErr w:type="spellStart"/>
      <w:r w:rsidR="00764EC4" w:rsidRPr="00764EC4">
        <w:rPr>
          <w:rFonts w:ascii="Times New Roman" w:hAnsi="Times New Roman" w:cs="Times New Roman"/>
          <w:noProof/>
          <w:color w:val="000000"/>
        </w:rPr>
        <w:t>Lamit</w:t>
      </w:r>
      <w:proofErr w:type="spellEnd"/>
      <w:r w:rsidR="00764EC4" w:rsidRPr="00764EC4">
        <w:rPr>
          <w:rFonts w:ascii="Times New Roman" w:hAnsi="Times New Roman" w:cs="Times New Roman"/>
          <w:noProof/>
          <w:color w:val="000000"/>
        </w:rPr>
        <w:t xml:space="preserve">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2015) </w:t>
      </w:r>
      <w:r w:rsidR="00764EC4">
        <w:rPr>
          <w:rFonts w:ascii="Times New Roman" w:hAnsi="Times New Roman" w:cs="Times New Roman"/>
        </w:rPr>
        <w:fldChar w:fldCharType="end"/>
      </w:r>
      <w:r w:rsidR="0095799C">
        <w:rPr>
          <w:rFonts w:ascii="Times New Roman" w:hAnsi="Times New Roman" w:cs="Times New Roman"/>
        </w:rPr>
        <w:t xml:space="preserve"> </w:t>
      </w:r>
      <w:r w:rsidR="00885BA6">
        <w:rPr>
          <w:rFonts w:ascii="Times New Roman" w:hAnsi="Times New Roman" w:cs="Times New Roman"/>
        </w:rPr>
        <w:t>whose interactions with each other can</w:t>
      </w:r>
      <w:r w:rsidR="0095799C">
        <w:rPr>
          <w:rFonts w:ascii="Times New Roman" w:hAnsi="Times New Roman" w:cs="Times New Roman"/>
        </w:rPr>
        <w:t xml:space="preserve"> </w:t>
      </w:r>
      <w:r w:rsidR="00FD6B26">
        <w:rPr>
          <w:rFonts w:ascii="Times New Roman" w:hAnsi="Times New Roman" w:cs="Times New Roman"/>
        </w:rPr>
        <w:t>determine</w:t>
      </w:r>
      <w:r w:rsidR="0095799C">
        <w:rPr>
          <w:rFonts w:ascii="Times New Roman" w:hAnsi="Times New Roman" w:cs="Times New Roman"/>
        </w:rPr>
        <w:t xml:space="preserve"> </w:t>
      </w:r>
      <w:r w:rsidR="00FD6B26">
        <w:rPr>
          <w:rFonts w:ascii="Times New Roman" w:hAnsi="Times New Roman" w:cs="Times New Roman"/>
        </w:rPr>
        <w:t>their</w:t>
      </w:r>
      <w:r w:rsidR="0095799C">
        <w:rPr>
          <w:rFonts w:ascii="Times New Roman" w:hAnsi="Times New Roman" w:cs="Times New Roman"/>
        </w:rPr>
        <w:t xml:space="preserve"> abundances and distributions </w:t>
      </w:r>
      <w:r w:rsidR="00764EC4">
        <w:rPr>
          <w:rFonts w:ascii="Times New Roman" w:hAnsi="Times New Roman" w:cs="Times New Roman"/>
        </w:rPr>
        <w:fldChar w:fldCharType="begin">
          <w:fldData xml:space="preserve">NgA5ADUAMABlADEAYwA3AC0AOABiADgANAAtADQANgAzADcALQA5AGQAZAA5AC0AZQA3ADQANgA0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 ( Tack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2012; Busby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2015)</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652446">
        <w:rPr>
          <w:rFonts w:ascii="Times New Roman" w:hAnsi="Times New Roman" w:cs="Times New Roman"/>
        </w:rPr>
        <w:t xml:space="preserve">However, virtually all studies that examine community-level responses of genetic and environmental variation are focused on a single community type, with a particular bias toward </w:t>
      </w:r>
      <w:r w:rsidR="009E72E1">
        <w:rPr>
          <w:rFonts w:ascii="Times New Roman" w:hAnsi="Times New Roman" w:cs="Times New Roman"/>
        </w:rPr>
        <w:t xml:space="preserve">arthropods. </w:t>
      </w:r>
      <w:r w:rsidR="002A3E5A">
        <w:rPr>
          <w:rFonts w:ascii="Times New Roman" w:hAnsi="Times New Roman" w:cs="Times New Roman"/>
        </w:rPr>
        <w:t xml:space="preserve">A necessary first step is </w:t>
      </w:r>
      <w:r w:rsidR="00EE255B">
        <w:rPr>
          <w:rFonts w:ascii="Times New Roman" w:hAnsi="Times New Roman" w:cs="Times New Roman"/>
        </w:rPr>
        <w:t xml:space="preserve">to examine whether these diverse </w:t>
      </w:r>
      <w:r w:rsidR="00885BA6">
        <w:rPr>
          <w:rFonts w:ascii="Times New Roman" w:hAnsi="Times New Roman" w:cs="Times New Roman"/>
        </w:rPr>
        <w:t>assemblages</w:t>
      </w:r>
      <w:r w:rsidR="00EE255B">
        <w:rPr>
          <w:rFonts w:ascii="Times New Roman" w:hAnsi="Times New Roman" w:cs="Times New Roman"/>
        </w:rPr>
        <w:t xml:space="preserve"> respond concordantly or independently to host-plant genetic and environmental variation.</w:t>
      </w:r>
      <w:r w:rsidR="002A3E5A">
        <w:rPr>
          <w:rFonts w:ascii="Times New Roman" w:hAnsi="Times New Roman" w:cs="Times New Roman"/>
        </w:rPr>
        <w:t xml:space="preserve"> If there responses are independent of each other, then perhaps they can be studied separately; however, if there responses are coordinated, then there is potential for diffuse coevolution and</w:t>
      </w:r>
      <w:r w:rsidR="009E72E1">
        <w:rPr>
          <w:rFonts w:ascii="Times New Roman" w:hAnsi="Times New Roman" w:cs="Times New Roman"/>
        </w:rPr>
        <w:t xml:space="preserve"> it will be necessary to further explore how the</w:t>
      </w:r>
      <w:r w:rsidR="00885BA6">
        <w:rPr>
          <w:rFonts w:ascii="Times New Roman" w:hAnsi="Times New Roman" w:cs="Times New Roman"/>
        </w:rPr>
        <w:t>se different assemblages</w:t>
      </w:r>
      <w:r w:rsidR="009E72E1">
        <w:rPr>
          <w:rFonts w:ascii="Times New Roman" w:hAnsi="Times New Roman" w:cs="Times New Roman"/>
        </w:rPr>
        <w:t xml:space="preserve"> interact.</w:t>
      </w:r>
    </w:p>
    <w:p w14:paraId="2FFEB369" w14:textId="77777777" w:rsidR="00BF430E" w:rsidRDefault="00BF430E" w:rsidP="00BA4AAD">
      <w:pPr>
        <w:spacing w:line="480" w:lineRule="auto"/>
        <w:rPr>
          <w:rFonts w:ascii="Times New Roman" w:hAnsi="Times New Roman" w:cs="Times New Roman"/>
        </w:rPr>
      </w:pPr>
    </w:p>
    <w:p w14:paraId="1091BC40" w14:textId="697F5819" w:rsidR="004023C2" w:rsidRDefault="00EE255B" w:rsidP="00BA4AAD">
      <w:pPr>
        <w:spacing w:line="480" w:lineRule="auto"/>
        <w:rPr>
          <w:rFonts w:ascii="Times New Roman" w:hAnsi="Times New Roman" w:cs="Times New Roman"/>
        </w:rPr>
      </w:pPr>
      <w:r>
        <w:rPr>
          <w:rFonts w:ascii="Times New Roman" w:hAnsi="Times New Roman" w:cs="Times New Roman"/>
        </w:rPr>
        <w:t>Finally,</w:t>
      </w:r>
      <w:r w:rsidR="00885BA6">
        <w:rPr>
          <w:rFonts w:ascii="Times New Roman" w:hAnsi="Times New Roman" w:cs="Times New Roman"/>
        </w:rPr>
        <w:t xml:space="preserve"> understanding the eco-evolutionary dynamics of host plants and their associated communities requires </w:t>
      </w:r>
      <w:r w:rsidR="008A1916">
        <w:rPr>
          <w:rFonts w:ascii="Times New Roman" w:hAnsi="Times New Roman" w:cs="Times New Roman"/>
        </w:rPr>
        <w:t>knowing</w:t>
      </w:r>
      <w:r w:rsidR="00885BA6">
        <w:rPr>
          <w:rFonts w:ascii="Times New Roman" w:hAnsi="Times New Roman" w:cs="Times New Roman"/>
        </w:rPr>
        <w:t xml:space="preserve"> which plant traits are mediating community assembly. </w:t>
      </w:r>
      <w:r w:rsidR="00DC322E">
        <w:rPr>
          <w:rFonts w:ascii="Times New Roman" w:hAnsi="Times New Roman" w:cs="Times New Roman"/>
        </w:rPr>
        <w:t xml:space="preserve">Identifying these key </w:t>
      </w:r>
      <w:r w:rsidR="008A1916">
        <w:rPr>
          <w:rFonts w:ascii="Times New Roman" w:hAnsi="Times New Roman" w:cs="Times New Roman"/>
        </w:rPr>
        <w:t xml:space="preserve">traits </w:t>
      </w:r>
      <w:r w:rsidR="00DC322E">
        <w:rPr>
          <w:rFonts w:ascii="Times New Roman" w:hAnsi="Times New Roman" w:cs="Times New Roman"/>
        </w:rPr>
        <w:t>is crucial for teasing apart the direct and indirect (via plan</w:t>
      </w:r>
      <w:r w:rsidR="002936C1">
        <w:rPr>
          <w:rFonts w:ascii="Times New Roman" w:hAnsi="Times New Roman" w:cs="Times New Roman"/>
        </w:rPr>
        <w:t>t</w:t>
      </w:r>
      <w:r w:rsidR="00DC322E">
        <w:rPr>
          <w:rFonts w:ascii="Times New Roman" w:hAnsi="Times New Roman" w:cs="Times New Roman"/>
        </w:rPr>
        <w:t xml:space="preserve"> </w:t>
      </w:r>
      <w:r w:rsidR="00DC322E">
        <w:rPr>
          <w:rFonts w:ascii="Times New Roman" w:hAnsi="Times New Roman" w:cs="Times New Roman"/>
        </w:rPr>
        <w:lastRenderedPageBreak/>
        <w:t>traits)</w:t>
      </w:r>
      <w:r w:rsidR="002936C1">
        <w:rPr>
          <w:rFonts w:ascii="Times New Roman" w:hAnsi="Times New Roman" w:cs="Times New Roman"/>
        </w:rPr>
        <w:t xml:space="preserve"> effects</w:t>
      </w:r>
      <w:r w:rsidR="00DC322E">
        <w:rPr>
          <w:rFonts w:ascii="Times New Roman" w:hAnsi="Times New Roman" w:cs="Times New Roman"/>
        </w:rPr>
        <w:t xml:space="preserve"> of the environment</w:t>
      </w:r>
      <w:r w:rsidR="002936C1">
        <w:rPr>
          <w:rFonts w:ascii="Times New Roman" w:hAnsi="Times New Roman" w:cs="Times New Roman"/>
        </w:rPr>
        <w:t xml:space="preserve"> on community assembly</w:t>
      </w:r>
      <w:r w:rsidR="00DC322E">
        <w:rPr>
          <w:rFonts w:ascii="Times New Roman" w:hAnsi="Times New Roman" w:cs="Times New Roman"/>
        </w:rPr>
        <w:t>.</w:t>
      </w:r>
      <w:r w:rsidR="003A701A">
        <w:rPr>
          <w:rFonts w:ascii="Times New Roman" w:hAnsi="Times New Roman" w:cs="Times New Roman"/>
        </w:rPr>
        <w:t xml:space="preserve"> </w:t>
      </w:r>
      <w:r w:rsidR="008A1916">
        <w:rPr>
          <w:rFonts w:ascii="Times New Roman" w:hAnsi="Times New Roman" w:cs="Times New Roman"/>
        </w:rPr>
        <w:t>Moreover</w:t>
      </w:r>
      <w:r w:rsidR="003A701A">
        <w:rPr>
          <w:rFonts w:ascii="Times New Roman" w:hAnsi="Times New Roman" w:cs="Times New Roman"/>
        </w:rPr>
        <w:t xml:space="preserve">, </w:t>
      </w:r>
      <w:r w:rsidR="008A1916">
        <w:rPr>
          <w:rFonts w:ascii="Times New Roman" w:hAnsi="Times New Roman" w:cs="Times New Roman"/>
        </w:rPr>
        <w:t>plant traits often exhibit substantial variation in their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C03F9E" w:rsidRPr="00C03F9E">
        <w:rPr>
          <w:rFonts w:ascii="Times New Roman" w:hAnsi="Times New Roman" w:cs="Times New Roman"/>
          <w:noProof/>
          <w:color w:val="000000"/>
        </w:rPr>
        <w:t xml:space="preserve"> Lynch &amp; Walsh 1998)</w:t>
      </w:r>
      <w:r w:rsidR="00C03F9E">
        <w:rPr>
          <w:rFonts w:ascii="Times New Roman" w:hAnsi="Times New Roman" w:cs="Times New Roman"/>
          <w:noProof/>
          <w:color w:val="000000"/>
        </w:rPr>
        <w:t>,</w:t>
      </w:r>
      <w:r w:rsidR="00C03F9E" w:rsidRPr="00C03F9E">
        <w:rPr>
          <w:rFonts w:ascii="Times New Roman" w:hAnsi="Times New Roman" w:cs="Times New Roman"/>
          <w:noProof/>
          <w:color w:val="000000"/>
        </w:rPr>
        <w:t xml:space="preserve"> </w:t>
      </w:r>
      <w:r w:rsidR="00C03F9E">
        <w:rPr>
          <w:rFonts w:ascii="Times New Roman" w:hAnsi="Times New Roman" w:cs="Times New Roman"/>
        </w:rPr>
        <w:fldChar w:fldCharType="end"/>
      </w:r>
      <w:r w:rsidR="00C03F9E">
        <w:rPr>
          <w:rFonts w:ascii="Times New Roman" w:hAnsi="Times New Roman" w:cs="Times New Roman"/>
        </w:rPr>
        <w:t>i</w:t>
      </w:r>
      <w:r w:rsidR="008A1916">
        <w:rPr>
          <w:rFonts w:ascii="Times New Roman" w:hAnsi="Times New Roman" w:cs="Times New Roman"/>
        </w:rPr>
        <w:t>ndicating that traits vary in their response to environmental variation.</w:t>
      </w:r>
      <w:r w:rsidR="006C0F34">
        <w:rPr>
          <w:rFonts w:ascii="Times New Roman" w:hAnsi="Times New Roman" w:cs="Times New Roman"/>
        </w:rPr>
        <w:t xml:space="preserve"> This can have important consequences for </w:t>
      </w:r>
      <w:r w:rsidR="003A701A">
        <w:rPr>
          <w:rFonts w:ascii="Times New Roman" w:hAnsi="Times New Roman" w:cs="Times New Roman"/>
        </w:rPr>
        <w:t xml:space="preserve">predicting </w:t>
      </w:r>
      <w:r w:rsidR="006C0F34">
        <w:rPr>
          <w:rFonts w:ascii="Times New Roman" w:hAnsi="Times New Roman" w:cs="Times New Roman"/>
        </w:rPr>
        <w:t xml:space="preserve">community assembly </w:t>
      </w:r>
      <w:r w:rsidR="008A1916">
        <w:rPr>
          <w:rFonts w:ascii="Times New Roman" w:hAnsi="Times New Roman" w:cs="Times New Roman"/>
        </w:rPr>
        <w:t xml:space="preserve">in genotype-by-environment studies </w:t>
      </w:r>
      <w:r w:rsidR="006C0F34">
        <w:rPr>
          <w:rFonts w:ascii="Times New Roman" w:hAnsi="Times New Roman" w:cs="Times New Roman"/>
        </w:rPr>
        <w:t xml:space="preserve">depending on whether </w:t>
      </w:r>
      <w:r w:rsidR="008A1916">
        <w:rPr>
          <w:rFonts w:ascii="Times New Roman" w:hAnsi="Times New Roman" w:cs="Times New Roman"/>
        </w:rPr>
        <w:t>associated community members</w:t>
      </w:r>
      <w:r w:rsidR="006C0F34">
        <w:rPr>
          <w:rFonts w:ascii="Times New Roman" w:hAnsi="Times New Roman" w:cs="Times New Roman"/>
        </w:rPr>
        <w:t xml:space="preserve"> are cueing in on traits that are weakly or strongly heritable.</w:t>
      </w:r>
      <w:r w:rsidR="004023C2">
        <w:rPr>
          <w:rFonts w:ascii="Times New Roman" w:hAnsi="Times New Roman" w:cs="Times New Roman"/>
        </w:rPr>
        <w:t xml:space="preserve"> </w:t>
      </w:r>
      <w:r w:rsidR="008A1916">
        <w:rPr>
          <w:rFonts w:ascii="Times New Roman" w:hAnsi="Times New Roman" w:cs="Times New Roman"/>
        </w:rPr>
        <w:t xml:space="preserve">However, many genotype-by-environment studies do not conduct detailed trait </w:t>
      </w:r>
      <w:r w:rsidR="00D24346">
        <w:rPr>
          <w:rFonts w:ascii="Times New Roman" w:hAnsi="Times New Roman" w:cs="Times New Roman"/>
        </w:rPr>
        <w:t xml:space="preserve">screenings,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D24346" w:rsidRPr="000B517E">
        <w:rPr>
          <w:rFonts w:ascii="Times New Roman" w:hAnsi="Times New Roman" w:cs="Times New Roman"/>
          <w:noProof/>
          <w:color w:val="000000"/>
        </w:rPr>
        <w:t xml:space="preserve">(Hersch-Green </w:t>
      </w:r>
      <w:r w:rsidR="00D24346" w:rsidRPr="000B517E">
        <w:rPr>
          <w:rFonts w:ascii="Times New Roman" w:hAnsi="Times New Roman" w:cs="Times New Roman"/>
          <w:i/>
          <w:iCs/>
          <w:noProof/>
          <w:color w:val="000000"/>
        </w:rPr>
        <w:t>et al.</w:t>
      </w:r>
      <w:r w:rsidR="00D24346" w:rsidRPr="000B517E">
        <w:rPr>
          <w:rFonts w:ascii="Times New Roman" w:hAnsi="Times New Roman" w:cs="Times New Roman"/>
          <w:noProof/>
          <w:color w:val="000000"/>
        </w:rPr>
        <w:t xml:space="preserve"> 2011; Crutsinger 2015)</w:t>
      </w:r>
      <w:r w:rsidR="00D24346">
        <w:rPr>
          <w:rFonts w:ascii="Times New Roman" w:hAnsi="Times New Roman" w:cs="Times New Roman"/>
        </w:rPr>
        <w:fldChar w:fldCharType="end"/>
      </w:r>
      <w:r w:rsidR="00D24346">
        <w:rPr>
          <w:rFonts w:ascii="Times New Roman" w:hAnsi="Times New Roman" w:cs="Times New Roman"/>
        </w:rPr>
        <w:t xml:space="preserve">. </w:t>
      </w:r>
    </w:p>
    <w:p w14:paraId="71361855" w14:textId="77777777" w:rsidR="0023651E" w:rsidRDefault="0023651E" w:rsidP="0059295B">
      <w:pPr>
        <w:spacing w:line="480" w:lineRule="auto"/>
        <w:rPr>
          <w:rFonts w:ascii="Times New Roman" w:hAnsi="Times New Roman" w:cs="Times New Roman"/>
        </w:rPr>
      </w:pPr>
    </w:p>
    <w:p w14:paraId="5B840665" w14:textId="5563A7FF"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(Barbour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2015, 2016)</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A54731">
        <w:rPr>
          <w:rFonts w:ascii="Times New Roman" w:hAnsi="Times New Roman" w:cs="Times New Roman"/>
        </w:rPr>
        <w:t xml:space="preserve"> Importantly, these phenotypes varied substantially in the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differentially influence them.</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host-associated arthropods, fungi, and bacteria exhibit similar or contrasting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59295B" w:rsidRDefault="00F67D50" w:rsidP="0059295B">
      <w:pPr>
        <w:spacing w:line="480" w:lineRule="auto"/>
        <w:rPr>
          <w:rFonts w:ascii="Times New Roman" w:hAnsi="Times New Roman" w:cs="Times New Roman"/>
        </w:rPr>
      </w:pPr>
      <w:r w:rsidRPr="0059295B">
        <w:rPr>
          <w:rFonts w:ascii="Times New Roman" w:hAnsi="Times New Roman" w:cs="Times New Roman"/>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599BD995"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wind exposure and </w:t>
      </w:r>
      <w:r w:rsidR="002A6C9D">
        <w:rPr>
          <w:rFonts w:ascii="Times New Roman" w:hAnsi="Times New Roman" w:cs="Times New Roman"/>
        </w:rPr>
        <w:t>ant-aphid mutualisms</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 xml:space="preserve">by the wind.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 in</w:t>
      </w:r>
      <w:r w:rsidR="00D1727F">
        <w:rPr>
          <w:rFonts w:ascii="Times New Roman" w:hAnsi="Times New Roman" w:cs="Times New Roman"/>
        </w:rPr>
        <w:t xml:space="preserve"> 2012</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 xml:space="preserve">A. </w:t>
      </w:r>
      <w:proofErr w:type="spellStart"/>
      <w:r w:rsidR="00F27EAC" w:rsidRPr="00F27EAC">
        <w:rPr>
          <w:rFonts w:ascii="Times New Roman" w:hAnsi="Times New Roman" w:cs="Times New Roman"/>
          <w:i/>
        </w:rPr>
        <w:t>farinosa</w:t>
      </w:r>
      <w:proofErr w:type="spellEnd"/>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C222F8">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lastRenderedPageBreak/>
        <w:t>obscuripes</w:t>
      </w:r>
      <w:proofErr w:type="spellEnd"/>
      <w:r w:rsidR="00B87AA2">
        <w:rPr>
          <w:rFonts w:ascii="Times New Roman" w:hAnsi="Times New Roman" w:cs="Times New Roman"/>
        </w:rPr>
        <w:t xml:space="preserve">. </w:t>
      </w:r>
      <w:r w:rsidR="00344CEC">
        <w:rPr>
          <w:rFonts w:ascii="Times New Roman" w:hAnsi="Times New Roman" w:cs="Times New Roman"/>
        </w:rPr>
        <w:t>Thatch ant</w:t>
      </w:r>
      <w:r w:rsidR="001C35D0">
        <w:rPr>
          <w:rFonts w:ascii="Times New Roman" w:hAnsi="Times New Roman" w:cs="Times New Roman"/>
        </w:rPr>
        <w:t xml:space="preserve"> </w:t>
      </w:r>
      <w:r w:rsidR="005800CE">
        <w:rPr>
          <w:rFonts w:ascii="Times New Roman" w:hAnsi="Times New Roman" w:cs="Times New Roman"/>
        </w:rPr>
        <w:t xml:space="preserve">colonies </w:t>
      </w:r>
      <w:r w:rsidR="001C35D0">
        <w:rPr>
          <w:rFonts w:ascii="Times New Roman" w:hAnsi="Times New Roman" w:cs="Times New Roman"/>
        </w:rPr>
        <w:t xml:space="preserve">create </w:t>
      </w:r>
      <w:r w:rsidR="005800CE">
        <w:rPr>
          <w:rFonts w:ascii="Times New Roman" w:hAnsi="Times New Roman" w:cs="Times New Roman"/>
        </w:rPr>
        <w:t>distinct</w:t>
      </w:r>
      <w:r w:rsidR="001C35D0">
        <w:rPr>
          <w:rFonts w:ascii="Times New Roman" w:hAnsi="Times New Roman" w:cs="Times New Roman"/>
        </w:rPr>
        <w:t xml:space="preserve"> dome-shaped mounds from nearby plant-material</w:t>
      </w:r>
      <w:r w:rsidR="005800CE">
        <w:rPr>
          <w:rFonts w:ascii="Times New Roman" w:hAnsi="Times New Roman" w:cs="Times New Roman"/>
        </w:rPr>
        <w:t>.</w:t>
      </w:r>
      <w:r w:rsidR="002A6C9D">
        <w:rPr>
          <w:rFonts w:ascii="Times New Roman" w:hAnsi="Times New Roman" w:cs="Times New Roman"/>
        </w:rPr>
        <w:t xml:space="preserve"> The strength of this</w:t>
      </w:r>
      <w:r w:rsidR="00344CEC">
        <w:rPr>
          <w:rFonts w:ascii="Times New Roman" w:hAnsi="Times New Roman" w:cs="Times New Roman"/>
        </w:rPr>
        <w:t xml:space="preserve"> mutuali</w:t>
      </w:r>
      <w:r w:rsidR="002A6C9D">
        <w:rPr>
          <w:rFonts w:ascii="Times New Roman" w:hAnsi="Times New Roman" w:cs="Times New Roman"/>
        </w:rPr>
        <w:t>stic interaction may also decrease at further distances</w:t>
      </w:r>
      <w:r w:rsidR="00344CEC">
        <w:rPr>
          <w:rFonts w:ascii="Times New Roman" w:hAnsi="Times New Roman" w:cs="Times New Roman"/>
        </w:rPr>
        <w:t xml:space="preserve"> from ant colonies </w:t>
      </w:r>
      <w:r w:rsidR="00344CEC">
        <w:rPr>
          <w:rFonts w:ascii="Times New Roman" w:hAnsi="Times New Roman" w:cs="Times New Roman"/>
        </w:rPr>
        <w:fldChar w:fldCharType="begin">
          <w:fldData xml:space="preserve">NgA5ADUAMABlADEAYwA3AC0AOABiADgANAAtADQANgAzADcALQA5AGQAZAA5AC0AZQA3ADQANgA0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(Wimp &amp; Whitham 2001)</w:t>
      </w:r>
      <w:r w:rsidR="00344CEC">
        <w:rPr>
          <w:rFonts w:ascii="Times New Roman" w:hAnsi="Times New Roman" w:cs="Times New Roman"/>
        </w:rPr>
        <w:fldChar w:fldCharType="end"/>
      </w:r>
      <w:r w:rsidR="00344CEC">
        <w:rPr>
          <w:rFonts w:ascii="Times New Roman" w:hAnsi="Times New Roman" w:cs="Times New Roman"/>
        </w:rPr>
        <w:t>.</w:t>
      </w:r>
      <w:r w:rsidR="005C238F">
        <w:rPr>
          <w:rFonts w:ascii="Times New Roman" w:hAnsi="Times New Roman" w:cs="Times New Roman"/>
        </w:rPr>
        <w:t xml:space="preserve">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199437F6"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59295B">
        <w:rPr>
          <w:rFonts w:ascii="Times New Roman" w:hAnsi="Times New Roman" w:cs="Times New Roman"/>
        </w:rPr>
        <w:t>Barbour et al. (2015)</w:t>
      </w:r>
      <w:r w:rsidRPr="0059295B">
        <w:rPr>
          <w:rFonts w:ascii="Times New Roman" w:hAnsi="Times New Roman" w:cs="Times New Roman"/>
        </w:rPr>
        <w:t xml:space="preserve">. 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leaf traits (Barbour et al. 2015).</w:t>
      </w:r>
      <w:r w:rsidRPr="0059295B">
        <w:rPr>
          <w:rFonts w:ascii="Times New Roman" w:hAnsi="Times New Roman" w:cs="Times New Roman"/>
        </w:rPr>
        <w:t xml:space="preserve"> 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6DC4B368"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We established common gardens </w:t>
      </w:r>
      <w:r w:rsidRPr="0059295B">
        <w:rPr>
          <w:rFonts w:ascii="Times New Roman" w:hAnsi="Times New Roman" w:cs="Times New Roman"/>
        </w:rPr>
        <w:t>around 5 dif</w:t>
      </w:r>
      <w:r>
        <w:rPr>
          <w:rFonts w:ascii="Times New Roman" w:hAnsi="Times New Roman" w:cs="Times New Roman"/>
        </w:rPr>
        <w:t>ferent ant mounds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w:t>
      </w:r>
      <w:r w:rsidRPr="0059295B">
        <w:rPr>
          <w:rFonts w:ascii="Times New Roman" w:hAnsi="Times New Roman" w:cs="Times New Roman"/>
        </w:rPr>
        <w:lastRenderedPageBreak/>
        <w:t>aphids on willow cu</w:t>
      </w:r>
      <w:r>
        <w:rPr>
          <w:rFonts w:ascii="Times New Roman" w:hAnsi="Times New Roman" w:cs="Times New Roman"/>
        </w:rPr>
        <w:t xml:space="preserve">ttings in the aphid treatment. </w:t>
      </w:r>
      <w:r w:rsidRPr="0059295B">
        <w:rPr>
          <w:rFonts w:ascii="Times New Roman" w:hAnsi="Times New Roman" w:cs="Times New Roman"/>
        </w:rPr>
        <w:t>We bagged aphids onto the apical shoots of cuttings using organza bags to promote aphid establishment in spite of oncoming incl</w:t>
      </w:r>
      <w:r>
        <w:rPr>
          <w:rFonts w:ascii="Times New Roman" w:hAnsi="Times New Roman" w:cs="Times New Roman"/>
        </w:rPr>
        <w:t xml:space="preserve">ement weather (wind and rain). </w:t>
      </w:r>
      <w:r w:rsidRPr="0059295B">
        <w:rPr>
          <w:rFonts w:ascii="Times New Roman" w:hAnsi="Times New Roman" w:cs="Times New Roman"/>
        </w:rPr>
        <w:t>We also placed organza bags o</w:t>
      </w:r>
      <w:r>
        <w:rPr>
          <w:rFonts w:ascii="Times New Roman" w:hAnsi="Times New Roman" w:cs="Times New Roman"/>
        </w:rPr>
        <w:t xml:space="preserve">n all control plants as well.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 The ant-aphid experiment was restricted to the summer of 2012, because in the summer of 2013 there was high willow mortality and </w:t>
      </w:r>
      <w:r w:rsidRPr="00DE5EAD">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was not in high enough abundance on naturally occurring willows to repeat the aphid treatment.</w:t>
      </w:r>
    </w:p>
    <w:p w14:paraId="16FA8DD1" w14:textId="77777777" w:rsidR="00764123" w:rsidRPr="0059295B" w:rsidRDefault="00764123" w:rsidP="0059295B">
      <w:pPr>
        <w:spacing w:line="480" w:lineRule="auto"/>
        <w:rPr>
          <w:rFonts w:ascii="Times New Roman" w:hAnsi="Times New Roman" w:cs="Times New Roman"/>
        </w:rPr>
      </w:pPr>
    </w:p>
    <w:p w14:paraId="68A07FB2" w14:textId="48EF8800"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In</w:t>
      </w:r>
      <w:r w:rsidR="005F4DAB" w:rsidRPr="0059295B">
        <w:rPr>
          <w:rFonts w:ascii="Times New Roman" w:hAnsi="Times New Roman" w:cs="Times New Roman"/>
        </w:rPr>
        <w:t xml:space="preserve"> late May 2012, we planted 200 willow cuttings in a split-plot experime</w:t>
      </w:r>
      <w:r w:rsidR="00640BBA">
        <w:rPr>
          <w:rFonts w:ascii="Times New Roman" w:hAnsi="Times New Roman" w:cs="Times New Roman"/>
        </w:rPr>
        <w:t xml:space="preserve">ntal design at </w:t>
      </w:r>
      <w:proofErr w:type="spellStart"/>
      <w:r w:rsidR="00640BBA">
        <w:rPr>
          <w:rFonts w:ascii="Times New Roman" w:hAnsi="Times New Roman" w:cs="Times New Roman"/>
        </w:rPr>
        <w:t>Lanphere</w:t>
      </w:r>
      <w:proofErr w:type="spellEnd"/>
      <w:r w:rsidR="00640BBA">
        <w:rPr>
          <w:rFonts w:ascii="Times New Roman" w:hAnsi="Times New Roman" w:cs="Times New Roman"/>
        </w:rPr>
        <w:t xml:space="preserve"> Dunes. </w:t>
      </w:r>
      <w:r w:rsidR="005F4DAB" w:rsidRPr="0059295B">
        <w:rPr>
          <w:rFonts w:ascii="Times New Roman" w:hAnsi="Times New Roman" w:cs="Times New Roman"/>
        </w:rPr>
        <w:t xml:space="preserve">At 10 different willow patches (blocks),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 however, exposed gardens faced prevailing winds during the growing season.</w:t>
      </w:r>
      <w:r w:rsidR="001363E4">
        <w:rPr>
          <w:rFonts w:ascii="Times New Roman" w:hAnsi="Times New Roman" w:cs="Times New Roman"/>
        </w:rPr>
        <w:t xml:space="preserve"> </w:t>
      </w:r>
      <w:r w:rsidR="002D1413">
        <w:rPr>
          <w:rFonts w:ascii="Times New Roman" w:hAnsi="Times New Roman" w:cs="Times New Roman"/>
        </w:rPr>
        <w:t>To estimate the maximum amount of wind speed</w:t>
      </w:r>
      <w:r w:rsidR="00E41F3D">
        <w:rPr>
          <w:rFonts w:ascii="Times New Roman" w:hAnsi="Times New Roman" w:cs="Times New Roman"/>
        </w:rPr>
        <w:t xml:space="preserve"> (</w:t>
      </w:r>
      <w:r w:rsidR="00837052">
        <w:rPr>
          <w:rFonts w:ascii="Times New Roman" w:hAnsi="Times New Roman" w:cs="Times New Roman"/>
        </w:rPr>
        <w:t>km/h</w:t>
      </w:r>
      <w:r w:rsidR="00E41F3D">
        <w:rPr>
          <w:rFonts w:ascii="Times New Roman" w:hAnsi="Times New Roman" w:cs="Times New Roman"/>
        </w:rPr>
        <w:t>)</w:t>
      </w:r>
      <w:r w:rsidR="002D1413">
        <w:rPr>
          <w:rFonts w:ascii="Times New Roman" w:hAnsi="Times New Roman" w:cs="Times New Roman"/>
        </w:rPr>
        <w:t xml:space="preserve"> experienced by exposed vs. unexposed plants, </w:t>
      </w:r>
      <w:r w:rsidR="00837052">
        <w:rPr>
          <w:rFonts w:ascii="Times New Roman" w:hAnsi="Times New Roman" w:cs="Times New Roman"/>
        </w:rPr>
        <w:t>we went out on a windy afternoon</w:t>
      </w:r>
      <w:r w:rsidR="009F566F">
        <w:rPr>
          <w:rFonts w:ascii="Times New Roman" w:hAnsi="Times New Roman" w:cs="Times New Roman"/>
        </w:rPr>
        <w:t xml:space="preserve"> in September 2012</w:t>
      </w:r>
      <w:r w:rsidR="00837052">
        <w:rPr>
          <w:rFonts w:ascii="Times New Roman" w:hAnsi="Times New Roman" w:cs="Times New Roman"/>
        </w:rPr>
        <w:t xml:space="preserve"> (weather station estimated wind speeds of 22 km/h during this period)</w:t>
      </w:r>
      <w:r w:rsidR="009F566F">
        <w:rPr>
          <w:rFonts w:ascii="Times New Roman" w:hAnsi="Times New Roman" w:cs="Times New Roman"/>
        </w:rPr>
        <w:t xml:space="preserve"> and </w:t>
      </w:r>
      <w:r w:rsidR="005C238F">
        <w:rPr>
          <w:rFonts w:ascii="Times New Roman" w:hAnsi="Times New Roman" w:cs="Times New Roman"/>
        </w:rPr>
        <w:t>use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 xml:space="preserve">at a height of 37 cm aboveground </w:t>
      </w:r>
      <w:r w:rsidR="002D1413">
        <w:rPr>
          <w:rFonts w:ascii="Times New Roman" w:hAnsi="Times New Roman" w:cs="Times New Roman"/>
        </w:rPr>
        <w:lastRenderedPageBreak/>
        <w:t>(approximate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5C238F">
        <w:rPr>
          <w:rFonts w:ascii="Times New Roman" w:hAnsi="Times New Roman" w:cs="Times New Roman"/>
        </w:rPr>
        <w:t xml:space="preserve"> period and haphazardly 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2F4C17">
        <w:rPr>
          <w:rFonts w:ascii="Times New Roman" w:hAnsi="Times New Roman" w:cs="Times New Roman"/>
        </w:rPr>
        <w:t>Willows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09076200"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For the wind experiment,</w:t>
      </w:r>
      <w:r w:rsidR="0004103B">
        <w:rPr>
          <w:rFonts w:ascii="Times New Roman" w:hAnsi="Times New Roman" w:cs="Times New Roman"/>
        </w:rPr>
        <w:t xml:space="preserve"> we surveyed arthropods once at the end of July 2012 and then once a month in May, June, and July of 2013. For the ant-aphid experiment, we surveyed arthropods on 5 different occasions between early June and late July 2012.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xml:space="preserve">, we grouped arthropods at the Family-level for insects and at the Order-level for other arthropods. </w:t>
      </w:r>
    </w:p>
    <w:p w14:paraId="4B2D52E8" w14:textId="77777777" w:rsidR="001B4C0B" w:rsidRDefault="001B4C0B" w:rsidP="001B4C0B">
      <w:pPr>
        <w:spacing w:line="480" w:lineRule="auto"/>
        <w:rPr>
          <w:rFonts w:ascii="Times New Roman" w:hAnsi="Times New Roman" w:cs="Times New Roman"/>
        </w:rPr>
      </w:pPr>
    </w:p>
    <w:p w14:paraId="5BB2376B" w14:textId="666D5476" w:rsidR="002B490B" w:rsidRDefault="001A539D" w:rsidP="002B490B">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sidR="00730B36">
        <w:rPr>
          <w:rFonts w:ascii="Times New Roman" w:hAnsi="Times New Roman" w:cs="Times New Roman"/>
        </w:rPr>
        <w:t>mychorrizal</w:t>
      </w:r>
      <w:proofErr w:type="spellEnd"/>
      <w:r w:rsidR="00730B36">
        <w:rPr>
          <w:rFonts w:ascii="Times New Roman" w:hAnsi="Times New Roman" w:cs="Times New Roman"/>
        </w:rPr>
        <w:t xml:space="preserve"> and bacterial communities associated with the willow roots. We did not sample the belowground communities of plants in the ant-aphid experiment due to the high mortality of plants in 2013. To sample </w:t>
      </w:r>
      <w:r w:rsidR="00730B36">
        <w:rPr>
          <w:rFonts w:ascii="Times New Roman" w:hAnsi="Times New Roman" w:cs="Times New Roman"/>
        </w:rPr>
        <w:lastRenderedPageBreak/>
        <w:t xml:space="preserve">these belowground communities, </w:t>
      </w:r>
      <w:r w:rsidR="00B175C5">
        <w:rPr>
          <w:rFonts w:ascii="Times New Roman" w:hAnsi="Times New Roman" w:cs="Times New Roman"/>
        </w:rPr>
        <w:t>we removed willows with the surrounding soil intact to preserve root systems, separated shoots and roots, then brushed soil off root systems and stored them in separate plastic bags. Within 6 hours of excavation roots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 xml:space="preserve">flash frozen root samples were physically disrupted with 2 beads per 2 mL tube (3.o mm </w:t>
      </w:r>
      <w:proofErr w:type="spellStart"/>
      <w:r w:rsidR="002B490B">
        <w:rPr>
          <w:rFonts w:ascii="Times New Roman" w:hAnsi="Times New Roman" w:cs="Times New Roman"/>
        </w:rPr>
        <w:t>Yttria</w:t>
      </w:r>
      <w:proofErr w:type="spellEnd"/>
      <w:r w:rsidR="002B490B">
        <w:rPr>
          <w:rFonts w:ascii="Times New Roman" w:hAnsi="Times New Roman" w:cs="Times New Roman"/>
        </w:rPr>
        <w:t xml:space="preserve"> stabilized </w:t>
      </w:r>
      <w:proofErr w:type="spellStart"/>
      <w:r w:rsidR="002B490B">
        <w:rPr>
          <w:rFonts w:ascii="Times New Roman" w:hAnsi="Times New Roman" w:cs="Times New Roman"/>
        </w:rPr>
        <w:t>Zirconidea</w:t>
      </w:r>
      <w:proofErr w:type="spellEnd"/>
      <w:r w:rsidR="002B490B">
        <w:rPr>
          <w:rFonts w:ascii="Times New Roman" w:hAnsi="Times New Roman" w:cs="Times New Roman"/>
        </w:rPr>
        <w:t xml:space="preserve"> Grinding Media) for 30 seconds at 1500 strokes per minute (SPEX </w:t>
      </w:r>
      <w:proofErr w:type="spellStart"/>
      <w:r w:rsidR="002B490B">
        <w:rPr>
          <w:rFonts w:ascii="Times New Roman" w:hAnsi="Times New Roman" w:cs="Times New Roman"/>
        </w:rPr>
        <w:t>SamplePrep</w:t>
      </w:r>
      <w:proofErr w:type="spellEnd"/>
      <w:r w:rsidR="002B490B">
        <w:rPr>
          <w:rFonts w:ascii="Times New Roman" w:hAnsi="Times New Roman" w:cs="Times New Roman"/>
        </w:rPr>
        <w:t xml:space="preserve"> 200 </w:t>
      </w:r>
      <w:proofErr w:type="spellStart"/>
      <w:r w:rsidR="002B490B">
        <w:rPr>
          <w:rFonts w:ascii="Times New Roman" w:hAnsi="Times New Roman" w:cs="Times New Roman"/>
        </w:rPr>
        <w:t>geno</w:t>
      </w:r>
      <w:proofErr w:type="spellEnd"/>
      <w:r w:rsidR="002B490B">
        <w:rPr>
          <w:rFonts w:ascii="Times New Roman" w:hAnsi="Times New Roman" w:cs="Times New Roman"/>
        </w:rPr>
        <w:t xml:space="preserve">/grinder). Total DNA was extracted from frozen root samples using </w:t>
      </w:r>
      <w:proofErr w:type="spellStart"/>
      <w:r w:rsidR="002B490B">
        <w:rPr>
          <w:rFonts w:ascii="Times New Roman" w:hAnsi="Times New Roman" w:cs="Times New Roman"/>
        </w:rPr>
        <w:t>MoBio</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PowerSoil</w:t>
      </w:r>
      <w:proofErr w:type="spellEnd"/>
      <w:r w:rsidR="002B490B">
        <w:rPr>
          <w:rFonts w:ascii="Times New Roman" w:hAnsi="Times New Roman" w:cs="Times New Roman"/>
        </w:rPr>
        <w:t xml:space="preserve"> 96 sample DNA extraction kits following manufacture’s instructions.</w:t>
      </w:r>
    </w:p>
    <w:p w14:paraId="66B1C149" w14:textId="77777777" w:rsidR="00C97C24" w:rsidRDefault="00C97C24" w:rsidP="002B490B">
      <w:pPr>
        <w:spacing w:line="480" w:lineRule="auto"/>
        <w:rPr>
          <w:rFonts w:ascii="Times New Roman" w:hAnsi="Times New Roman" w:cs="Times New Roman"/>
        </w:rPr>
      </w:pPr>
    </w:p>
    <w:p w14:paraId="5F04DC82" w14:textId="5880F7DD" w:rsidR="002B490B" w:rsidRDefault="00C97C24" w:rsidP="002B490B">
      <w:pPr>
        <w:spacing w:line="480" w:lineRule="auto"/>
        <w:rPr>
          <w:rFonts w:ascii="Times New Roman" w:hAnsi="Times New Roman" w:cs="Times New Roman"/>
        </w:rPr>
      </w:pPr>
      <w:r>
        <w:rPr>
          <w:rFonts w:ascii="Times New Roman" w:hAnsi="Times New Roman" w:cs="Times New Roman"/>
        </w:rPr>
        <w:t>PCR, sequencing and data analysis:</w:t>
      </w:r>
    </w:p>
    <w:p w14:paraId="0EB8BCEA" w14:textId="3D3C4B47" w:rsidR="002B490B" w:rsidRDefault="00C97C24" w:rsidP="002B490B">
      <w:pPr>
        <w:spacing w:line="480" w:lineRule="auto"/>
        <w:rPr>
          <w:rFonts w:ascii="Times New Roman" w:hAnsi="Times New Roman" w:cs="Times New Roman"/>
        </w:rPr>
      </w:pPr>
      <w:r>
        <w:rPr>
          <w:rFonts w:ascii="Times New Roman" w:hAnsi="Times New Roman" w:cs="Times New Roman"/>
        </w:rPr>
        <w:t xml:space="preserve">To sequence and identify </w:t>
      </w:r>
      <w:proofErr w:type="spellStart"/>
      <w:r>
        <w:rPr>
          <w:rFonts w:ascii="Times New Roman" w:hAnsi="Times New Roman" w:cs="Times New Roman"/>
        </w:rPr>
        <w:t>mycorrhiza</w:t>
      </w:r>
      <w:proofErr w:type="spellEnd"/>
      <w:r>
        <w:rPr>
          <w:rFonts w:ascii="Times New Roman" w:hAnsi="Times New Roman" w:cs="Times New Roman"/>
        </w:rPr>
        <w:t xml:space="preserve"> and bacteria OTUs, we used c</w:t>
      </w:r>
      <w:r w:rsidR="002B490B">
        <w:rPr>
          <w:rFonts w:ascii="Times New Roman" w:hAnsi="Times New Roman" w:cs="Times New Roman"/>
        </w:rPr>
        <w:t>ustom barcode primer sets ITS1f/ITS4 and 515f/806r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2012) to PCR amplify the fungal ITS1, 5.8S, and ITS2 region of ribosomal DNA and the V4 region of bacterial 16S ribosomal DNA from total root DNA extractions. Product quality was assessed by gel electrophoresis. PCR products were cleaned with magnetic beads, quantified with </w:t>
      </w:r>
      <w:proofErr w:type="spellStart"/>
      <w:r w:rsidR="002B490B">
        <w:rPr>
          <w:rFonts w:ascii="Times New Roman" w:hAnsi="Times New Roman" w:cs="Times New Roman"/>
        </w:rPr>
        <w:t>Qubit</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fluorometric</w:t>
      </w:r>
      <w:proofErr w:type="spellEnd"/>
      <w:r w:rsidR="002B490B">
        <w:rPr>
          <w:rFonts w:ascii="Times New Roman" w:hAnsi="Times New Roman" w:cs="Times New Roman"/>
        </w:rPr>
        <w:t xml:space="preserve"> kit, and all samples were pooled at a </w:t>
      </w:r>
      <w:proofErr w:type="spellStart"/>
      <w:r w:rsidR="002B490B">
        <w:rPr>
          <w:rFonts w:ascii="Times New Roman" w:hAnsi="Times New Roman" w:cs="Times New Roman"/>
        </w:rPr>
        <w:t>bacteria</w:t>
      </w:r>
      <w:proofErr w:type="gramStart"/>
      <w:r w:rsidR="002B490B">
        <w:rPr>
          <w:rFonts w:ascii="Times New Roman" w:hAnsi="Times New Roman" w:cs="Times New Roman"/>
        </w:rPr>
        <w:t>:fungal</w:t>
      </w:r>
      <w:proofErr w:type="spellEnd"/>
      <w:proofErr w:type="gramEnd"/>
      <w:r w:rsidR="002B490B">
        <w:rPr>
          <w:rFonts w:ascii="Times New Roman" w:hAnsi="Times New Roman" w:cs="Times New Roman"/>
        </w:rPr>
        <w:t xml:space="preserve"> concentration ratio of 2:1. Pool</w:t>
      </w:r>
      <w:r>
        <w:rPr>
          <w:rFonts w:ascii="Times New Roman" w:hAnsi="Times New Roman" w:cs="Times New Roman"/>
        </w:rPr>
        <w:t>ed</w:t>
      </w:r>
      <w:r w:rsidR="002B490B">
        <w:rPr>
          <w:rFonts w:ascii="Times New Roman" w:hAnsi="Times New Roman" w:cs="Times New Roman"/>
        </w:rPr>
        <w:t xml:space="preserve"> </w:t>
      </w:r>
      <w:proofErr w:type="spellStart"/>
      <w:r w:rsidR="002B490B">
        <w:rPr>
          <w:rFonts w:ascii="Times New Roman" w:hAnsi="Times New Roman" w:cs="Times New Roman"/>
        </w:rPr>
        <w:t>amplicon</w:t>
      </w:r>
      <w:proofErr w:type="spellEnd"/>
      <w:r w:rsidR="002B490B">
        <w:rPr>
          <w:rFonts w:ascii="Times New Roman" w:hAnsi="Times New Roman" w:cs="Times New Roman"/>
        </w:rPr>
        <w:t xml:space="preserve"> libraries were sequenced as single-index (the reverse barcode was uniquely indexed) 300 base pair reads at </w:t>
      </w:r>
      <w:proofErr w:type="spellStart"/>
      <w:r w:rsidR="002B490B">
        <w:rPr>
          <w:rFonts w:ascii="Times New Roman" w:hAnsi="Times New Roman" w:cs="Times New Roman"/>
        </w:rPr>
        <w:t>Standford</w:t>
      </w:r>
      <w:proofErr w:type="spellEnd"/>
      <w:r w:rsidR="002B490B">
        <w:rPr>
          <w:rFonts w:ascii="Times New Roman" w:hAnsi="Times New Roman" w:cs="Times New Roman"/>
        </w:rPr>
        <w:t xml:space="preserve"> Functional Genomics Facility on one </w:t>
      </w:r>
      <w:r w:rsidR="002B490B">
        <w:rPr>
          <w:rFonts w:ascii="Times New Roman" w:hAnsi="Times New Roman" w:cs="Times New Roman"/>
        </w:rPr>
        <w:lastRenderedPageBreak/>
        <w:t xml:space="preserve">lane of an </w:t>
      </w:r>
      <w:proofErr w:type="spellStart"/>
      <w:r w:rsidR="002B490B">
        <w:rPr>
          <w:rFonts w:ascii="Times New Roman" w:hAnsi="Times New Roman" w:cs="Times New Roman"/>
        </w:rPr>
        <w:t>Illumina</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MiSeq</w:t>
      </w:r>
      <w:proofErr w:type="spellEnd"/>
      <w:r w:rsidR="002B490B">
        <w:rPr>
          <w:rFonts w:ascii="Times New Roman" w:hAnsi="Times New Roman" w:cs="Times New Roman"/>
        </w:rPr>
        <w:t>.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w:t>
      </w:r>
      <w:proofErr w:type="spellStart"/>
      <w:r w:rsidR="002B490B">
        <w:rPr>
          <w:rFonts w:ascii="Times New Roman" w:hAnsi="Times New Roman" w:cs="Times New Roman"/>
        </w:rPr>
        <w:t>rRNA</w:t>
      </w:r>
      <w:proofErr w:type="spellEnd"/>
      <w:r w:rsidR="002B490B">
        <w:rPr>
          <w:rFonts w:ascii="Times New Roman" w:hAnsi="Times New Roman" w:cs="Times New Roman"/>
        </w:rPr>
        <w:t xml:space="preserve"> database (Reddy et al.) and UNITE fungal ITS database ver6_97_13.05.2014 (</w:t>
      </w:r>
      <w:proofErr w:type="spellStart"/>
      <w:r w:rsidR="002B490B">
        <w:rPr>
          <w:rFonts w:ascii="Times New Roman" w:hAnsi="Times New Roman" w:cs="Times New Roman"/>
        </w:rPr>
        <w:t>Kõljalg</w:t>
      </w:r>
      <w:proofErr w:type="spellEnd"/>
      <w:r w:rsidR="002B490B">
        <w:rPr>
          <w:rFonts w:ascii="Times New Roman" w:hAnsi="Times New Roman" w:cs="Times New Roman"/>
        </w:rPr>
        <w:t xml:space="preserve"> et al.) with UPARSE. Taxonomy was assigned using the RDP </w:t>
      </w:r>
      <w:proofErr w:type="spellStart"/>
      <w:r w:rsidR="002B490B">
        <w:rPr>
          <w:rFonts w:ascii="Times New Roman" w:hAnsi="Times New Roman" w:cs="Times New Roman"/>
        </w:rPr>
        <w:t>Classifer</w:t>
      </w:r>
      <w:proofErr w:type="spellEnd"/>
      <w:r w:rsidR="002B490B">
        <w:rPr>
          <w:rFonts w:ascii="Times New Roman" w:hAnsi="Times New Roman" w:cs="Times New Roman"/>
        </w:rPr>
        <w:t xml:space="preserve"> (Wang et al.) and UNITE (ver6_97_13.05.2014) in QIIME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 xml:space="preserve">OTUs with no known taxonomy (any OTU that did not blast to at least Kingdom Fungi, Bacteria or </w:t>
      </w:r>
      <w:proofErr w:type="spellStart"/>
      <w:r w:rsidR="002B490B">
        <w:rPr>
          <w:rFonts w:ascii="Times New Roman" w:hAnsi="Times New Roman" w:cs="Times New Roman"/>
        </w:rPr>
        <w:t>Archaea</w:t>
      </w:r>
      <w:proofErr w:type="spellEnd"/>
      <w:r w:rsidR="002B490B">
        <w:rPr>
          <w:rFonts w:ascii="Times New Roman" w:hAnsi="Times New Roman" w:cs="Times New Roman"/>
        </w:rPr>
        <w:t>); root samples with fewer than 6000 fungal reads; mitochondrial and chloroplast OTUs with samples with less than 9000 bacterial reads.</w:t>
      </w:r>
    </w:p>
    <w:p w14:paraId="7291E9BC" w14:textId="77777777" w:rsidR="001D44A3" w:rsidRDefault="001D44A3" w:rsidP="001B4C0B">
      <w:pPr>
        <w:spacing w:line="480" w:lineRule="auto"/>
        <w:rPr>
          <w:rFonts w:ascii="Times New Roman" w:hAnsi="Times New Roman" w:cs="Times New Roman"/>
          <w:i/>
        </w:rPr>
      </w:pPr>
    </w:p>
    <w:p w14:paraId="3EE94C41" w14:textId="5E2FBA62"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w:t>
      </w:r>
      <w:proofErr w:type="gramStart"/>
      <w:r>
        <w:rPr>
          <w:rFonts w:ascii="Times New Roman" w:hAnsi="Times New Roman" w:cs="Times New Roman"/>
        </w:rPr>
        <w:t>interaction influenced</w:t>
      </w:r>
      <w:proofErr w:type="gramEnd"/>
      <w:r>
        <w:rPr>
          <w:rFonts w:ascii="Times New Roman" w:hAnsi="Times New Roman" w:cs="Times New Roman"/>
        </w:rPr>
        <w:t xml:space="preserve"> richness, abundance, and rarefied richness of aboveground arthropods as well as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 xml:space="preserve">Bolker </w:t>
      </w:r>
      <w:r w:rsidRPr="0045749F">
        <w:rPr>
          <w:rFonts w:ascii="Times New Roman" w:hAnsi="Times New Roman" w:cs="Times New Roman"/>
          <w:i/>
          <w:iCs/>
          <w:noProof/>
          <w:color w:val="000000"/>
        </w:rPr>
        <w:t>et al.</w:t>
      </w:r>
      <w:r w:rsidRPr="0045749F">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wind experiment, we specified block (willow patch) and plots nested within block (2 wind exposure treatments) as random effects. We specified willow genotype, wind treatment, sampling year, and their 3-way interaction as fixed effects in the model. For the ant-aphid experiment, we specified block (ant mound) and plots nested within block (3 different distances from ant mound) as random effects. We specified willow genotype, aphid treatment, distance from ant mound, and their 3-way interaction as fixed effects in the </w:t>
      </w:r>
      <w:r>
        <w:rPr>
          <w:rFonts w:ascii="Times New Roman" w:hAnsi="Times New Roman" w:cs="Times New Roman"/>
        </w:rPr>
        <w:lastRenderedPageBreak/>
        <w:t xml:space="preserve">model. Plant mortality in each experiment resulted in unbalanced designs, so we used Type II sum-of-squares to test the significance of fixed effects. For continuous responses (rarefied richness, normalized </w:t>
      </w:r>
      <w:r w:rsidR="00715201">
        <w:rPr>
          <w:rFonts w:ascii="Times New Roman" w:hAnsi="Times New Roman" w:cs="Times New Roman"/>
        </w:rPr>
        <w:t xml:space="preserve">abundances of </w:t>
      </w:r>
      <w:proofErr w:type="spellStart"/>
      <w:r>
        <w:rPr>
          <w:rFonts w:ascii="Times New Roman" w:hAnsi="Times New Roman" w:cs="Times New Roman"/>
        </w:rPr>
        <w:t>my</w:t>
      </w:r>
      <w:r w:rsidR="00715201">
        <w:rPr>
          <w:rFonts w:ascii="Times New Roman" w:hAnsi="Times New Roman" w:cs="Times New Roman"/>
        </w:rPr>
        <w:t>corrhiza</w:t>
      </w:r>
      <w:proofErr w:type="spellEnd"/>
      <w:r w:rsidR="00715201">
        <w:rPr>
          <w:rFonts w:ascii="Times New Roman" w:hAnsi="Times New Roman" w:cs="Times New Roman"/>
        </w:rPr>
        <w:t xml:space="preserve"> and bacteria</w:t>
      </w:r>
      <w:r>
        <w:rPr>
          <w:rFonts w:ascii="Times New Roman" w:hAnsi="Times New Roman" w:cs="Times New Roman"/>
        </w:rPr>
        <w:t xml:space="preserve">)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145FE63A"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how community composition depended on willow genotype, the environment, and their interaction,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Legendre &amp; Gallagher 2001)</w:t>
      </w:r>
      <w:r>
        <w:rPr>
          <w:rFonts w:ascii="Times New Roman" w:hAnsi="Times New Roman" w:cs="Times New Roman"/>
        </w:rPr>
        <w:fldChar w:fldCharType="end"/>
      </w:r>
      <w:r>
        <w:rPr>
          <w:rFonts w:ascii="Times New Roman" w:hAnsi="Times New Roman" w:cs="Times New Roman"/>
        </w:rPr>
        <w:t xml:space="preserve"> and conducted separate </w:t>
      </w:r>
      <w:proofErr w:type="spellStart"/>
      <w:r>
        <w:rPr>
          <w:rFonts w:ascii="Times New Roman" w:hAnsi="Times New Roman" w:cs="Times New Roman"/>
        </w:rPr>
        <w:t>permutational</w:t>
      </w:r>
      <w:proofErr w:type="spellEnd"/>
      <w:r>
        <w:rPr>
          <w:rFonts w:ascii="Times New Roman" w:hAnsi="Times New Roman" w:cs="Times New Roman"/>
        </w:rPr>
        <w:t xml:space="preserve"> multivariate analysis of variance (PERMANOVA, 1000 permutations on Euclidean distances) for the arthropod, </w:t>
      </w:r>
      <w:proofErr w:type="spellStart"/>
      <w:r>
        <w:rPr>
          <w:rFonts w:ascii="Times New Roman" w:hAnsi="Times New Roman" w:cs="Times New Roman"/>
        </w:rPr>
        <w:t>mycorrhiza</w:t>
      </w:r>
      <w:proofErr w:type="spellEnd"/>
      <w:r>
        <w:rPr>
          <w:rFonts w:ascii="Times New Roman" w:hAnsi="Times New Roman" w:cs="Times New Roman"/>
        </w:rPr>
        <w:t xml:space="preserve">, and bacteria communities. 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w:t>
      </w:r>
      <w:r>
        <w:rPr>
          <w:rFonts w:ascii="Times New Roman" w:hAnsi="Times New Roman" w:cs="Times New Roman"/>
        </w:rPr>
        <w:lastRenderedPageBreak/>
        <w:t xml:space="preserve">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3C81F46E" w14:textId="16F6C1CC"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 </w:t>
      </w:r>
      <w:r w:rsidR="0088391B">
        <w:rPr>
          <w:rFonts w:ascii="Times New Roman" w:hAnsi="Times New Roman" w:cs="Times New Roman"/>
        </w:rPr>
        <w:t xml:space="preserve">Host </w:t>
      </w:r>
      <w:r>
        <w:rPr>
          <w:rFonts w:ascii="Times New Roman" w:hAnsi="Times New Roman" w:cs="Times New Roman"/>
        </w:rPr>
        <w:t>plants provide both food and shelter for the diverse group of organisms that colonize them. Ultimately, the availability</w:t>
      </w:r>
      <w:r w:rsidR="0088391B">
        <w:rPr>
          <w:rFonts w:ascii="Times New Roman" w:hAnsi="Times New Roman" w:cs="Times New Roman"/>
        </w:rPr>
        <w:t xml:space="preserve"> and suitability</w:t>
      </w:r>
      <w:r>
        <w:rPr>
          <w:rFonts w:ascii="Times New Roman" w:hAnsi="Times New Roman" w:cs="Times New Roman"/>
        </w:rPr>
        <w:t xml:space="preserve"> of food and shelter </w:t>
      </w:r>
      <w:r w:rsidR="0088391B">
        <w:rPr>
          <w:rFonts w:ascii="Times New Roman" w:hAnsi="Times New Roman" w:cs="Times New Roman"/>
        </w:rPr>
        <w:t xml:space="preserve">for these organisms </w:t>
      </w:r>
      <w:r>
        <w:rPr>
          <w:rFonts w:ascii="Times New Roman" w:hAnsi="Times New Roman" w:cs="Times New Roman"/>
        </w:rPr>
        <w:t xml:space="preserve">is determined by </w:t>
      </w:r>
      <w:r w:rsidR="0088391B">
        <w:rPr>
          <w:rFonts w:ascii="Times New Roman" w:hAnsi="Times New Roman" w:cs="Times New Roman"/>
        </w:rPr>
        <w:t>host-</w:t>
      </w:r>
      <w:r>
        <w:rPr>
          <w:rFonts w:ascii="Times New Roman" w:hAnsi="Times New Roman" w:cs="Times New Roman"/>
        </w:rPr>
        <w:t xml:space="preserve">plant traits; therefore, we hypothesized that one of the major pathways by which willow genotype and the environment could shape community responses is via plant traits. </w:t>
      </w:r>
    </w:p>
    <w:p w14:paraId="4D7BAC35" w14:textId="77777777" w:rsidR="0088391B" w:rsidRDefault="0088391B" w:rsidP="00E16568">
      <w:pPr>
        <w:spacing w:line="480" w:lineRule="auto"/>
        <w:rPr>
          <w:rFonts w:ascii="Times New Roman" w:hAnsi="Times New Roman" w:cs="Times New Roman"/>
        </w:rPr>
      </w:pPr>
    </w:p>
    <w:p w14:paraId="7865087E" w14:textId="41216F28" w:rsidR="0088391B" w:rsidRDefault="0088391B" w:rsidP="00E16568">
      <w:pPr>
        <w:spacing w:line="480" w:lineRule="auto"/>
        <w:rPr>
          <w:rFonts w:ascii="Times New Roman" w:hAnsi="Times New Roman" w:cs="Times New Roman"/>
        </w:rPr>
      </w:pPr>
      <w:r>
        <w:rPr>
          <w:rFonts w:ascii="Times New Roman" w:hAnsi="Times New Roman" w:cs="Times New Roman"/>
        </w:rPr>
        <w:t xml:space="preserve">For foliar arthropods, variation in both plant growth and leaf quality may affect their likelihood of colonizing plants.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sidR="00D64ABE">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w:t>
      </w:r>
      <w:r w:rsidR="00E16568" w:rsidRPr="00B37669">
        <w:rPr>
          <w:rFonts w:ascii="Times New Roman" w:hAnsi="Times New Roman" w:cs="Times New Roman"/>
        </w:rPr>
        <w:lastRenderedPageBreak/>
        <w:t xml:space="preserve">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Pr>
          <w:rFonts w:ascii="Times New Roman" w:hAnsi="Times New Roman" w:cs="Times New Roman"/>
        </w:rPr>
        <w:t>Fo</w:t>
      </w:r>
      <w:r w:rsidR="00C576E9">
        <w:rPr>
          <w:rFonts w:ascii="Times New Roman" w:hAnsi="Times New Roman" w:cs="Times New Roman"/>
        </w:rPr>
        <w:t>r root-associated communities, we hypothesized that variation in root C</w:t>
      </w:r>
      <w:proofErr w:type="gramStart"/>
      <w:r w:rsidR="00C576E9">
        <w:rPr>
          <w:rFonts w:ascii="Times New Roman" w:hAnsi="Times New Roman" w:cs="Times New Roman"/>
        </w:rPr>
        <w:t>:N</w:t>
      </w:r>
      <w:proofErr w:type="gramEnd"/>
      <w:r w:rsidR="00C576E9">
        <w:rPr>
          <w:rFonts w:ascii="Times New Roman" w:hAnsi="Times New Roman" w:cs="Times New Roman"/>
        </w:rPr>
        <w:t xml:space="preserve"> may affect community assembly. A small subsample of roots was oven-dried for </w:t>
      </w:r>
      <w:r w:rsidR="00DF39B9" w:rsidRPr="00B37669">
        <w:rPr>
          <w:rFonts w:ascii="Times New Roman" w:hAnsi="Times New Roman" w:cs="Times New Roman"/>
        </w:rPr>
        <w:t>per</w:t>
      </w:r>
      <w:r w:rsidR="00DF39B9">
        <w:rPr>
          <w:rFonts w:ascii="Times New Roman" w:hAnsi="Times New Roman" w:cs="Times New Roman"/>
        </w:rPr>
        <w:t xml:space="preserve">centage C and N </w:t>
      </w:r>
      <w:r w:rsidR="00C576E9">
        <w:rPr>
          <w:rFonts w:ascii="Times New Roman" w:hAnsi="Times New Roman" w:cs="Times New Roman"/>
        </w:rPr>
        <w:t>analysis. The dried root samples were crushed with a razor blade and approximately 4 mg were flash combusted on a Carlo-</w:t>
      </w:r>
      <w:proofErr w:type="spellStart"/>
      <w:r w:rsidR="00C576E9">
        <w:rPr>
          <w:rFonts w:ascii="Times New Roman" w:hAnsi="Times New Roman" w:cs="Times New Roman"/>
        </w:rPr>
        <w:t>Erba</w:t>
      </w:r>
      <w:proofErr w:type="spellEnd"/>
      <w:r w:rsidR="00C576E9">
        <w:rPr>
          <w:rFonts w:ascii="Times New Roman" w:hAnsi="Times New Roman" w:cs="Times New Roman"/>
        </w:rPr>
        <w:t xml:space="preserve"> 1500 elemental analyzer.</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 xml:space="preserve">section.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1FC4BF0E"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lastRenderedPageBreak/>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(Erlandson </w:t>
      </w:r>
      <w:r w:rsidR="008D6FEA" w:rsidRPr="008D6FEA">
        <w:rPr>
          <w:rFonts w:ascii="Times New Roman" w:hAnsi="Times New Roman" w:cs="Times New Roman"/>
          <w:i/>
          <w:iCs/>
          <w:noProof/>
          <w:color w:val="000000"/>
        </w:rPr>
        <w:t>et al.</w:t>
      </w:r>
      <w:r w:rsidR="008D6FEA" w:rsidRPr="008D6FEA">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w:t>
      </w:r>
      <w:r w:rsidR="0017482F">
        <w:rPr>
          <w:rFonts w:ascii="Times New Roman" w:hAnsi="Times New Roman" w:cs="Times New Roman"/>
        </w:rPr>
        <w:lastRenderedPageBreak/>
        <w:t xml:space="preserve">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7C51E0BE"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To quantify these effects, we used piecewise structural equation models (SEMs</w:t>
      </w:r>
      <w:r w:rsidR="00C97C24">
        <w:rPr>
          <w:rFonts w:ascii="Times New Roman" w:hAnsi="Times New Roman" w:cs="Times New Roman"/>
        </w:rPr>
        <w:t>,</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C97C24" w:rsidRPr="00C97C24">
        <w:rPr>
          <w:rFonts w:ascii="Times New Roman" w:hAnsi="Times New Roman" w:cs="Times New Roman"/>
          <w:noProof/>
          <w:color w:val="000000"/>
        </w:rPr>
        <w:t xml:space="preserve"> Lefcheck 2015)</w:t>
      </w:r>
      <w:r w:rsidR="00C97C24">
        <w:rPr>
          <w:rFonts w:ascii="Times New Roman" w:hAnsi="Times New Roman" w:cs="Times New Roman"/>
        </w:rPr>
        <w:fldChar w:fldCharType="end"/>
      </w:r>
      <w:r w:rsidR="00361641">
        <w:rPr>
          <w:rFonts w:ascii="Times New Roman" w:hAnsi="Times New Roman" w:cs="Times New Roman"/>
        </w:rPr>
        <w:t xml:space="preserve">. An advantage of piecewise SEMs is </w:t>
      </w:r>
      <w:r w:rsidR="00361641">
        <w:rPr>
          <w:rFonts w:ascii="Times New Roman" w:hAnsi="Times New Roman" w:cs="Times New Roman"/>
        </w:rPr>
        <w:lastRenderedPageBreak/>
        <w:t>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AC0A38" w:rsidRPr="00AC0A38">
        <w:rPr>
          <w:rFonts w:ascii="Times New Roman" w:hAnsi="Times New Roman" w:cs="Times New Roman"/>
          <w:noProof/>
          <w:color w:val="000000"/>
        </w:rPr>
        <w:t xml:space="preserve"> (</w:t>
      </w:r>
      <w:proofErr w:type="spellStart"/>
      <w:r w:rsidR="00AC0A38" w:rsidRPr="00AC0A38">
        <w:rPr>
          <w:rFonts w:ascii="Times New Roman" w:hAnsi="Times New Roman" w:cs="Times New Roman"/>
          <w:noProof/>
          <w:color w:val="000000"/>
        </w:rPr>
        <w:t>Josse</w:t>
      </w:r>
      <w:proofErr w:type="spellEnd"/>
      <w:r w:rsidR="00AC0A38" w:rsidRPr="00AC0A38">
        <w:rPr>
          <w:rFonts w:ascii="Times New Roman" w:hAnsi="Times New Roman" w:cs="Times New Roman"/>
          <w:noProof/>
          <w:color w:val="000000"/>
        </w:rPr>
        <w:t xml:space="preserve"> &amp; </w:t>
      </w:r>
      <w:proofErr w:type="spellStart"/>
      <w:r w:rsidR="00AC0A38" w:rsidRPr="00AC0A38">
        <w:rPr>
          <w:rFonts w:ascii="Times New Roman" w:hAnsi="Times New Roman" w:cs="Times New Roman"/>
          <w:noProof/>
          <w:color w:val="000000"/>
        </w:rPr>
        <w:t>Husson</w:t>
      </w:r>
      <w:proofErr w:type="spellEnd"/>
      <w:r w:rsidR="00AC0A38" w:rsidRPr="00AC0A38">
        <w:rPr>
          <w:rFonts w:ascii="Times New Roman" w:hAnsi="Times New Roman" w:cs="Times New Roman"/>
          <w:noProof/>
          <w:color w:val="000000"/>
        </w:rPr>
        <w:t xml:space="preserve">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4FBF9813"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DD3131" w:rsidRPr="0045749F">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w:t>
      </w:r>
      <w:r w:rsidR="00E309DB" w:rsidRPr="00E309DB">
        <w:rPr>
          <w:rFonts w:ascii="Times New Roman" w:hAnsi="Times New Roman" w:cs="Times New Roman"/>
        </w:rPr>
        <w:lastRenderedPageBreak/>
        <w:t xml:space="preserve">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w:proofErr w:type="gramStart"/>
            <m:r>
              <m:rPr>
                <m:sty m:val="p"/>
              </m:rPr>
              <w:rPr>
                <w:rFonts w:ascii="Cambria Math" w:hAnsi="Cambria Math" w:cs="Times New Roman"/>
              </w:rPr>
              <m:t>ln</m:t>
            </m:r>
            <m:r>
              <w:rPr>
                <w:rFonts w:ascii="Cambria Math" w:hAnsi="Cambria Math" w:cs="Times New Roman"/>
              </w:rPr>
              <m:t>(</m:t>
            </m:r>
            <w:proofErr w:type="gramEn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4D1B24F4" w14:textId="3717F9DF" w:rsidR="00701973" w:rsidRDefault="00701973" w:rsidP="00701973">
      <w:pPr>
        <w:spacing w:line="480" w:lineRule="auto"/>
        <w:rPr>
          <w:ins w:id="0" w:author="Matthew Barbour" w:date="2001-01-02T21:03:00Z"/>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5162DEB6"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 Ant-aphid experiment</w:t>
      </w:r>
    </w:p>
    <w:p w14:paraId="5906CE46" w14:textId="75242B51"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788BD13C" w14:textId="273CE489"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AF3CDA">
        <w:rPr>
          <w:rFonts w:ascii="Times New Roman" w:hAnsi="Times New Roman" w:cs="Times New Roman"/>
        </w:rPr>
        <w:t>shaped</w:t>
      </w:r>
      <w:r w:rsidR="004E31E6">
        <w:rPr>
          <w:rFonts w:ascii="Times New Roman" w:hAnsi="Times New Roman" w:cs="Times New Roman"/>
        </w:rPr>
        <w:t xml:space="preserve"> </w:t>
      </w:r>
      <w:r>
        <w:rPr>
          <w:rFonts w:ascii="Times New Roman" w:hAnsi="Times New Roman" w:cs="Times New Roman"/>
        </w:rPr>
        <w:t xml:space="preserve">different aspects </w:t>
      </w:r>
      <w:r w:rsidR="004E31E6">
        <w:rPr>
          <w:rFonts w:ascii="Times New Roman" w:hAnsi="Times New Roman" w:cs="Times New Roman"/>
        </w:rPr>
        <w:t xml:space="preserve">of the arthropod community </w:t>
      </w:r>
      <w:r w:rsidR="005E4689">
        <w:rPr>
          <w:rFonts w:ascii="Times New Roman" w:hAnsi="Times New Roman" w:cs="Times New Roman"/>
        </w:rPr>
        <w:t xml:space="preserve">(Table 1). </w:t>
      </w:r>
      <w:r>
        <w:rPr>
          <w:rFonts w:ascii="Times New Roman" w:hAnsi="Times New Roman" w:cs="Times New Roman"/>
        </w:rPr>
        <w:t>For example, a</w:t>
      </w:r>
      <w:r w:rsidR="006E4BD7">
        <w:rPr>
          <w:rFonts w:ascii="Times New Roman" w:hAnsi="Times New Roman" w:cs="Times New Roman"/>
        </w:rPr>
        <w:t>rthropod richness was</w:t>
      </w:r>
      <w:r w:rsidR="00D249F4">
        <w:rPr>
          <w:rFonts w:ascii="Times New Roman" w:hAnsi="Times New Roman" w:cs="Times New Roman"/>
        </w:rPr>
        <w:t xml:space="preserve"> determined </w:t>
      </w:r>
      <w:r w:rsidR="006E4BD7">
        <w:rPr>
          <w:rFonts w:ascii="Times New Roman" w:hAnsi="Times New Roman" w:cs="Times New Roman"/>
        </w:rPr>
        <w:t xml:space="preserve">solely </w:t>
      </w:r>
      <w:r w:rsidR="00D249F4">
        <w:rPr>
          <w:rFonts w:ascii="Times New Roman" w:hAnsi="Times New Roman" w:cs="Times New Roman"/>
        </w:rPr>
        <w:t xml:space="preserve">by willow genotype, with the </w:t>
      </w:r>
      <w:r w:rsidR="006E4BD7">
        <w:rPr>
          <w:rFonts w:ascii="Times New Roman" w:hAnsi="Times New Roman" w:cs="Times New Roman"/>
        </w:rPr>
        <w:t xml:space="preserve">average </w:t>
      </w:r>
      <w:r w:rsidR="00D249F4">
        <w:rPr>
          <w:rFonts w:ascii="Times New Roman" w:hAnsi="Times New Roman" w:cs="Times New Roman"/>
        </w:rPr>
        <w:t xml:space="preserve">number of species varying </w:t>
      </w:r>
      <w:r w:rsidR="006E4BD7">
        <w:rPr>
          <w:rFonts w:ascii="Times New Roman" w:hAnsi="Times New Roman" w:cs="Times New Roman"/>
        </w:rPr>
        <w:t>from 1.2 to 3.2</w:t>
      </w:r>
      <w:r w:rsidR="00D249F4">
        <w:rPr>
          <w:rFonts w:ascii="Times New Roman" w:hAnsi="Times New Roman" w:cs="Times New Roman"/>
        </w:rPr>
        <w:t xml:space="preserve"> among genotypes</w:t>
      </w:r>
      <w:r w:rsidR="00284995">
        <w:rPr>
          <w:rFonts w:ascii="Times New Roman" w:hAnsi="Times New Roman" w:cs="Times New Roman"/>
        </w:rPr>
        <w:t xml:space="preserve"> (Fig. 1A</w:t>
      </w:r>
      <w:r w:rsidR="006E4BD7">
        <w:rPr>
          <w:rFonts w:ascii="Times New Roman" w:hAnsi="Times New Roman" w:cs="Times New Roman"/>
        </w:rPr>
        <w:t>)</w:t>
      </w:r>
      <w:r w:rsidR="00D249F4">
        <w:rPr>
          <w:rFonts w:ascii="Times New Roman" w:hAnsi="Times New Roman" w:cs="Times New Roman"/>
        </w:rPr>
        <w:t xml:space="preserve">.  </w:t>
      </w:r>
      <w:r w:rsidR="00E647C5">
        <w:rPr>
          <w:rFonts w:ascii="Times New Roman" w:hAnsi="Times New Roman" w:cs="Times New Roman"/>
        </w:rPr>
        <w:t>S</w:t>
      </w:r>
      <w:r w:rsidR="00284995">
        <w:rPr>
          <w:rFonts w:ascii="Times New Roman" w:hAnsi="Times New Roman" w:cs="Times New Roman"/>
        </w:rPr>
        <w:t xml:space="preserve">imilarly, we found that arthropod abundance varied 4-fold among willow genotypes (Fig. 1B). </w:t>
      </w:r>
      <w:r w:rsidR="002F4C17">
        <w:rPr>
          <w:rFonts w:ascii="Times New Roman" w:hAnsi="Times New Roman" w:cs="Times New Roman"/>
        </w:rPr>
        <w:t>The effect of willow genotype on arthropod richness appeared to be due to correlated responses in arthropod abundance, as willow genotype had no effect on</w:t>
      </w:r>
      <w:r w:rsidR="009E439A">
        <w:rPr>
          <w:rFonts w:ascii="Times New Roman" w:hAnsi="Times New Roman" w:cs="Times New Roman"/>
        </w:rPr>
        <w:t xml:space="preserve"> rarefied richness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747FE2">
        <w:rPr>
          <w:rFonts w:ascii="Times New Roman" w:hAnsi="Times New Roman" w:cs="Times New Roman"/>
        </w:rPr>
        <w:t>Arthropod abundance, but not richness, was also shaped by an interaction between the aphid treatment and distance from the ant mound (</w:t>
      </w:r>
      <w:proofErr w:type="spellStart"/>
      <w:r w:rsidR="00747FE2" w:rsidRPr="00916A2B">
        <w:rPr>
          <w:rFonts w:ascii="Times New Roman" w:hAnsi="Times New Roman" w:cs="Times New Roman"/>
        </w:rPr>
        <w:t>E</w:t>
      </w:r>
      <w:r w:rsidR="00747FE2" w:rsidRPr="00916A2B">
        <w:rPr>
          <w:rFonts w:ascii="Times New Roman" w:hAnsi="Times New Roman" w:cs="Times New Roman"/>
          <w:vertAlign w:val="subscript"/>
        </w:rPr>
        <w:t>aphid</w:t>
      </w:r>
      <w:proofErr w:type="spellEnd"/>
      <m:oMath>
        <m:r>
          <w:rPr>
            <w:rFonts w:ascii="Cambria Math" w:hAnsi="Cambria Math" w:cs="Times New Roman"/>
          </w:rPr>
          <m:t>×</m:t>
        </m:r>
      </m:oMath>
      <w:r w:rsidR="00747FE2" w:rsidRPr="00916A2B">
        <w:rPr>
          <w:rFonts w:ascii="Times New Roman" w:hAnsi="Times New Roman" w:cs="Times New Roman"/>
        </w:rPr>
        <w:t>E</w:t>
      </w:r>
      <w:r w:rsidR="00747FE2" w:rsidRPr="00916A2B">
        <w:rPr>
          <w:rFonts w:ascii="Times New Roman" w:hAnsi="Times New Roman" w:cs="Times New Roman"/>
          <w:vertAlign w:val="subscript"/>
        </w:rPr>
        <w:t>ant</w:t>
      </w:r>
      <w:r w:rsidR="00284995">
        <w:rPr>
          <w:rFonts w:ascii="Times New Roman" w:hAnsi="Times New Roman" w:cs="Times New Roman"/>
        </w:rPr>
        <w:t xml:space="preserve">, </w:t>
      </w:r>
      <w:r w:rsidR="00747FE2">
        <w:rPr>
          <w:rFonts w:ascii="Times New Roman" w:hAnsi="Times New Roman" w:cs="Times New Roman"/>
        </w:rPr>
        <w:t xml:space="preserve">Table 1). Specifically, arthropods were 2-fold more abundant on willows in the aphid treatment, but only at the furthest </w:t>
      </w:r>
      <w:r w:rsidR="00284995">
        <w:rPr>
          <w:rFonts w:ascii="Times New Roman" w:hAnsi="Times New Roman" w:cs="Times New Roman"/>
        </w:rPr>
        <w:t>distance from ant mounds (Fig. 1C</w:t>
      </w:r>
      <w:r w:rsidR="00747FE2">
        <w:rPr>
          <w:rFonts w:ascii="Times New Roman" w:hAnsi="Times New Roman" w:cs="Times New Roman"/>
        </w:rPr>
        <w:t xml:space="preserve">). </w:t>
      </w:r>
      <w:r w:rsidR="005E4689">
        <w:rPr>
          <w:rFonts w:ascii="Times New Roman" w:hAnsi="Times New Roman" w:cs="Times New Roman"/>
        </w:rPr>
        <w:t>Aphid treatment was the only factor that affected rarefied richness</w:t>
      </w:r>
      <w:r w:rsidR="00284995">
        <w:rPr>
          <w:rFonts w:ascii="Times New Roman" w:hAnsi="Times New Roman" w:cs="Times New Roman"/>
        </w:rPr>
        <w:t xml:space="preserve"> (Table 1)</w:t>
      </w:r>
      <w:r w:rsidR="005E4689">
        <w:rPr>
          <w:rFonts w:ascii="Times New Roman" w:hAnsi="Times New Roman" w:cs="Times New Roman"/>
        </w:rPr>
        <w:t xml:space="preserve">, leading to a 16% decrease in </w:t>
      </w:r>
      <w:r w:rsidR="005E4689">
        <w:rPr>
          <w:rFonts w:ascii="Times New Roman" w:hAnsi="Times New Roman" w:cs="Times New Roman"/>
        </w:rPr>
        <w:lastRenderedPageBreak/>
        <w:t>rarefied richness when aphids were added to willows</w:t>
      </w:r>
      <w:r w:rsidR="00284995">
        <w:rPr>
          <w:rFonts w:ascii="Times New Roman" w:hAnsi="Times New Roman" w:cs="Times New Roman"/>
        </w:rPr>
        <w:t xml:space="preserve"> (Fig. 1D)</w:t>
      </w:r>
      <w:r w:rsidR="005E4689">
        <w:rPr>
          <w:rFonts w:ascii="Times New Roman" w:hAnsi="Times New Roman" w:cs="Times New Roman"/>
        </w:rPr>
        <w:t>.</w:t>
      </w:r>
      <w:r w:rsidR="004E31E6">
        <w:rPr>
          <w:rFonts w:ascii="Times New Roman" w:hAnsi="Times New Roman" w:cs="Times New Roman"/>
        </w:rPr>
        <w:t xml:space="preserve"> </w:t>
      </w:r>
      <w:r w:rsidR="00747FE2">
        <w:rPr>
          <w:rFonts w:ascii="Times New Roman" w:hAnsi="Times New Roman" w:cs="Times New Roman"/>
        </w:rPr>
        <w:t>However, the effect of aphid treatment on rarefied richness did not translate into an effect on total richness. In terms of community composition, w</w:t>
      </w:r>
      <w:r w:rsidR="009C1903">
        <w:rPr>
          <w:rFonts w:ascii="Times New Roman" w:hAnsi="Times New Roman" w:cs="Times New Roman"/>
        </w:rPr>
        <w:t xml:space="preserve">e found that </w:t>
      </w:r>
      <w:r w:rsidR="002A424B">
        <w:rPr>
          <w:rFonts w:ascii="Times New Roman" w:hAnsi="Times New Roman" w:cs="Times New Roman"/>
        </w:rPr>
        <w:t>the ar</w:t>
      </w:r>
      <w:r w:rsidR="00747FE2">
        <w:rPr>
          <w:rFonts w:ascii="Times New Roman" w:hAnsi="Times New Roman" w:cs="Times New Roman"/>
        </w:rPr>
        <w:t>thropod community 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(Fig. 1F</w:t>
      </w:r>
      <w:r>
        <w:rPr>
          <w:rFonts w:ascii="Times New Roman" w:hAnsi="Times New Roman" w:cs="Times New Roman"/>
          <w:iCs/>
        </w:rPr>
        <w:t>)</w:t>
      </w:r>
      <w:r w:rsidR="00006534">
        <w:rPr>
          <w:rFonts w:ascii="Times New Roman" w:hAnsi="Times New Roman" w:cs="Times New Roman"/>
          <w:iCs/>
        </w:rPr>
        <w:t>. If we remove this genotype from the analysis, we will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w:t>
      </w:r>
      <w:proofErr w:type="gramStart"/>
      <w:r w:rsidR="00B565DE">
        <w:rPr>
          <w:rFonts w:ascii="Times New Roman" w:hAnsi="Times New Roman" w:cs="Times New Roman"/>
          <w:iCs/>
          <w:vertAlign w:val="subscript"/>
        </w:rPr>
        <w:t>,156</w:t>
      </w:r>
      <w:proofErr w:type="gramEnd"/>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p>
    <w:p w14:paraId="70B9832F" w14:textId="77777777" w:rsidR="00DA11C0" w:rsidRDefault="00DA11C0" w:rsidP="002F4C17">
      <w:pPr>
        <w:spacing w:line="480" w:lineRule="auto"/>
        <w:rPr>
          <w:rFonts w:ascii="Times New Roman" w:hAnsi="Times New Roman" w:cs="Times New Roman"/>
        </w:rPr>
      </w:pPr>
    </w:p>
    <w:p w14:paraId="70FC47E4" w14:textId="195EE0AE"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Mechanisms of community assembly</w:t>
      </w:r>
    </w:p>
    <w:p w14:paraId="21AFE338" w14:textId="77FCC0F9"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 xml:space="preserve">A. </w:t>
      </w:r>
      <w:proofErr w:type="spellStart"/>
      <w:r w:rsidR="00826CF2" w:rsidRPr="00826CF2">
        <w:rPr>
          <w:rFonts w:ascii="Times New Roman" w:hAnsi="Times New Roman" w:cs="Times New Roman"/>
          <w:i/>
        </w:rPr>
        <w:t>farinosa</w:t>
      </w:r>
      <w:proofErr w:type="spellEnd"/>
      <w:r w:rsidR="00826CF2">
        <w:rPr>
          <w:rFonts w:ascii="Times New Roman" w:hAnsi="Times New Roman" w:cs="Times New Roman"/>
        </w:rPr>
        <w:t xml:space="preserve"> and </w:t>
      </w:r>
      <w:r w:rsidR="00826CF2" w:rsidRPr="00826CF2">
        <w:rPr>
          <w:rFonts w:ascii="Times New Roman" w:hAnsi="Times New Roman" w:cs="Times New Roman"/>
          <w:i/>
        </w:rPr>
        <w:t xml:space="preserve">F. </w:t>
      </w:r>
      <w:proofErr w:type="spellStart"/>
      <w:r w:rsidR="00826CF2" w:rsidRPr="00826CF2">
        <w:rPr>
          <w:rFonts w:ascii="Times New Roman" w:hAnsi="Times New Roman" w:cs="Times New Roman"/>
          <w:i/>
        </w:rPr>
        <w:t>obscuripes</w:t>
      </w:r>
      <w:proofErr w:type="spellEnd"/>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proofErr w:type="spellStart"/>
      <w:r w:rsidR="00412E00">
        <w:rPr>
          <w:rFonts w:ascii="Times New Roman" w:hAnsi="Times New Roman" w:cs="Times New Roman"/>
          <w:i/>
        </w:rPr>
        <w:t>farinosa</w:t>
      </w:r>
      <w:proofErr w:type="spellEnd"/>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 xml:space="preserve">A. </w:t>
      </w:r>
      <w:proofErr w:type="spellStart"/>
      <w:r w:rsidR="00412E00" w:rsidRPr="00412E00">
        <w:rPr>
          <w:rFonts w:ascii="Times New Roman" w:hAnsi="Times New Roman" w:cs="Times New Roman"/>
          <w:i/>
        </w:rPr>
        <w:t>farinosa</w:t>
      </w:r>
      <w:proofErr w:type="spellEnd"/>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DE22BB" w:rsidRPr="00DE22BB">
        <w:rPr>
          <w:rFonts w:ascii="Times New Roman" w:hAnsi="Times New Roman" w:cs="Times New Roman"/>
          <w:i/>
        </w:rPr>
        <w:t xml:space="preserve">Formica </w:t>
      </w:r>
      <w:proofErr w:type="spellStart"/>
      <w:r w:rsidR="00DE22BB" w:rsidRPr="00DE22BB">
        <w:rPr>
          <w:rFonts w:ascii="Times New Roman" w:hAnsi="Times New Roman" w:cs="Times New Roman"/>
          <w:i/>
        </w:rPr>
        <w:t>obscuripes</w:t>
      </w:r>
      <w:proofErr w:type="spellEnd"/>
      <w:r w:rsidR="00284995">
        <w:rPr>
          <w:rFonts w:ascii="Times New Roman" w:hAnsi="Times New Roman" w:cs="Times New Roman"/>
          <w:i/>
        </w:rPr>
        <w:t xml:space="preserve"> </w:t>
      </w:r>
      <w:r w:rsidR="00284995">
        <w:rPr>
          <w:rFonts w:ascii="Times New Roman" w:hAnsi="Times New Roman" w:cs="Times New Roman"/>
        </w:rPr>
        <w:t>(Fig. 2B)</w:t>
      </w:r>
      <w:r w:rsidR="001621C0">
        <w:rPr>
          <w:rFonts w:ascii="Times New Roman" w:hAnsi="Times New Roman" w:cs="Times New Roman"/>
        </w:rPr>
        <w:t>, an effect that explained 22% o</w:t>
      </w:r>
      <w:r w:rsidR="00826CF2">
        <w:rPr>
          <w:rFonts w:ascii="Times New Roman" w:hAnsi="Times New Roman" w:cs="Times New Roman"/>
        </w:rPr>
        <w:t>f the variation</w:t>
      </w:r>
      <w:r w:rsidR="001621C0">
        <w:rPr>
          <w:rFonts w:ascii="Times New Roman" w:hAnsi="Times New Roman" w:cs="Times New Roman"/>
        </w:rPr>
        <w:t xml:space="preserve"> in this ant’s distribution (Table 1)</w:t>
      </w:r>
      <w:r w:rsidR="00412E00">
        <w:rPr>
          <w:rFonts w:ascii="Times New Roman" w:hAnsi="Times New Roman" w:cs="Times New Roman"/>
        </w:rPr>
        <w:t>.</w:t>
      </w:r>
      <w:r w:rsidR="00DE22BB">
        <w:rPr>
          <w:rFonts w:ascii="Times New Roman" w:hAnsi="Times New Roman" w:cs="Times New Roman"/>
        </w:rPr>
        <w:t xml:space="preserve"> </w:t>
      </w:r>
    </w:p>
    <w:p w14:paraId="73ACA1A0" w14:textId="77777777" w:rsidR="00DA11C0" w:rsidRDefault="00DA11C0" w:rsidP="00DA11C0">
      <w:pPr>
        <w:spacing w:line="480" w:lineRule="auto"/>
        <w:rPr>
          <w:rFonts w:ascii="Times New Roman" w:hAnsi="Times New Roman" w:cs="Times New Roman"/>
          <w:u w:val="single"/>
        </w:rPr>
      </w:pPr>
    </w:p>
    <w:p w14:paraId="69F9C3A7" w14:textId="55077C38" w:rsidR="00DA11C0" w:rsidRDefault="00DA11C0" w:rsidP="00DA11C0">
      <w:pPr>
        <w:spacing w:line="480" w:lineRule="auto"/>
        <w:rPr>
          <w:rFonts w:ascii="Times New Roman" w:hAnsi="Times New Roman" w:cs="Times New Roman"/>
          <w:iCs/>
        </w:rPr>
      </w:pPr>
      <w:r>
        <w:rPr>
          <w:rFonts w:ascii="Times New Roman" w:hAnsi="Times New Roman" w:cs="Times New Roman"/>
          <w:u w:val="single"/>
        </w:rPr>
        <w:t>Plant traits</w:t>
      </w:r>
      <w:r>
        <w:rPr>
          <w:rFonts w:ascii="Times New Roman" w:hAnsi="Times New Roman" w:cs="Times New Roman"/>
        </w:rPr>
        <w:t xml:space="preserve"> – </w:t>
      </w:r>
      <w:r w:rsidR="00826CF2">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r w:rsidR="00473E03">
        <w:rPr>
          <w:rFonts w:ascii="Times New Roman" w:hAnsi="Times New Roman" w:cs="Times New Roman"/>
        </w:rPr>
        <w:t>additive</w:t>
      </w:r>
      <w:r w:rsidR="00E52D08">
        <w:rPr>
          <w:rFonts w:ascii="Times New Roman" w:hAnsi="Times New Roman" w:cs="Times New Roman"/>
        </w:rPr>
        <w:t xml:space="preserve"> and </w:t>
      </w:r>
      <w:r w:rsidR="00473E03">
        <w:rPr>
          <w:rFonts w:ascii="Times New Roman" w:hAnsi="Times New Roman" w:cs="Times New Roman"/>
        </w:rPr>
        <w:t xml:space="preserve">non-additive </w:t>
      </w:r>
      <w:r w:rsidR="00E52D08">
        <w:rPr>
          <w:rFonts w:ascii="Times New Roman" w:hAnsi="Times New Roman" w:cs="Times New Roman"/>
        </w:rPr>
        <w:t xml:space="preserve">effects of willow </w:t>
      </w:r>
      <w:r w:rsidR="00E52D08">
        <w:rPr>
          <w:rFonts w:ascii="Times New Roman" w:hAnsi="Times New Roman" w:cs="Times New Roman"/>
        </w:rPr>
        <w:lastRenderedPageBreak/>
        <w:t xml:space="preserve">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Pr>
          <w:rFonts w:ascii="Times New Roman" w:hAnsi="Times New Roman" w:cs="Times New Roman"/>
          <w:iCs/>
        </w:rPr>
        <w:t xml:space="preserve"> to</w:t>
      </w:r>
      <w:r w:rsidR="00E52D08">
        <w:rPr>
          <w:rFonts w:ascii="Times New Roman" w:hAnsi="Times New Roman" w:cs="Times New Roman"/>
          <w:iCs/>
        </w:rPr>
        <w:t xml:space="preserve"> produce 28% more</w:t>
      </w:r>
      <w:r>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proofErr w:type="spellStart"/>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w:proofErr w:type="spellEnd"/>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willow genotype on </w:t>
      </w:r>
      <w:r w:rsidR="00D64AAA">
        <w:rPr>
          <w:rFonts w:ascii="Times New Roman" w:hAnsi="Times New Roman" w:cs="Times New Roman"/>
          <w:iCs/>
        </w:rPr>
        <w:t xml:space="preserve">leaf </w:t>
      </w:r>
      <w:proofErr w:type="spellStart"/>
      <w:r w:rsidR="00D64AAA">
        <w:rPr>
          <w:rFonts w:ascii="Times New Roman" w:hAnsi="Times New Roman" w:cs="Times New Roman"/>
          <w:iCs/>
        </w:rPr>
        <w:t>trichome</w:t>
      </w:r>
      <w:proofErr w:type="spellEnd"/>
      <w:r w:rsidR="00D64AAA">
        <w:rPr>
          <w:rFonts w:ascii="Times New Roman" w:hAnsi="Times New Roman" w:cs="Times New Roman"/>
          <w:iCs/>
        </w:rPr>
        <w:t xml:space="preserv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xml:space="preserve">, Table 1). </w:t>
      </w:r>
      <w:r w:rsidR="008E705C">
        <w:rPr>
          <w:rFonts w:ascii="Times New Roman" w:hAnsi="Times New Roman" w:cs="Times New Roman"/>
          <w:iCs/>
        </w:rPr>
        <w:t>Interestingly,</w:t>
      </w:r>
      <w:r w:rsidR="00B738B3">
        <w:rPr>
          <w:rFonts w:ascii="Times New Roman" w:hAnsi="Times New Roman" w:cs="Times New Roman"/>
          <w:iCs/>
        </w:rPr>
        <w:t xml:space="preserve"> of the three </w:t>
      </w:r>
      <w:r w:rsidR="000905A4">
        <w:rPr>
          <w:rFonts w:ascii="Times New Roman" w:hAnsi="Times New Roman" w:cs="Times New Roman"/>
          <w:iCs/>
        </w:rPr>
        <w:t xml:space="preserve">genotypes driving this effect (solid lines in Fig. 1F), </w:t>
      </w:r>
      <w:r w:rsidR="00B738B3">
        <w:rPr>
          <w:rFonts w:ascii="Times New Roman" w:hAnsi="Times New Roman" w:cs="Times New Roman"/>
          <w:iCs/>
        </w:rPr>
        <w:t xml:space="preserve">two of them produced less </w:t>
      </w:r>
      <w:proofErr w:type="spellStart"/>
      <w:r w:rsidR="00B738B3">
        <w:rPr>
          <w:rFonts w:ascii="Times New Roman" w:hAnsi="Times New Roman" w:cs="Times New Roman"/>
          <w:iCs/>
        </w:rPr>
        <w:t>trichomes</w:t>
      </w:r>
      <w:proofErr w:type="spellEnd"/>
      <w:r w:rsidR="00B738B3">
        <w:rPr>
          <w:rFonts w:ascii="Times New Roman" w:hAnsi="Times New Roman" w:cs="Times New Roman"/>
          <w:iCs/>
        </w:rPr>
        <w:t xml:space="preserve"> in the aphid treatment, which is opposite of what we would expect if this was an induced-defense response.</w:t>
      </w:r>
      <w:r w:rsidR="008E705C">
        <w:rPr>
          <w:rFonts w:ascii="Times New Roman" w:hAnsi="Times New Roman" w:cs="Times New Roman"/>
          <w:iCs/>
        </w:rPr>
        <w:t xml:space="preserve"> </w:t>
      </w:r>
    </w:p>
    <w:p w14:paraId="114A4F24" w14:textId="77777777" w:rsidR="00DA11C0" w:rsidRDefault="00DA11C0" w:rsidP="00DA11C0">
      <w:pPr>
        <w:spacing w:line="480" w:lineRule="auto"/>
        <w:rPr>
          <w:rFonts w:ascii="Times New Roman" w:hAnsi="Times New Roman" w:cs="Times New Roman"/>
        </w:rPr>
      </w:pPr>
    </w:p>
    <w:p w14:paraId="6BDFAF90" w14:textId="49F25EEC" w:rsidR="00A03E31" w:rsidRDefault="00DA11C0" w:rsidP="00DA11C0">
      <w:pPr>
        <w:spacing w:line="480" w:lineRule="auto"/>
        <w:rPr>
          <w:rFonts w:ascii="Times New Roman" w:hAnsi="Times New Roman" w:cs="Times New Roman"/>
        </w:rPr>
      </w:pPr>
      <w:r>
        <w:rPr>
          <w:rFonts w:ascii="Times New Roman" w:hAnsi="Times New Roman" w:cs="Times New Roman"/>
          <w:u w:val="single"/>
        </w:rPr>
        <w:t>Direct and indirect effects</w:t>
      </w:r>
      <w:r>
        <w:rPr>
          <w:rFonts w:ascii="Times New Roman" w:hAnsi="Times New Roman" w:cs="Times New Roman"/>
        </w:rPr>
        <w:t xml:space="preserve"> –</w:t>
      </w:r>
      <w:r w:rsidR="0054627A">
        <w:rPr>
          <w:rFonts w:ascii="Times New Roman" w:hAnsi="Times New Roman" w:cs="Times New Roman"/>
        </w:rPr>
        <w:t xml:space="preserve"> </w:t>
      </w:r>
      <w:r w:rsidR="00DF128F">
        <w:rPr>
          <w:rFonts w:ascii="Times New Roman" w:hAnsi="Times New Roman" w:cs="Times New Roman"/>
        </w:rPr>
        <w:t xml:space="preserve">We used structural equation models (richness, abundance, and rarefied richness) and redundancy analysis (community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 xml:space="preserve">A. </w:t>
      </w:r>
      <w:proofErr w:type="spellStart"/>
      <w:r w:rsidR="00354EB3" w:rsidRPr="00354EB3">
        <w:rPr>
          <w:rFonts w:ascii="Times New Roman" w:hAnsi="Times New Roman" w:cs="Times New Roman"/>
          <w:i/>
        </w:rPr>
        <w:t>farinosa</w:t>
      </w:r>
      <w:proofErr w:type="spellEnd"/>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w:t>
      </w:r>
      <w:r w:rsidR="00AB1687">
        <w:rPr>
          <w:rFonts w:ascii="Times New Roman" w:hAnsi="Times New Roman" w:cs="Times New Roman"/>
        </w:rPr>
        <w:lastRenderedPageBreak/>
        <w:t xml:space="preserve">part to aphid additions attracting more </w:t>
      </w:r>
      <w:r w:rsidR="00AB1687" w:rsidRPr="00AB1687">
        <w:rPr>
          <w:rFonts w:ascii="Times New Roman" w:hAnsi="Times New Roman" w:cs="Times New Roman"/>
          <w:i/>
        </w:rPr>
        <w:t xml:space="preserve">F. </w:t>
      </w:r>
      <w:proofErr w:type="spellStart"/>
      <w:r w:rsidR="00AB1687" w:rsidRPr="00AB1687">
        <w:rPr>
          <w:rFonts w:ascii="Times New Roman" w:hAnsi="Times New Roman" w:cs="Times New Roman"/>
          <w:i/>
        </w:rPr>
        <w:t>obscuripes</w:t>
      </w:r>
      <w:proofErr w:type="spellEnd"/>
      <w:r w:rsidR="00AB1687">
        <w:rPr>
          <w:rFonts w:ascii="Times New Roman" w:hAnsi="Times New Roman" w:cs="Times New Roman"/>
        </w:rPr>
        <w:t xml:space="preserve">, an active generalist predator that likely consumed or inhibited the colonization of multiple arthropod species.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5256EFB3" w14:textId="4D7F7179" w:rsidR="00DA11C0" w:rsidRDefault="00F07824" w:rsidP="00DA11C0">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w:t>
      </w:r>
      <w:proofErr w:type="gramStart"/>
      <w:r w:rsidR="004A1C62">
        <w:rPr>
          <w:rFonts w:ascii="Times New Roman" w:hAnsi="Times New Roman" w:cs="Times New Roman"/>
        </w:rPr>
        <w:t>,C</w:t>
      </w:r>
      <w:proofErr w:type="gramEnd"/>
      <w:r w:rsidR="004A1C62">
        <w:rPr>
          <w:rFonts w:ascii="Times New Roman" w:hAnsi="Times New Roman" w:cs="Times New Roman"/>
        </w:rPr>
        <w:t>)</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 xml:space="preserve">A. </w:t>
      </w:r>
      <w:proofErr w:type="spellStart"/>
      <w:r w:rsidR="00DD21A9" w:rsidRPr="00DD21A9">
        <w:rPr>
          <w:rFonts w:ascii="Times New Roman" w:hAnsi="Times New Roman" w:cs="Times New Roman"/>
          <w:i/>
        </w:rPr>
        <w:t>farinosa</w:t>
      </w:r>
      <w:proofErr w:type="spellEnd"/>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proofErr w:type="spellStart"/>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w:proofErr w:type="spellEnd"/>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 xml:space="preserve">A. </w:t>
      </w:r>
      <w:proofErr w:type="spellStart"/>
      <w:r w:rsidR="00703AEC" w:rsidRPr="00703AEC">
        <w:rPr>
          <w:rFonts w:ascii="Times New Roman" w:hAnsi="Times New Roman" w:cs="Times New Roman"/>
          <w:i/>
        </w:rPr>
        <w:t>farinosa</w:t>
      </w:r>
      <w:proofErr w:type="spellEnd"/>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w:t>
      </w:r>
      <w:proofErr w:type="gramStart"/>
      <w:r w:rsidR="00DB1180" w:rsidRPr="00DB1180">
        <w:rPr>
          <w:rFonts w:ascii="Times New Roman" w:hAnsi="Times New Roman" w:cs="Times New Roman"/>
          <w:vertAlign w:val="subscript"/>
        </w:rPr>
        <w:t>,173</w:t>
      </w:r>
      <w:proofErr w:type="gramEnd"/>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67DE2795" w14:textId="50A17E0F" w:rsidR="00DA11C0" w:rsidRPr="00DA11C0" w:rsidRDefault="00DA11C0" w:rsidP="002F4C17">
      <w:pPr>
        <w:spacing w:line="480" w:lineRule="auto"/>
        <w:rPr>
          <w:rFonts w:ascii="Times New Roman" w:hAnsi="Times New Roman" w:cs="Times New Roman"/>
          <w:b/>
        </w:rPr>
      </w:pPr>
      <w:r>
        <w:rPr>
          <w:rFonts w:ascii="Times New Roman" w:hAnsi="Times New Roman" w:cs="Times New Roman"/>
          <w:b/>
        </w:rPr>
        <w:t>Results: Wind experiment</w:t>
      </w:r>
    </w:p>
    <w:p w14:paraId="0ADA28D3" w14:textId="6E5CD149"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lastRenderedPageBreak/>
        <w:t>Community Responses</w:t>
      </w:r>
    </w:p>
    <w:p w14:paraId="4A765626" w14:textId="61908F26" w:rsidR="002F4C17" w:rsidRDefault="00DA11C0" w:rsidP="002F4C17">
      <w:pPr>
        <w:spacing w:line="480" w:lineRule="auto"/>
        <w:rPr>
          <w:rFonts w:ascii="Times New Roman" w:hAnsi="Times New Roman" w:cs="Times New Roman"/>
        </w:rPr>
      </w:pPr>
      <w:r w:rsidRPr="00DA11C0">
        <w:rPr>
          <w:rFonts w:ascii="Times New Roman" w:hAnsi="Times New Roman" w:cs="Times New Roman"/>
          <w:u w:val="single"/>
        </w:rPr>
        <w:t>Arthropod community</w:t>
      </w:r>
      <w:r>
        <w:rPr>
          <w:rFonts w:ascii="Times New Roman" w:hAnsi="Times New Roman" w:cs="Times New Roman"/>
        </w:rPr>
        <w:t xml:space="preserve"> –</w:t>
      </w:r>
      <w:r w:rsidR="001316AC">
        <w:rPr>
          <w:rFonts w:ascii="Times New Roman" w:hAnsi="Times New Roman" w:cs="Times New Roman"/>
        </w:rPr>
        <w:t xml:space="preserve"> W</w:t>
      </w:r>
      <w:r w:rsidR="00D338F9">
        <w:rPr>
          <w:rFonts w:ascii="Times New Roman" w:hAnsi="Times New Roman" w:cs="Times New Roman"/>
        </w:rPr>
        <w:t>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w:t>
      </w:r>
      <w:r w:rsidR="00237CD5">
        <w:rPr>
          <w:rFonts w:ascii="Times New Roman" w:hAnsi="Times New Roman" w:cs="Times New Roman"/>
        </w:rPr>
        <w:t>the arthropod community (Table 2</w:t>
      </w:r>
      <w:r w:rsidR="002F4C17">
        <w:rPr>
          <w:rFonts w:ascii="Times New Roman" w:hAnsi="Times New Roman" w:cs="Times New Roman"/>
        </w:rPr>
        <w:t xml:space="preserve">). </w:t>
      </w:r>
      <w:r w:rsidR="00D338F9">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w:t>
      </w:r>
      <w:r w:rsidR="00F15661">
        <w:rPr>
          <w:rFonts w:ascii="Times New Roman" w:hAnsi="Times New Roman" w:cs="Times New Roman"/>
        </w:rPr>
        <w:t xml:space="preserve"> (Fig. 4</w:t>
      </w:r>
      <w:r w:rsidR="00237CD5">
        <w:rPr>
          <w:rFonts w:ascii="Times New Roman" w:hAnsi="Times New Roman" w:cs="Times New Roman"/>
        </w:rPr>
        <w:t>A,C</w:t>
      </w:r>
      <w:proofErr w:type="gramStart"/>
      <w:r w:rsidR="00237CD5">
        <w:rPr>
          <w:rFonts w:ascii="Times New Roman" w:hAnsi="Times New Roman" w:cs="Times New Roman"/>
        </w:rPr>
        <w:t>,E</w:t>
      </w:r>
      <w:proofErr w:type="gramEnd"/>
      <w:r w:rsidR="00237CD5">
        <w:rPr>
          <w:rFonts w:ascii="Times New Roman" w:hAnsi="Times New Roman" w:cs="Times New Roman"/>
        </w:rPr>
        <w:t>)</w:t>
      </w:r>
      <w:r w:rsidR="002F4C17">
        <w:rPr>
          <w:rFonts w:ascii="Times New Roman" w:hAnsi="Times New Roman" w:cs="Times New Roman"/>
        </w:rPr>
        <w:t>. In spite of the effects of wind exposure, willow genotype had a strong effect on both the richness (</w:t>
      </w:r>
      <w:r w:rsidR="00F15661">
        <w:rPr>
          <w:rFonts w:ascii="Times New Roman" w:hAnsi="Times New Roman" w:cs="Times New Roman"/>
        </w:rPr>
        <w:t>~3</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B</w:t>
      </w:r>
      <w:r w:rsidR="002F4C17">
        <w:rPr>
          <w:rFonts w:ascii="Times New Roman" w:hAnsi="Times New Roman" w:cs="Times New Roman"/>
        </w:rPr>
        <w:t>) and abundance (</w:t>
      </w:r>
      <w:r w:rsidR="00F15661">
        <w:rPr>
          <w:rFonts w:ascii="Times New Roman" w:hAnsi="Times New Roman" w:cs="Times New Roman"/>
        </w:rPr>
        <w:t>~5</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D</w:t>
      </w:r>
      <w:r w:rsidR="002F4C17">
        <w:rPr>
          <w:rFonts w:ascii="Times New Roman" w:hAnsi="Times New Roman" w:cs="Times New Roman"/>
        </w:rPr>
        <w:t xml:space="preserve">) of arthropods, but only a marginal effect on </w:t>
      </w:r>
      <w:r w:rsidR="00BD4808">
        <w:rPr>
          <w:rFonts w:ascii="Times New Roman" w:hAnsi="Times New Roman" w:cs="Times New Roman"/>
        </w:rPr>
        <w:t>rarefied richness</w:t>
      </w:r>
      <w:r w:rsidR="00F15661">
        <w:rPr>
          <w:rFonts w:ascii="Times New Roman" w:hAnsi="Times New Roman" w:cs="Times New Roman"/>
        </w:rPr>
        <w:t xml:space="preserve"> (Fig. 4</w:t>
      </w:r>
      <w:r w:rsidR="00237CD5">
        <w:rPr>
          <w:rFonts w:ascii="Times New Roman" w:hAnsi="Times New Roman" w:cs="Times New Roman"/>
        </w:rPr>
        <w:t>F)</w:t>
      </w:r>
      <w:r w:rsidR="002F4C17">
        <w:rPr>
          <w:rFonts w:ascii="Times New Roman" w:hAnsi="Times New Roman" w:cs="Times New Roman"/>
        </w:rPr>
        <w:t xml:space="preserve">. </w:t>
      </w:r>
      <w:r w:rsidR="00E83D4E">
        <w:rPr>
          <w:rFonts w:ascii="Times New Roman" w:hAnsi="Times New Roman" w:cs="Times New Roman"/>
        </w:rPr>
        <w:t xml:space="preserve">Arthropod communities on willows had both more species and more individuals in the second year of the experiment compared to the </w:t>
      </w:r>
      <w:r w:rsidR="001316AC">
        <w:rPr>
          <w:rFonts w:ascii="Times New Roman" w:hAnsi="Times New Roman" w:cs="Times New Roman"/>
        </w:rPr>
        <w:t xml:space="preserve">first (Table </w:t>
      </w:r>
      <w:r w:rsidR="00237CD5">
        <w:rPr>
          <w:rFonts w:ascii="Times New Roman" w:hAnsi="Times New Roman" w:cs="Times New Roman"/>
        </w:rPr>
        <w:t>2</w:t>
      </w:r>
      <w:r w:rsidR="00237CD5">
        <w:rPr>
          <w:rFonts w:ascii="Times New Roman" w:hAnsi="Times New Roman" w:cs="Times New Roman"/>
          <w:iCs/>
        </w:rPr>
        <w:t>)</w:t>
      </w:r>
      <w:r w:rsidR="00E83D4E" w:rsidRPr="00183A6F">
        <w:rPr>
          <w:rFonts w:ascii="Times New Roman" w:hAnsi="Times New Roman" w:cs="Times New Roman"/>
          <w:iCs/>
        </w:rPr>
        <w:t>; however, this effect could simply be an artifact of us conducting more arthropod surveys for the wind experiment in 2013 vs. 2012.</w:t>
      </w:r>
      <w:r w:rsidR="00843DC0" w:rsidRPr="00183A6F">
        <w:rPr>
          <w:rFonts w:ascii="Times New Roman" w:hAnsi="Times New Roman" w:cs="Times New Roman"/>
          <w:iCs/>
        </w:rPr>
        <w:t xml:space="preserve"> </w:t>
      </w:r>
      <w:r w:rsidR="00D338F9" w:rsidRPr="00183A6F">
        <w:rPr>
          <w:rFonts w:ascii="Times New Roman" w:hAnsi="Times New Roman" w:cs="Times New Roman"/>
          <w:iCs/>
        </w:rPr>
        <w:t>In terms of community composition, w</w:t>
      </w:r>
      <w:r w:rsidR="002F4C17" w:rsidRPr="00183A6F">
        <w:rPr>
          <w:rFonts w:ascii="Times New Roman" w:hAnsi="Times New Roman" w:cs="Times New Roman"/>
          <w:iCs/>
        </w:rPr>
        <w:t>e observed strong effects of wind exposure by the end of experiment (Tab</w:t>
      </w:r>
      <w:r w:rsidR="001316AC" w:rsidRPr="00183A6F">
        <w:rPr>
          <w:rFonts w:ascii="Times New Roman" w:hAnsi="Times New Roman" w:cs="Times New Roman"/>
          <w:iCs/>
        </w:rPr>
        <w:t xml:space="preserve">le </w:t>
      </w:r>
      <w:r w:rsidR="00237CD5">
        <w:rPr>
          <w:rFonts w:ascii="Times New Roman" w:hAnsi="Times New Roman" w:cs="Times New Roman"/>
          <w:iCs/>
        </w:rPr>
        <w:t>2</w:t>
      </w:r>
      <w:r w:rsidR="00183A6F" w:rsidRPr="00183A6F">
        <w:rPr>
          <w:rFonts w:ascii="Times New Roman" w:hAnsi="Times New Roman" w:cs="Times New Roman"/>
          <w:iCs/>
        </w:rPr>
        <w:t xml:space="preserve">, Fig </w:t>
      </w:r>
      <w:r w:rsidR="00F15661">
        <w:rPr>
          <w:rFonts w:ascii="Times New Roman" w:hAnsi="Times New Roman" w:cs="Times New Roman"/>
          <w:iCs/>
        </w:rPr>
        <w:t>5A</w:t>
      </w:r>
      <w:r w:rsidR="002F4C17" w:rsidRPr="00183A6F">
        <w:rPr>
          <w:rFonts w:ascii="Times New Roman" w:hAnsi="Times New Roman" w:cs="Times New Roman"/>
          <w:iCs/>
        </w:rPr>
        <w:t>). These compositional differences were due to several key arthropod taxa (gall midges, leaf-mining moths, and spiders) being less abundant on wind-exposed willows, whereas leaf-</w:t>
      </w:r>
      <w:proofErr w:type="spellStart"/>
      <w:r w:rsidR="002F4C17" w:rsidRPr="00183A6F">
        <w:rPr>
          <w:rFonts w:ascii="Times New Roman" w:hAnsi="Times New Roman" w:cs="Times New Roman"/>
          <w:iCs/>
        </w:rPr>
        <w:t>tiering</w:t>
      </w:r>
      <w:proofErr w:type="spellEnd"/>
      <w:r w:rsidR="002F4C17" w:rsidRPr="00183A6F">
        <w:rPr>
          <w:rFonts w:ascii="Times New Roman" w:hAnsi="Times New Roman" w:cs="Times New Roman"/>
          <w:iCs/>
        </w:rPr>
        <w:t xml:space="preserve"> moths </w:t>
      </w:r>
      <w:r w:rsidR="006E61E2" w:rsidRPr="00183A6F">
        <w:rPr>
          <w:rFonts w:ascii="Times New Roman" w:hAnsi="Times New Roman" w:cs="Times New Roman"/>
          <w:iCs/>
        </w:rPr>
        <w:t>were</w:t>
      </w:r>
      <w:r w:rsidR="002F4C17" w:rsidRPr="00183A6F">
        <w:rPr>
          <w:rFonts w:ascii="Times New Roman" w:hAnsi="Times New Roman" w:cs="Times New Roman"/>
          <w:iCs/>
        </w:rPr>
        <w:t xml:space="preserve"> insensitive to wind exposure (</w:t>
      </w:r>
      <w:r w:rsidR="006E61E2" w:rsidRPr="00183A6F">
        <w:rPr>
          <w:rFonts w:ascii="Times New Roman" w:hAnsi="Times New Roman" w:cs="Times New Roman"/>
          <w:iCs/>
        </w:rPr>
        <w:t>and therefore re</w:t>
      </w:r>
      <w:r w:rsidR="00183A6F">
        <w:rPr>
          <w:rFonts w:ascii="Times New Roman" w:hAnsi="Times New Roman" w:cs="Times New Roman"/>
          <w:iCs/>
        </w:rPr>
        <w:t>latively more abundant; Table S_</w:t>
      </w:r>
      <w:r w:rsidR="006E61E2" w:rsidRPr="00183A6F">
        <w:rPr>
          <w:rFonts w:ascii="Times New Roman" w:hAnsi="Times New Roman" w:cs="Times New Roman"/>
          <w:iCs/>
        </w:rPr>
        <w:t xml:space="preserve">, </w:t>
      </w:r>
      <w:r w:rsidR="002F4C17" w:rsidRPr="00183A6F">
        <w:rPr>
          <w:rFonts w:ascii="Times New Roman" w:hAnsi="Times New Roman" w:cs="Times New Roman"/>
          <w:iCs/>
        </w:rPr>
        <w:t xml:space="preserve">Fig. </w:t>
      </w:r>
      <w:r w:rsidR="001316AC" w:rsidRPr="00183A6F">
        <w:rPr>
          <w:rFonts w:ascii="Times New Roman" w:hAnsi="Times New Roman" w:cs="Times New Roman"/>
          <w:iCs/>
        </w:rPr>
        <w:t>S</w:t>
      </w:r>
      <w:proofErr w:type="gramStart"/>
      <w:r w:rsidR="00183A6F" w:rsidRPr="00183A6F">
        <w:rPr>
          <w:rFonts w:ascii="Times New Roman" w:hAnsi="Times New Roman" w:cs="Times New Roman"/>
          <w:iCs/>
        </w:rPr>
        <w:t xml:space="preserve">_ </w:t>
      </w:r>
      <w:r w:rsidR="002F4C17" w:rsidRPr="00183A6F">
        <w:rPr>
          <w:rFonts w:ascii="Times New Roman" w:hAnsi="Times New Roman" w:cs="Times New Roman"/>
        </w:rPr>
        <w:t>)</w:t>
      </w:r>
      <w:proofErr w:type="gramEnd"/>
      <w:r w:rsidR="002F4C17" w:rsidRPr="00183A6F">
        <w:rPr>
          <w:rFonts w:ascii="Times New Roman" w:hAnsi="Times New Roman" w:cs="Times New Roman"/>
        </w:rPr>
        <w:t>.</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183A6F">
        <w:rPr>
          <w:rFonts w:ascii="Times New Roman" w:hAnsi="Times New Roman" w:cs="Times New Roman"/>
        </w:rPr>
        <w:t>Table S_, Fig. S_</w:t>
      </w:r>
      <w:r w:rsidR="006E61E2">
        <w:rPr>
          <w:rFonts w:ascii="Times New Roman" w:hAnsi="Times New Roman" w:cs="Times New Roman"/>
        </w:rPr>
        <w:t>), we did not detect an effect of genotype on community composition in either</w:t>
      </w:r>
      <w:r w:rsidR="00F15661">
        <w:rPr>
          <w:rFonts w:ascii="Times New Roman" w:hAnsi="Times New Roman" w:cs="Times New Roman"/>
        </w:rPr>
        <w:t xml:space="preserve"> year of the experiment (Table 2</w:t>
      </w:r>
      <w:r w:rsidR="006E61E2">
        <w:rPr>
          <w:rFonts w:ascii="Times New Roman" w:hAnsi="Times New Roman" w:cs="Times New Roman"/>
        </w:rPr>
        <w:t>).</w:t>
      </w:r>
    </w:p>
    <w:p w14:paraId="38D3BBDC" w14:textId="77777777" w:rsidR="002F4C17" w:rsidRPr="00A27FAA" w:rsidRDefault="002F4C17" w:rsidP="002F4C17">
      <w:pPr>
        <w:spacing w:line="480" w:lineRule="auto"/>
        <w:rPr>
          <w:rFonts w:ascii="Times New Roman" w:hAnsi="Times New Roman" w:cs="Times New Roman"/>
        </w:rPr>
      </w:pPr>
    </w:p>
    <w:p w14:paraId="2DDAB3E0" w14:textId="4A7B4BBC" w:rsidR="002F4C17" w:rsidRPr="00962EC8" w:rsidRDefault="00843DC0" w:rsidP="002F4C17">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w:t>
      </w:r>
      <w:r w:rsidR="006E61E2">
        <w:rPr>
          <w:rFonts w:ascii="Times New Roman" w:hAnsi="Times New Roman" w:cs="Times New Roman"/>
        </w:rPr>
        <w:t xml:space="preserve">Root-associated </w:t>
      </w:r>
      <w:proofErr w:type="spellStart"/>
      <w:r w:rsidR="006E61E2">
        <w:rPr>
          <w:rFonts w:ascii="Times New Roman" w:hAnsi="Times New Roman" w:cs="Times New Roman"/>
        </w:rPr>
        <w:t>mycorrhizal</w:t>
      </w:r>
      <w:proofErr w:type="spellEnd"/>
      <w:r w:rsidR="006E61E2">
        <w:rPr>
          <w:rFonts w:ascii="Times New Roman" w:hAnsi="Times New Roman" w:cs="Times New Roman"/>
        </w:rPr>
        <w:t xml:space="preserve"> and microbial 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w:t>
      </w:r>
      <w:r w:rsidR="002F4C17">
        <w:rPr>
          <w:rFonts w:ascii="Times New Roman" w:hAnsi="Times New Roman" w:cs="Times New Roman"/>
        </w:rPr>
        <w:lastRenderedPageBreak/>
        <w:t xml:space="preserve">the richness, abundance, or </w:t>
      </w:r>
      <w:r w:rsidR="00BD4808">
        <w:rPr>
          <w:rFonts w:ascii="Times New Roman" w:hAnsi="Times New Roman" w:cs="Times New Roman"/>
        </w:rPr>
        <w:t>rarefied richness</w:t>
      </w:r>
      <w:r w:rsidR="00F15661">
        <w:rPr>
          <w:rFonts w:ascii="Times New Roman" w:hAnsi="Times New Roman" w:cs="Times New Roman"/>
        </w:rPr>
        <w:t xml:space="preserve"> of </w:t>
      </w:r>
      <w:proofErr w:type="spellStart"/>
      <w:r w:rsidR="0015581F">
        <w:rPr>
          <w:rFonts w:ascii="Times New Roman" w:hAnsi="Times New Roman" w:cs="Times New Roman"/>
        </w:rPr>
        <w:t>mycorrhiza</w:t>
      </w:r>
      <w:proofErr w:type="spellEnd"/>
      <w:r w:rsidR="00F15661">
        <w:rPr>
          <w:rFonts w:ascii="Times New Roman" w:hAnsi="Times New Roman" w:cs="Times New Roman"/>
        </w:rPr>
        <w:t xml:space="preserve"> OTUs</w:t>
      </w:r>
      <w:r w:rsidR="00237CD5">
        <w:rPr>
          <w:rFonts w:ascii="Times New Roman" w:hAnsi="Times New Roman" w:cs="Times New Roman"/>
        </w:rPr>
        <w:t xml:space="preserve"> (Table 2</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proofErr w:type="spellStart"/>
      <w:r w:rsidR="002F4C17">
        <w:rPr>
          <w:rFonts w:ascii="Times New Roman" w:hAnsi="Times New Roman" w:cs="Times New Roman"/>
        </w:rPr>
        <w:t>mycorrhizal</w:t>
      </w:r>
      <w:proofErr w:type="spellEnd"/>
      <w:r w:rsidR="002F4C17">
        <w:rPr>
          <w:rFonts w:ascii="Times New Roman" w:hAnsi="Times New Roman" w:cs="Times New Roman"/>
        </w:rPr>
        <w:t xml:space="preserve"> community (</w:t>
      </w:r>
      <w:r w:rsidR="00F15661">
        <w:rPr>
          <w:rFonts w:ascii="Times New Roman" w:hAnsi="Times New Roman" w:cs="Times New Roman"/>
        </w:rPr>
        <w:t>Fig. 5B</w:t>
      </w:r>
      <w:r w:rsidR="002F4C17">
        <w:rPr>
          <w:rFonts w:ascii="Times New Roman" w:hAnsi="Times New Roman" w:cs="Times New Roman"/>
        </w:rPr>
        <w:t>)</w:t>
      </w:r>
      <w:r w:rsidR="00551995">
        <w:rPr>
          <w:rFonts w:ascii="Times New Roman" w:hAnsi="Times New Roman" w:cs="Times New Roman"/>
        </w:rPr>
        <w:t xml:space="preserve"> with no detectable effect of </w:t>
      </w:r>
      <w:r w:rsidR="002F4C17">
        <w:rPr>
          <w:rFonts w:ascii="Times New Roman" w:hAnsi="Times New Roman" w:cs="Times New Roman"/>
        </w:rPr>
        <w:t xml:space="preserve">wind-exposure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In contrast to the </w:t>
      </w:r>
      <w:proofErr w:type="spellStart"/>
      <w:r w:rsidR="002F4C17">
        <w:rPr>
          <w:rFonts w:ascii="Times New Roman" w:hAnsi="Times New Roman" w:cs="Times New Roman"/>
        </w:rPr>
        <w:t>myc</w:t>
      </w:r>
      <w:r w:rsidR="0015581F">
        <w:rPr>
          <w:rFonts w:ascii="Times New Roman" w:hAnsi="Times New Roman" w:cs="Times New Roman"/>
        </w:rPr>
        <w:t>orrhizal</w:t>
      </w:r>
      <w:proofErr w:type="spellEnd"/>
      <w:r w:rsidR="0015581F">
        <w:rPr>
          <w:rFonts w:ascii="Times New Roman" w:hAnsi="Times New Roman" w:cs="Times New Roman"/>
        </w:rPr>
        <w:t xml:space="preserve"> community, </w:t>
      </w:r>
      <w:r w:rsidR="002F4C17">
        <w:rPr>
          <w:rFonts w:ascii="Times New Roman" w:hAnsi="Times New Roman" w:cs="Times New Roman"/>
        </w:rPr>
        <w:t xml:space="preserve">wind exposure </w:t>
      </w:r>
      <w:r w:rsidR="00F15661">
        <w:rPr>
          <w:rFonts w:ascii="Times New Roman" w:hAnsi="Times New Roman" w:cs="Times New Roman"/>
        </w:rPr>
        <w:t xml:space="preserve">slightly </w:t>
      </w:r>
      <w:r w:rsidR="0015581F">
        <w:rPr>
          <w:rFonts w:ascii="Times New Roman" w:hAnsi="Times New Roman" w:cs="Times New Roman"/>
        </w:rPr>
        <w:t>influence</w:t>
      </w:r>
      <w:r w:rsidR="00F15661">
        <w:rPr>
          <w:rFonts w:ascii="Times New Roman" w:hAnsi="Times New Roman" w:cs="Times New Roman"/>
        </w:rPr>
        <w:t>d</w:t>
      </w:r>
      <w:r w:rsidR="0015581F">
        <w:rPr>
          <w:rFonts w:ascii="Times New Roman" w:hAnsi="Times New Roman" w:cs="Times New Roman"/>
        </w:rPr>
        <w:t xml:space="preserve"> </w:t>
      </w:r>
      <w:r w:rsidR="002F4C17">
        <w:rPr>
          <w:rFonts w:ascii="Times New Roman" w:hAnsi="Times New Roman" w:cs="Times New Roman"/>
        </w:rPr>
        <w:t>multiple indices of the bacteria community</w:t>
      </w:r>
      <w:r w:rsidR="00237CD5">
        <w:rPr>
          <w:rFonts w:ascii="Times New Roman" w:hAnsi="Times New Roman" w:cs="Times New Roman"/>
        </w:rPr>
        <w:t xml:space="preserve"> (Table 2</w:t>
      </w:r>
      <w:r w:rsidR="00551995">
        <w:rPr>
          <w:rFonts w:ascii="Times New Roman" w:hAnsi="Times New Roman" w:cs="Times New Roman"/>
        </w:rPr>
        <w:t>)</w:t>
      </w:r>
      <w:r w:rsidR="002F4C17">
        <w:rPr>
          <w:rFonts w:ascii="Times New Roman" w:hAnsi="Times New Roman" w:cs="Times New Roman"/>
        </w:rPr>
        <w:t xml:space="preserve">, </w:t>
      </w:r>
      <w:r w:rsidR="00D338F9">
        <w:rPr>
          <w:rFonts w:ascii="Times New Roman" w:hAnsi="Times New Roman" w:cs="Times New Roman"/>
        </w:rPr>
        <w:t xml:space="preserve">but in the opposite direction of </w:t>
      </w:r>
      <w:r w:rsidR="00F15661">
        <w:rPr>
          <w:rFonts w:ascii="Times New Roman" w:hAnsi="Times New Roman" w:cs="Times New Roman"/>
        </w:rPr>
        <w:t>foliar arthropods</w:t>
      </w:r>
      <w:r w:rsidR="002F4C17">
        <w:rPr>
          <w:rFonts w:ascii="Times New Roman" w:hAnsi="Times New Roman" w:cs="Times New Roman"/>
        </w:rPr>
        <w:t>. For example, the roots of wind-exposed plants tended to host more bacteria OTUs than unexposed plants</w:t>
      </w:r>
      <w:r w:rsidR="00551995">
        <w:rPr>
          <w:rFonts w:ascii="Times New Roman" w:hAnsi="Times New Roman" w:cs="Times New Roman"/>
        </w:rPr>
        <w:t xml:space="preserve"> (</w:t>
      </w:r>
      <w:r w:rsidR="00F15661">
        <w:rPr>
          <w:rFonts w:ascii="Times New Roman" w:hAnsi="Times New Roman" w:cs="Times New Roman"/>
        </w:rPr>
        <w:t>10% increase, Table 2</w:t>
      </w:r>
      <w:r w:rsidR="0015581F">
        <w:rPr>
          <w:rFonts w:ascii="Times New Roman" w:hAnsi="Times New Roman" w:cs="Times New Roman"/>
        </w:rPr>
        <w:t>)</w:t>
      </w:r>
      <w:r w:rsidR="002F4C17">
        <w:rPr>
          <w:rFonts w:ascii="Times New Roman" w:hAnsi="Times New Roman" w:cs="Times New Roman"/>
        </w:rPr>
        <w:t xml:space="preserve">. </w:t>
      </w:r>
      <w:r w:rsidR="00F15661">
        <w:rPr>
          <w:rFonts w:ascii="Times New Roman" w:hAnsi="Times New Roman" w:cs="Times New Roman"/>
        </w:rPr>
        <w:t>The effect of wind-exposure on bacteria richness was likely a result of the significant increase in rarefied richness on w</w:t>
      </w:r>
      <w:r w:rsidR="002F4C17">
        <w:rPr>
          <w:rFonts w:ascii="Times New Roman" w:hAnsi="Times New Roman" w:cs="Times New Roman"/>
        </w:rPr>
        <w:t xml:space="preserve">ind-exposed plants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but the effect size </w:t>
      </w:r>
      <w:r w:rsidR="00F15661">
        <w:rPr>
          <w:rFonts w:ascii="Times New Roman" w:hAnsi="Times New Roman" w:cs="Times New Roman"/>
        </w:rPr>
        <w:t>for rarefied richness was very small (wind-exposed mean</w:t>
      </w:r>
      <w:r w:rsidR="002F4C17">
        <w:rPr>
          <w:rFonts w:ascii="Times New Roman" w:hAnsi="Times New Roman" w:cs="Times New Roman"/>
        </w:rPr>
        <w:t xml:space="preserve"> = 0.9993, u</w:t>
      </w:r>
      <w:r w:rsidR="00F15661">
        <w:rPr>
          <w:rFonts w:ascii="Times New Roman" w:hAnsi="Times New Roman" w:cs="Times New Roman"/>
        </w:rPr>
        <w:t>nexposed mean</w:t>
      </w:r>
      <w:r w:rsidR="0015581F">
        <w:rPr>
          <w:rFonts w:ascii="Times New Roman" w:hAnsi="Times New Roman" w:cs="Times New Roman"/>
        </w:rPr>
        <w:t xml:space="preserve"> = 0.9992)</w:t>
      </w:r>
      <w:r w:rsidR="002F4C17">
        <w:rPr>
          <w:rFonts w:ascii="Times New Roman" w:hAnsi="Times New Roman" w:cs="Times New Roman"/>
        </w:rPr>
        <w:t>. While wind exposure did not affect the total abundance of bacteria OTUs</w:t>
      </w:r>
      <w:r w:rsidR="00F15661">
        <w:rPr>
          <w:rFonts w:ascii="Times New Roman" w:hAnsi="Times New Roman" w:cs="Times New Roman"/>
        </w:rPr>
        <w:t xml:space="preserve"> (Table 2)</w:t>
      </w:r>
      <w:r w:rsidR="002F4C17">
        <w:rPr>
          <w:rFonts w:ascii="Times New Roman" w:hAnsi="Times New Roman" w:cs="Times New Roman"/>
        </w:rPr>
        <w:t xml:space="preserve">,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F15661">
        <w:rPr>
          <w:rFonts w:ascii="Times New Roman" w:hAnsi="Times New Roman" w:cs="Times New Roman"/>
        </w:rPr>
        <w:t>Fig. 5C</w:t>
      </w:r>
      <w:r w:rsidR="002F4C17">
        <w:rPr>
          <w:rFonts w:ascii="Times New Roman" w:hAnsi="Times New Roman" w:cs="Times New Roman"/>
        </w:rPr>
        <w:t xml:space="preserve">). </w:t>
      </w:r>
      <w:r w:rsidR="00D338F9">
        <w:rPr>
          <w:rFonts w:ascii="Times New Roman" w:hAnsi="Times New Roman" w:cs="Times New Roman"/>
        </w:rPr>
        <w:t xml:space="preserve">There was no detectable effect of willow genotype on any </w:t>
      </w:r>
      <w:r w:rsidR="00B21D45">
        <w:rPr>
          <w:rFonts w:ascii="Times New Roman" w:hAnsi="Times New Roman" w:cs="Times New Roman"/>
        </w:rPr>
        <w:t>aspect</w:t>
      </w:r>
      <w:r w:rsidR="00D338F9">
        <w:rPr>
          <w:rFonts w:ascii="Times New Roman" w:hAnsi="Times New Roman" w:cs="Times New Roman"/>
        </w:rPr>
        <w:t xml:space="preserve">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ED26BB3" w14:textId="19BB7197" w:rsidR="00DA11C0" w:rsidRPr="00843DC0" w:rsidRDefault="00DA11C0" w:rsidP="00DA11C0">
      <w:pPr>
        <w:spacing w:line="480" w:lineRule="auto"/>
        <w:rPr>
          <w:rFonts w:ascii="Times New Roman" w:hAnsi="Times New Roman" w:cs="Times New Roman"/>
        </w:rPr>
      </w:pPr>
      <w:r>
        <w:rPr>
          <w:rFonts w:ascii="Times New Roman" w:hAnsi="Times New Roman" w:cs="Times New Roman"/>
          <w:u w:val="single"/>
        </w:rPr>
        <w:t>Soil characteristics</w:t>
      </w:r>
      <w:r>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Pr>
          <w:rFonts w:ascii="Times New Roman" w:hAnsi="Times New Roman" w:cs="Times New Roman"/>
        </w:rPr>
        <w:t>. Specifically, soil in wind-exposed plots</w:t>
      </w:r>
      <w:r w:rsidR="00451166">
        <w:rPr>
          <w:rFonts w:ascii="Times New Roman" w:hAnsi="Times New Roman" w:cs="Times New Roman"/>
        </w:rPr>
        <w:t xml:space="preserve"> was marginally</w:t>
      </w:r>
      <w:r>
        <w:rPr>
          <w:rFonts w:ascii="Times New Roman" w:hAnsi="Times New Roman" w:cs="Times New Roman"/>
        </w:rPr>
        <w:t xml:space="preserve"> drier (</w:t>
      </w:r>
      <w:r w:rsidR="003C1277">
        <w:rPr>
          <w:rFonts w:ascii="Times New Roman" w:hAnsi="Times New Roman" w:cs="Times New Roman"/>
        </w:rPr>
        <w:t>Fig. 6A)</w:t>
      </w:r>
      <w:r>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Pr>
          <w:rFonts w:ascii="Times New Roman" w:hAnsi="Times New Roman" w:cs="Times New Roman"/>
        </w:rPr>
        <w:t xml:space="preserve">here was no </w:t>
      </w:r>
      <w:r w:rsidR="003C1277">
        <w:rPr>
          <w:rFonts w:ascii="Times New Roman" w:hAnsi="Times New Roman" w:cs="Times New Roman"/>
        </w:rPr>
        <w:t xml:space="preserve">clear </w:t>
      </w:r>
      <w:r>
        <w:rPr>
          <w:rFonts w:ascii="Times New Roman" w:hAnsi="Times New Roman" w:cs="Times New Roman"/>
        </w:rPr>
        <w:t xml:space="preserve">difference in </w:t>
      </w:r>
      <w:r w:rsidR="003C1277">
        <w:rPr>
          <w:rFonts w:ascii="Times New Roman" w:hAnsi="Times New Roman" w:cs="Times New Roman"/>
        </w:rPr>
        <w:t xml:space="preserve">either </w:t>
      </w:r>
      <w:r>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EBC985B" w:rsidR="001D44A3" w:rsidRPr="00DA11C0" w:rsidRDefault="00843DC0" w:rsidP="001D44A3">
      <w:pPr>
        <w:spacing w:line="480" w:lineRule="auto"/>
        <w:rPr>
          <w:rFonts w:ascii="Times New Roman" w:hAnsi="Times New Roman" w:cs="Times New Roman"/>
          <w:iCs/>
        </w:rPr>
      </w:pPr>
      <w:r>
        <w:rPr>
          <w:rFonts w:ascii="Times New Roman" w:hAnsi="Times New Roman" w:cs="Times New Roman"/>
          <w:u w:val="single"/>
        </w:rPr>
        <w:lastRenderedPageBreak/>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254970">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sidR="00254970">
        <w:rPr>
          <w:rFonts w:ascii="Times New Roman" w:hAnsi="Times New Roman" w:cs="Times New Roman"/>
        </w:rPr>
        <w:t xml:space="preserve"> differently to wind exposure and willow genetic variation (Table 2</w:t>
      </w:r>
      <w:r w:rsidRPr="007B13B4">
        <w:rPr>
          <w:rFonts w:ascii="Times New Roman" w:hAnsi="Times New Roman" w:cs="Times New Roman"/>
          <w:iCs/>
        </w:rPr>
        <w:t>).</w:t>
      </w:r>
      <w:r>
        <w:rPr>
          <w:rFonts w:ascii="Times New Roman" w:hAnsi="Times New Roman" w:cs="Times New Roman"/>
          <w:iCs/>
        </w:rPr>
        <w:t xml:space="preserve"> </w:t>
      </w:r>
      <w:r w:rsidR="00042C2C">
        <w:rPr>
          <w:rFonts w:ascii="Times New Roman" w:hAnsi="Times New Roman" w:cs="Times New Roman"/>
          <w:iCs/>
        </w:rPr>
        <w:t>For example</w:t>
      </w:r>
      <w:r>
        <w:rPr>
          <w:rFonts w:ascii="Times New Roman" w:hAnsi="Times New Roman" w:cs="Times New Roman"/>
          <w:iCs/>
        </w:rPr>
        <w:t>, wind exposure negatively affected all plant-growth traits</w:t>
      </w:r>
      <w:r w:rsidR="00254970">
        <w:rPr>
          <w:rFonts w:ascii="Times New Roman" w:hAnsi="Times New Roman" w:cs="Times New Roman"/>
          <w:iCs/>
        </w:rPr>
        <w:t xml:space="preserve"> (Table 1)</w:t>
      </w:r>
      <w:r>
        <w:rPr>
          <w:rFonts w:ascii="Times New Roman" w:hAnsi="Times New Roman" w:cs="Times New Roman"/>
          <w:iCs/>
        </w:rPr>
        <w:t xml:space="preserve">. Moreover, the negative effects of wind </w:t>
      </w:r>
      <w:r w:rsidR="00254970">
        <w:rPr>
          <w:rFonts w:ascii="Times New Roman" w:hAnsi="Times New Roman" w:cs="Times New Roman"/>
          <w:iCs/>
        </w:rPr>
        <w:t xml:space="preserve">exposure </w:t>
      </w:r>
      <w:r>
        <w:rPr>
          <w:rFonts w:ascii="Times New Roman" w:hAnsi="Times New Roman" w:cs="Times New Roman"/>
          <w:iCs/>
        </w:rPr>
        <w:t>were magnified by the end of the experiment for both plant height</w:t>
      </w:r>
      <w:r w:rsidR="00254970">
        <w:rPr>
          <w:rFonts w:ascii="Times New Roman" w:hAnsi="Times New Roman" w:cs="Times New Roman"/>
          <w:iCs/>
        </w:rPr>
        <w:t xml:space="preserve"> (Fig. 6C)</w:t>
      </w:r>
      <w:r>
        <w:rPr>
          <w:rFonts w:ascii="Times New Roman" w:hAnsi="Times New Roman" w:cs="Times New Roman"/>
          <w:iCs/>
        </w:rPr>
        <w:t xml:space="preserve"> and the nu</w:t>
      </w:r>
      <w:r w:rsidR="001B5E1F">
        <w:rPr>
          <w:rFonts w:ascii="Times New Roman" w:hAnsi="Times New Roman" w:cs="Times New Roman"/>
          <w:iCs/>
        </w:rPr>
        <w:t>mber of shoots produced (Table 2</w:t>
      </w:r>
      <w:r>
        <w:rPr>
          <w:rFonts w:ascii="Times New Roman" w:hAnsi="Times New Roman" w:cs="Times New Roman"/>
          <w:iCs/>
        </w:rPr>
        <w:t>).</w:t>
      </w:r>
      <w:r>
        <w:rPr>
          <w:rFonts w:ascii="Times New Roman" w:hAnsi="Times New Roman" w:cs="Times New Roman"/>
          <w:i/>
          <w:iCs/>
        </w:rPr>
        <w:t xml:space="preserve"> </w:t>
      </w:r>
      <w:r>
        <w:rPr>
          <w:rFonts w:ascii="Times New Roman" w:hAnsi="Times New Roman" w:cs="Times New Roman"/>
          <w:iCs/>
        </w:rPr>
        <w:t>Still, willow genotype had a pronounced effect on all plant-growth traits, resulting in willows that varied over 2-fold in height</w:t>
      </w:r>
      <w:r w:rsidR="00254970">
        <w:rPr>
          <w:rFonts w:ascii="Times New Roman" w:hAnsi="Times New Roman" w:cs="Times New Roman"/>
          <w:iCs/>
        </w:rPr>
        <w:t xml:space="preserve"> (Fig. 6D)</w:t>
      </w:r>
      <w:r>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Pr>
          <w:rFonts w:ascii="Times New Roman" w:hAnsi="Times New Roman" w:cs="Times New Roman"/>
          <w:iCs/>
        </w:rPr>
        <w:t>), this G</w:t>
      </w:r>
      <m:oMath>
        <m:r>
          <w:rPr>
            <w:rFonts w:ascii="Cambria Math" w:hAnsi="Cambria Math" w:cs="Times New Roman"/>
          </w:rPr>
          <m:t>×</m:t>
        </m:r>
      </m:oMath>
      <w:r>
        <w:rPr>
          <w:rFonts w:ascii="Times New Roman" w:hAnsi="Times New Roman" w:cs="Times New Roman"/>
          <w:iCs/>
        </w:rPr>
        <w:t>E</w:t>
      </w:r>
      <w:r>
        <w:rPr>
          <w:rFonts w:ascii="Times New Roman" w:hAnsi="Times New Roman" w:cs="Times New Roman"/>
          <w:iCs/>
          <w:vertAlign w:val="subscript"/>
        </w:rPr>
        <w:t>year</w:t>
      </w:r>
      <w:r>
        <w:rPr>
          <w:rFonts w:ascii="Times New Roman" w:hAnsi="Times New Roman" w:cs="Times New Roman"/>
          <w:iCs/>
        </w:rPr>
        <w:t xml:space="preserve"> effect was relatively small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0.05) compared to the effect of genotype alone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Pr>
          <w:rFonts w:ascii="Times New Roman" w:hAnsi="Times New Roman" w:cs="Times New Roman"/>
          <w:iCs/>
        </w:rPr>
        <w:t xml:space="preserve">). The leaves of willow genotypes varied 46-fold in </w:t>
      </w:r>
      <w:proofErr w:type="spellStart"/>
      <w:r>
        <w:rPr>
          <w:rFonts w:ascii="Times New Roman" w:hAnsi="Times New Roman" w:cs="Times New Roman"/>
          <w:iCs/>
        </w:rPr>
        <w:t>trichome</w:t>
      </w:r>
      <w:proofErr w:type="spellEnd"/>
      <w:r>
        <w:rPr>
          <w:rFonts w:ascii="Times New Roman" w:hAnsi="Times New Roman" w:cs="Times New Roman"/>
          <w:iCs/>
        </w:rPr>
        <w:t xml:space="preserve"> density, 1.5-fold in SLA, and 1.6-fold in C</w:t>
      </w:r>
      <w:proofErr w:type="gramStart"/>
      <w:r>
        <w:rPr>
          <w:rFonts w:ascii="Times New Roman" w:hAnsi="Times New Roman" w:cs="Times New Roman"/>
          <w:iCs/>
        </w:rPr>
        <w:t>:N</w:t>
      </w:r>
      <w:proofErr w:type="gramEnd"/>
      <w:r w:rsidR="001B5E1F">
        <w:rPr>
          <w:rFonts w:ascii="Times New Roman" w:hAnsi="Times New Roman" w:cs="Times New Roman"/>
          <w:iCs/>
        </w:rPr>
        <w:t xml:space="preserve"> (Fig. 6E)</w:t>
      </w:r>
      <w:r>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0.11; 2013,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0.16). Unlike </w:t>
      </w:r>
      <w:r w:rsidR="00042C2C">
        <w:rPr>
          <w:rFonts w:ascii="Times New Roman" w:hAnsi="Times New Roman" w:cs="Times New Roman"/>
          <w:iCs/>
        </w:rPr>
        <w:t>aboveground plant traits</w:t>
      </w:r>
      <w:r>
        <w:rPr>
          <w:rFonts w:ascii="Times New Roman" w:hAnsi="Times New Roman" w:cs="Times New Roman"/>
          <w:iCs/>
        </w:rPr>
        <w:t>, root C</w:t>
      </w:r>
      <w:proofErr w:type="gramStart"/>
      <w:r>
        <w:rPr>
          <w:rFonts w:ascii="Times New Roman" w:hAnsi="Times New Roman" w:cs="Times New Roman"/>
          <w:iCs/>
        </w:rPr>
        <w:t>:N</w:t>
      </w:r>
      <w:proofErr w:type="gramEnd"/>
      <w:r>
        <w:rPr>
          <w:rFonts w:ascii="Times New Roman" w:hAnsi="Times New Roman" w:cs="Times New Roman"/>
          <w:iCs/>
        </w:rPr>
        <w:t xml:space="preserve"> did not appear to be influenced by either wind exposure or willow genotype</w:t>
      </w:r>
      <w:r w:rsidR="001B5E1F">
        <w:rPr>
          <w:rFonts w:ascii="Times New Roman" w:hAnsi="Times New Roman" w:cs="Times New Roman"/>
          <w:iCs/>
        </w:rPr>
        <w:t xml:space="preserve"> (Table 2, Fig. 6F)</w:t>
      </w:r>
      <w:r>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77777777" w:rsidR="002226AF" w:rsidRDefault="00843DC0" w:rsidP="0059295B">
      <w:pPr>
        <w:spacing w:line="480" w:lineRule="auto"/>
        <w:rPr>
          <w:rFonts w:ascii="Times New Roman" w:hAnsi="Times New Roman" w:cs="Times New Roman"/>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F21266">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sidR="00F21266">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w:t>
      </w:r>
      <w:r w:rsidR="00807D96">
        <w:rPr>
          <w:rFonts w:ascii="Times New Roman" w:hAnsi="Times New Roman" w:cs="Times New Roman"/>
        </w:rPr>
        <w:lastRenderedPageBreak/>
        <w:t>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sidR="00F21266">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sidR="00F21266">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48E44734"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w:t>
      </w:r>
      <w:proofErr w:type="spellStart"/>
      <w:r w:rsidR="00632B9F">
        <w:rPr>
          <w:rFonts w:ascii="Times New Roman" w:hAnsi="Times New Roman" w:cs="Times New Roman"/>
        </w:rPr>
        <w:t>coef</w:t>
      </w:r>
      <w:proofErr w:type="spellEnd"/>
      <w:r w:rsidR="00632B9F">
        <w:rPr>
          <w:rFonts w:ascii="Times New Roman" w:hAnsi="Times New Roman" w:cs="Times New Roman"/>
        </w:rPr>
        <w:t xml:space="preserve">. = -0.08), and rarefied richness (std. </w:t>
      </w:r>
      <w:proofErr w:type="spellStart"/>
      <w:r w:rsidR="00632B9F">
        <w:rPr>
          <w:rFonts w:ascii="Times New Roman" w:hAnsi="Times New Roman" w:cs="Times New Roman"/>
        </w:rPr>
        <w:t>coef</w:t>
      </w:r>
      <w:proofErr w:type="spellEnd"/>
      <w:r w:rsidR="00632B9F">
        <w:rPr>
          <w:rFonts w:ascii="Times New Roman" w:hAnsi="Times New Roman" w:cs="Times New Roman"/>
        </w:rPr>
        <w:t>.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0.28), and rarefied richness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632B9F">
        <w:rPr>
          <w:rFonts w:ascii="Times New Roman" w:hAnsi="Times New Roman" w:cs="Times New Roman"/>
        </w:rPr>
        <w:t>Trait PC2 has a strong positive correlation with l</w:t>
      </w:r>
      <w:r w:rsidR="00856CC9">
        <w:rPr>
          <w:rFonts w:ascii="Times New Roman" w:hAnsi="Times New Roman" w:cs="Times New Roman"/>
        </w:rPr>
        <w:t>eaf C</w:t>
      </w:r>
      <w:proofErr w:type="gramStart"/>
      <w:r w:rsidR="00856CC9">
        <w:rPr>
          <w:rFonts w:ascii="Times New Roman" w:hAnsi="Times New Roman" w:cs="Times New Roman"/>
        </w:rPr>
        <w:t>:N</w:t>
      </w:r>
      <w:proofErr w:type="gramEnd"/>
      <w:r w:rsidR="00856CC9">
        <w:rPr>
          <w:rFonts w:ascii="Times New Roman" w:hAnsi="Times New Roman" w:cs="Times New Roman"/>
        </w:rPr>
        <w:t>,</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 xml:space="preserve">Positive values of </w:t>
      </w:r>
      <w:r w:rsidR="00EC0B89">
        <w:rPr>
          <w:rFonts w:ascii="Times New Roman" w:hAnsi="Times New Roman" w:cs="Times New Roman"/>
        </w:rPr>
        <w:lastRenderedPageBreak/>
        <w:t>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w:t>
      </w:r>
      <w:proofErr w:type="spellStart"/>
      <w:r w:rsidR="00CF7912">
        <w:rPr>
          <w:rFonts w:ascii="Times New Roman" w:hAnsi="Times New Roman" w:cs="Times New Roman"/>
        </w:rPr>
        <w:t>tiering</w:t>
      </w:r>
      <w:proofErr w:type="spellEnd"/>
      <w:r w:rsidR="00CF7912">
        <w:rPr>
          <w:rFonts w:ascii="Times New Roman" w:hAnsi="Times New Roman" w:cs="Times New Roman"/>
        </w:rPr>
        <w:t xml:space="preserve">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4FC3CB72"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w:t>
      </w:r>
      <w:r w:rsidR="00B07E5B">
        <w:rPr>
          <w:rFonts w:ascii="Times New Roman" w:hAnsi="Times New Roman" w:cs="Times New Roman"/>
        </w:rPr>
        <w:t xml:space="preserve"> communities</w:t>
      </w:r>
      <w:r>
        <w:rPr>
          <w:rFonts w:ascii="Times New Roman" w:hAnsi="Times New Roman" w:cs="Times New Roman"/>
        </w:rPr>
        <w:t>. For example, soil PC1, and to a lesser extent root C</w:t>
      </w:r>
      <w:proofErr w:type="gramStart"/>
      <w:r>
        <w:rPr>
          <w:rFonts w:ascii="Times New Roman" w:hAnsi="Times New Roman" w:cs="Times New Roman"/>
        </w:rPr>
        <w:t>:N</w:t>
      </w:r>
      <w:proofErr w:type="gramEnd"/>
      <w:r>
        <w:rPr>
          <w:rFonts w:ascii="Times New Roman" w:hAnsi="Times New Roman" w:cs="Times New Roman"/>
        </w:rPr>
        <w:t xml:space="preserve">, </w:t>
      </w:r>
      <w:r w:rsidR="00A75B31">
        <w:rPr>
          <w:rFonts w:ascii="Times New Roman" w:hAnsi="Times New Roman" w:cs="Times New Roman"/>
        </w:rPr>
        <w:t xml:space="preserve">negatively affected </w:t>
      </w:r>
      <w:proofErr w:type="spellStart"/>
      <w:r w:rsidR="00A75B31">
        <w:rPr>
          <w:rFonts w:ascii="Times New Roman" w:hAnsi="Times New Roman" w:cs="Times New Roman"/>
        </w:rPr>
        <w:t>mycorrhiza</w:t>
      </w:r>
      <w:proofErr w:type="spellEnd"/>
      <w:r w:rsidR="00A75B31">
        <w:rPr>
          <w:rFonts w:ascii="Times New Roman" w:hAnsi="Times New Roman" w:cs="Times New Roman"/>
        </w:rPr>
        <w:t xml:space="preserve"> richness</w:t>
      </w:r>
      <w:r w:rsidR="00B07E5B">
        <w:rPr>
          <w:rFonts w:ascii="Times New Roman" w:hAnsi="Times New Roman" w:cs="Times New Roman"/>
        </w:rPr>
        <w:t xml:space="preserve"> (Fig. 7A), abundance</w:t>
      </w:r>
      <w:r w:rsidR="009877C7">
        <w:rPr>
          <w:rFonts w:ascii="Times New Roman" w:hAnsi="Times New Roman" w:cs="Times New Roman"/>
        </w:rPr>
        <w:t xml:space="preserve"> (std.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-0.15)</w:t>
      </w:r>
      <w:r w:rsidR="00B07E5B">
        <w:rPr>
          <w:rFonts w:ascii="Times New Roman" w:hAnsi="Times New Roman" w:cs="Times New Roman"/>
        </w:rPr>
        <w:t>, and rarefied richness (</w:t>
      </w:r>
      <w:r w:rsidR="009877C7">
        <w:rPr>
          <w:rFonts w:ascii="Times New Roman" w:hAnsi="Times New Roman" w:cs="Times New Roman"/>
        </w:rPr>
        <w:t xml:space="preserve">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proofErr w:type="spellStart"/>
      <w:r w:rsidR="00A75B31">
        <w:rPr>
          <w:rFonts w:ascii="Times New Roman" w:hAnsi="Times New Roman" w:cs="Times New Roman"/>
        </w:rPr>
        <w:t>mycorrhiza</w:t>
      </w:r>
      <w:proofErr w:type="spellEnd"/>
      <w:r w:rsidR="00A75B31">
        <w:rPr>
          <w:rFonts w:ascii="Times New Roman" w:hAnsi="Times New Roman" w:cs="Times New Roman"/>
        </w:rPr>
        <w:t xml:space="preserve">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w:t>
      </w:r>
      <w:proofErr w:type="spellStart"/>
      <w:r w:rsidR="00150105">
        <w:rPr>
          <w:rFonts w:ascii="Times New Roman" w:hAnsi="Times New Roman" w:cs="Times New Roman"/>
        </w:rPr>
        <w:t>coef</w:t>
      </w:r>
      <w:proofErr w:type="spellEnd"/>
      <w:r w:rsidR="00150105">
        <w:rPr>
          <w:rFonts w:ascii="Times New Roman" w:hAnsi="Times New Roman" w:cs="Times New Roman"/>
        </w:rPr>
        <w:t>. = 0.23)</w:t>
      </w:r>
      <w:r w:rsidR="009877C7">
        <w:rPr>
          <w:rFonts w:ascii="Times New Roman" w:hAnsi="Times New Roman" w:cs="Times New Roman"/>
        </w:rPr>
        <w:t xml:space="preserve">, and rarefied richness (std. </w:t>
      </w:r>
      <w:proofErr w:type="spellStart"/>
      <w:r w:rsidR="009877C7">
        <w:rPr>
          <w:rFonts w:ascii="Times New Roman" w:hAnsi="Times New Roman" w:cs="Times New Roman"/>
        </w:rPr>
        <w:t>coef</w:t>
      </w:r>
      <w:proofErr w:type="spellEnd"/>
      <w:r w:rsidR="009877C7">
        <w:rPr>
          <w:rFonts w:ascii="Times New Roman" w:hAnsi="Times New Roman" w:cs="Times New Roman"/>
        </w:rPr>
        <w:t xml:space="preserve">.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Although we detected clear effects of soil properties and root C</w:t>
      </w:r>
      <w:proofErr w:type="gramStart"/>
      <w:r w:rsidR="00D13B63">
        <w:rPr>
          <w:rFonts w:ascii="Times New Roman" w:hAnsi="Times New Roman" w:cs="Times New Roman"/>
        </w:rPr>
        <w:t>:N</w:t>
      </w:r>
      <w:proofErr w:type="gramEnd"/>
      <w:r w:rsidR="00D13B63">
        <w:rPr>
          <w:rFonts w:ascii="Times New Roman" w:hAnsi="Times New Roman" w:cs="Times New Roman"/>
        </w:rPr>
        <w:t xml:space="preserve"> on 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proofErr w:type="spellStart"/>
      <w:r w:rsidR="001D65C6">
        <w:rPr>
          <w:rFonts w:ascii="Times New Roman" w:hAnsi="Times New Roman" w:cs="Times New Roman"/>
        </w:rPr>
        <w:t>mycorrhizal</w:t>
      </w:r>
      <w:proofErr w:type="spellEnd"/>
      <w:r w:rsidR="001D65C6">
        <w:rPr>
          <w:rFonts w:ascii="Times New Roman" w:hAnsi="Times New Roman" w:cs="Times New Roman"/>
        </w:rPr>
        <w:t xml:space="preserve">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w:t>
      </w:r>
      <w:proofErr w:type="gramStart"/>
      <w:r w:rsidR="009D7A8F">
        <w:rPr>
          <w:rFonts w:ascii="Times New Roman" w:hAnsi="Times New Roman" w:cs="Times New Roman"/>
          <w:vertAlign w:val="subscript"/>
        </w:rPr>
        <w:t>,106</w:t>
      </w:r>
      <w:proofErr w:type="gramEnd"/>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though, seeing as how we only measured one belowground plant trait (root C</w:t>
      </w:r>
      <w:proofErr w:type="gramStart"/>
      <w:r w:rsidR="000019A9">
        <w:rPr>
          <w:rFonts w:ascii="Times New Roman" w:hAnsi="Times New Roman" w:cs="Times New Roman"/>
        </w:rPr>
        <w:t>:N</w:t>
      </w:r>
      <w:proofErr w:type="gramEnd"/>
      <w:r w:rsidR="000019A9">
        <w:rPr>
          <w:rFonts w:ascii="Times New Roman" w:hAnsi="Times New Roman" w:cs="Times New Roman"/>
        </w:rPr>
        <w:t>)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2D060825" w14:textId="65420B73" w:rsidR="00093FD8" w:rsidRDefault="00B7603A" w:rsidP="0059295B">
      <w:pPr>
        <w:spacing w:line="480" w:lineRule="auto"/>
        <w:rPr>
          <w:rFonts w:ascii="Times New Roman" w:hAnsi="Times New Roman" w:cs="Times New Roman"/>
        </w:rPr>
      </w:pPr>
      <w:r>
        <w:rPr>
          <w:rFonts w:ascii="Times New Roman" w:hAnsi="Times New Roman" w:cs="Times New Roman"/>
        </w:rPr>
        <w:t>Knowing the relative importance of genetic variation vs. the environment in shaping associated communities is crucial for determining whether a community geneti</w:t>
      </w:r>
      <w:r w:rsidR="00810B28">
        <w:rPr>
          <w:rFonts w:ascii="Times New Roman" w:hAnsi="Times New Roman" w:cs="Times New Roman"/>
        </w:rPr>
        <w:t>cs approach is warranted (</w:t>
      </w:r>
      <w:r>
        <w:rPr>
          <w:rFonts w:ascii="Times New Roman" w:hAnsi="Times New Roman" w:cs="Times New Roman"/>
        </w:rPr>
        <w:t xml:space="preserve">Hughes et al. 2008; </w:t>
      </w:r>
      <w:proofErr w:type="spellStart"/>
      <w:r>
        <w:rPr>
          <w:rFonts w:ascii="Times New Roman" w:hAnsi="Times New Roman" w:cs="Times New Roman"/>
        </w:rPr>
        <w:t>Hersch</w:t>
      </w:r>
      <w:proofErr w:type="spellEnd"/>
      <w:r>
        <w:rPr>
          <w:rFonts w:ascii="Times New Roman" w:hAnsi="Times New Roman" w:cs="Times New Roman"/>
        </w:rPr>
        <w:t xml:space="preserve">-Green et al. 2012). </w:t>
      </w:r>
      <w:r w:rsidR="007D1C62">
        <w:rPr>
          <w:rFonts w:ascii="Times New Roman" w:hAnsi="Times New Roman" w:cs="Times New Roman"/>
        </w:rPr>
        <w:t>Our key finding was</w:t>
      </w:r>
      <w:r w:rsidR="00932AF6">
        <w:rPr>
          <w:rFonts w:ascii="Times New Roman" w:hAnsi="Times New Roman" w:cs="Times New Roman"/>
        </w:rPr>
        <w:t xml:space="preserve"> that</w:t>
      </w:r>
      <w:r w:rsidR="007D1C62">
        <w:rPr>
          <w:rFonts w:ascii="Times New Roman" w:hAnsi="Times New Roman" w:cs="Times New Roman"/>
        </w:rPr>
        <w:t xml:space="preserve"> the relative imp</w:t>
      </w:r>
      <w:r w:rsidR="00810B28">
        <w:rPr>
          <w:rFonts w:ascii="Times New Roman" w:hAnsi="Times New Roman" w:cs="Times New Roman"/>
        </w:rPr>
        <w:t>ortance of host-plant genotype for structuring associated communities</w:t>
      </w:r>
      <w:r w:rsidR="007D1C62">
        <w:rPr>
          <w:rFonts w:ascii="Times New Roman" w:hAnsi="Times New Roman" w:cs="Times New Roman"/>
        </w:rPr>
        <w:t xml:space="preserve"> was context dependent. In the ant-aphid experiment, willow genetic variation tended to have a stronger effect on arthropod community structure compared to aphid additions and distance from ant mounds</w:t>
      </w:r>
      <w:r w:rsidR="001C3790">
        <w:rPr>
          <w:rFonts w:ascii="Times New Roman" w:hAnsi="Times New Roman" w:cs="Times New Roman"/>
        </w:rPr>
        <w:t>. Still</w:t>
      </w:r>
      <w:r w:rsidR="007D1C62">
        <w:rPr>
          <w:rFonts w:ascii="Times New Roman" w:hAnsi="Times New Roman" w:cs="Times New Roman"/>
        </w:rPr>
        <w:t xml:space="preserve">, we </w:t>
      </w:r>
      <w:r w:rsidR="001C3790">
        <w:rPr>
          <w:rFonts w:ascii="Times New Roman" w:hAnsi="Times New Roman" w:cs="Times New Roman"/>
        </w:rPr>
        <w:t>did find</w:t>
      </w:r>
      <w:r w:rsidR="007D1C62">
        <w:rPr>
          <w:rFonts w:ascii="Times New Roman" w:hAnsi="Times New Roman" w:cs="Times New Roman"/>
        </w:rPr>
        <w:t xml:space="preserve"> that aphid additions modified the effect of willow genotype on the composition of the arthropod community, suggesting that </w:t>
      </w:r>
      <w:r w:rsidR="00932AF6">
        <w:rPr>
          <w:rFonts w:ascii="Times New Roman" w:hAnsi="Times New Roman" w:cs="Times New Roman"/>
        </w:rPr>
        <w:t>we cannot simply compare the relative importance of host-plant genotype vs. the environment in shaping this community. In the wind experiment, we found that w</w:t>
      </w:r>
      <w:r w:rsidR="007D1C62">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proofErr w:type="spellStart"/>
      <w:r w:rsidR="007D1C62">
        <w:rPr>
          <w:rFonts w:ascii="Times New Roman" w:hAnsi="Times New Roman" w:cs="Times New Roman"/>
        </w:rPr>
        <w:t>mycorrhiza</w:t>
      </w:r>
      <w:proofErr w:type="spellEnd"/>
      <w:r w:rsidR="007D1C62">
        <w:rPr>
          <w:rFonts w:ascii="Times New Roman" w:hAnsi="Times New Roman" w:cs="Times New Roman"/>
        </w:rPr>
        <w:t xml:space="preserve">. </w:t>
      </w:r>
      <w:r w:rsidR="00932AF6">
        <w:rPr>
          <w:rFonts w:ascii="Times New Roman" w:hAnsi="Times New Roman" w:cs="Times New Roman"/>
        </w:rPr>
        <w:t>Despite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Taken together, our study suggests</w:t>
      </w:r>
      <w:r w:rsidR="00932AF6">
        <w:rPr>
          <w:rFonts w:ascii="Times New Roman" w:hAnsi="Times New Roman" w:cs="Times New Roman"/>
        </w:rPr>
        <w:t xml:space="preserve"> that it would be unwise for future experiments to ignore the importance of host-plant genetic variation</w:t>
      </w:r>
      <w:r w:rsidR="00661BCF">
        <w:rPr>
          <w:rFonts w:ascii="Times New Roman" w:hAnsi="Times New Roman" w:cs="Times New Roman"/>
        </w:rPr>
        <w:t xml:space="preserve"> in structuring associated communities</w:t>
      </w:r>
      <w:r w:rsidR="00932AF6">
        <w:rPr>
          <w:rFonts w:ascii="Times New Roman" w:hAnsi="Times New Roman" w:cs="Times New Roman"/>
        </w:rPr>
        <w:t>.</w:t>
      </w:r>
    </w:p>
    <w:p w14:paraId="0FB50AD6" w14:textId="77777777" w:rsidR="00C64A07" w:rsidRDefault="00C64A07" w:rsidP="0059295B">
      <w:pPr>
        <w:spacing w:line="480" w:lineRule="auto"/>
        <w:rPr>
          <w:rFonts w:ascii="Times New Roman" w:hAnsi="Times New Roman" w:cs="Times New Roman"/>
        </w:rPr>
      </w:pPr>
    </w:p>
    <w:p w14:paraId="24259131" w14:textId="503FCD25" w:rsidR="00472F7E" w:rsidRPr="00472F7E" w:rsidRDefault="00472F7E" w:rsidP="0059295B">
      <w:pPr>
        <w:spacing w:line="480" w:lineRule="auto"/>
        <w:rPr>
          <w:rFonts w:ascii="Times New Roman" w:hAnsi="Times New Roman" w:cs="Times New Roman"/>
          <w:i/>
        </w:rPr>
      </w:pPr>
      <w:r w:rsidRPr="00472F7E">
        <w:rPr>
          <w:rFonts w:ascii="Times New Roman" w:hAnsi="Times New Roman" w:cs="Times New Roman"/>
          <w:i/>
        </w:rPr>
        <w:t>Biotic vs. abiotic environments</w:t>
      </w:r>
    </w:p>
    <w:p w14:paraId="4CA31F86" w14:textId="3650D36E" w:rsidR="00092F60" w:rsidRDefault="00555944" w:rsidP="00315546">
      <w:pPr>
        <w:spacing w:line="480" w:lineRule="auto"/>
        <w:rPr>
          <w:rFonts w:ascii="Times New Roman" w:hAnsi="Times New Roman" w:cs="Times New Roman"/>
        </w:rPr>
      </w:pPr>
      <w:r>
        <w:rPr>
          <w:rFonts w:ascii="Times New Roman" w:hAnsi="Times New Roman" w:cs="Times New Roman"/>
        </w:rPr>
        <w:t xml:space="preserve">Our study supports an emerging trend that small-scale biotic variation </w:t>
      </w:r>
      <w:r w:rsidR="00AC4271">
        <w:rPr>
          <w:rFonts w:ascii="Times New Roman" w:hAnsi="Times New Roman" w:cs="Times New Roman"/>
        </w:rPr>
        <w:t>tends to</w:t>
      </w:r>
      <w:r>
        <w:rPr>
          <w:rFonts w:ascii="Times New Roman" w:hAnsi="Times New Roman" w:cs="Times New Roman"/>
        </w:rPr>
        <w:t xml:space="preserve"> have either weakly additive or non-additive effects in structuring associated communities of </w:t>
      </w:r>
      <w:r>
        <w:rPr>
          <w:rFonts w:ascii="Times New Roman" w:hAnsi="Times New Roman" w:cs="Times New Roman"/>
        </w:rPr>
        <w:lastRenderedPageBreak/>
        <w:t xml:space="preserve">arthropods (McGuire and Johnson 2006, Johnson 2008, Mooney and </w:t>
      </w:r>
      <w:proofErr w:type="spellStart"/>
      <w:r>
        <w:rPr>
          <w:rFonts w:ascii="Times New Roman" w:hAnsi="Times New Roman" w:cs="Times New Roman"/>
        </w:rPr>
        <w:t>Agrawal</w:t>
      </w:r>
      <w:proofErr w:type="spellEnd"/>
      <w:r>
        <w:rPr>
          <w:rFonts w:ascii="Times New Roman" w:hAnsi="Times New Roman" w:cs="Times New Roman"/>
        </w:rPr>
        <w:t xml:space="preserve"> 2008, </w:t>
      </w:r>
      <w:proofErr w:type="spellStart"/>
      <w:r>
        <w:rPr>
          <w:rFonts w:ascii="Times New Roman" w:hAnsi="Times New Roman" w:cs="Times New Roman"/>
        </w:rPr>
        <w:t>Hochwender</w:t>
      </w:r>
      <w:proofErr w:type="spellEnd"/>
      <w:r>
        <w:rPr>
          <w:rFonts w:ascii="Times New Roman" w:hAnsi="Times New Roman" w:cs="Times New Roman"/>
        </w:rPr>
        <w:t xml:space="preserve"> et al. 2005). </w:t>
      </w:r>
      <w:r w:rsidR="00AC4271">
        <w:rPr>
          <w:rFonts w:ascii="Times New Roman" w:hAnsi="Times New Roman" w:cs="Times New Roman"/>
        </w:rPr>
        <w:t xml:space="preserve">In the weakly additive scenario, </w:t>
      </w:r>
      <w:r w:rsidR="00E34E09">
        <w:rPr>
          <w:rFonts w:ascii="Times New Roman" w:hAnsi="Times New Roman" w:cs="Times New Roman"/>
        </w:rPr>
        <w:t xml:space="preserve">changes in the genetic composition of the host-plant population </w:t>
      </w:r>
      <w:r w:rsidR="00212771">
        <w:rPr>
          <w:rFonts w:ascii="Times New Roman" w:hAnsi="Times New Roman" w:cs="Times New Roman"/>
        </w:rPr>
        <w:t>will have predictable effects on ass</w:t>
      </w:r>
      <w:r w:rsidR="00E34E09">
        <w:rPr>
          <w:rFonts w:ascii="Times New Roman" w:hAnsi="Times New Roman" w:cs="Times New Roman"/>
        </w:rPr>
        <w:t xml:space="preserve">ociated arthropod communities in </w:t>
      </w:r>
      <w:r w:rsidR="00212771">
        <w:rPr>
          <w:rFonts w:ascii="Times New Roman" w:hAnsi="Times New Roman" w:cs="Times New Roman"/>
        </w:rPr>
        <w:t xml:space="preserve">spite </w:t>
      </w:r>
      <w:r w:rsidR="00E34E09">
        <w:rPr>
          <w:rFonts w:ascii="Times New Roman" w:hAnsi="Times New Roman" w:cs="Times New Roman"/>
        </w:rPr>
        <w:t xml:space="preserve">of </w:t>
      </w:r>
      <w:r w:rsidR="00212771">
        <w:rPr>
          <w:rFonts w:ascii="Times New Roman" w:hAnsi="Times New Roman" w:cs="Times New Roman"/>
        </w:rPr>
        <w:t>variation in the biotic environment. In contrast, if the biotic environment has non-additive effects, t</w:t>
      </w:r>
      <w:r w:rsidR="00E34E09">
        <w:rPr>
          <w:rFonts w:ascii="Times New Roman" w:hAnsi="Times New Roman" w:cs="Times New Roman"/>
        </w:rPr>
        <w:t>hen host-plant evolution</w:t>
      </w:r>
      <w:r w:rsidR="00212771">
        <w:rPr>
          <w:rFonts w:ascii="Times New Roman" w:hAnsi="Times New Roman" w:cs="Times New Roman"/>
        </w:rPr>
        <w:t xml:space="preserve"> will have fundamentally different effects </w:t>
      </w:r>
      <w:r w:rsidR="00E34E09">
        <w:rPr>
          <w:rFonts w:ascii="Times New Roman" w:hAnsi="Times New Roman" w:cs="Times New Roman"/>
        </w:rPr>
        <w:t>on the associated community depending on</w:t>
      </w:r>
      <w:r w:rsidR="00212771">
        <w:rPr>
          <w:rFonts w:ascii="Times New Roman" w:hAnsi="Times New Roman" w:cs="Times New Roman"/>
        </w:rPr>
        <w:t xml:space="preserve"> the presence/absence of the biotic factor</w:t>
      </w:r>
      <w:r w:rsidR="00E34E09">
        <w:rPr>
          <w:rFonts w:ascii="Times New Roman" w:hAnsi="Times New Roman" w:cs="Times New Roman"/>
        </w:rPr>
        <w:t>.</w:t>
      </w:r>
      <w:r w:rsidR="00212771">
        <w:rPr>
          <w:rFonts w:ascii="Times New Roman" w:hAnsi="Times New Roman" w:cs="Times New Roman"/>
        </w:rPr>
        <w:t xml:space="preserve"> </w:t>
      </w:r>
      <w:r w:rsidR="00E34E09">
        <w:rPr>
          <w:rFonts w:ascii="Times New Roman" w:hAnsi="Times New Roman" w:cs="Times New Roman"/>
        </w:rPr>
        <w:t>Since biotic pressures are often highly variable in space and time (</w:t>
      </w:r>
      <w:proofErr w:type="spellStart"/>
      <w:r w:rsidR="00E34E09">
        <w:rPr>
          <w:rFonts w:ascii="Times New Roman" w:hAnsi="Times New Roman" w:cs="Times New Roman"/>
        </w:rPr>
        <w:t>Lewinsohn</w:t>
      </w:r>
      <w:proofErr w:type="spellEnd"/>
      <w:r w:rsidR="00E34E09">
        <w:rPr>
          <w:rFonts w:ascii="Times New Roman" w:hAnsi="Times New Roman" w:cs="Times New Roman"/>
        </w:rPr>
        <w:t xml:space="preserve"> et al. 2005), non-additive effects of biotic variation may help maintain biodiversity in spite of the effects of host-plant evolution.</w:t>
      </w:r>
      <w:r w:rsidR="00B42060">
        <w:rPr>
          <w:rFonts w:ascii="Times New Roman" w:hAnsi="Times New Roman" w:cs="Times New Roman"/>
        </w:rPr>
        <w:t xml:space="preserve"> </w:t>
      </w:r>
    </w:p>
    <w:p w14:paraId="4E83AF80" w14:textId="77777777" w:rsidR="00555944" w:rsidRDefault="00555944" w:rsidP="00315546">
      <w:pPr>
        <w:spacing w:line="480" w:lineRule="auto"/>
        <w:rPr>
          <w:rFonts w:ascii="Times New Roman" w:hAnsi="Times New Roman" w:cs="Times New Roman"/>
        </w:rPr>
      </w:pPr>
    </w:p>
    <w:p w14:paraId="00A1EA9F" w14:textId="336B1ADF" w:rsidR="00CE0F58" w:rsidRDefault="00092F60" w:rsidP="00AB13B4">
      <w:pPr>
        <w:spacing w:line="480" w:lineRule="auto"/>
        <w:rPr>
          <w:rFonts w:ascii="Times New Roman" w:hAnsi="Times New Roman" w:cs="Times New Roman"/>
        </w:rPr>
      </w:pPr>
      <w:r>
        <w:rPr>
          <w:rFonts w:ascii="Times New Roman" w:hAnsi="Times New Roman" w:cs="Times New Roman"/>
        </w:rPr>
        <w:t>In terms o</w:t>
      </w:r>
      <w:r w:rsidR="003A585B">
        <w:rPr>
          <w:rFonts w:ascii="Times New Roman" w:hAnsi="Times New Roman" w:cs="Times New Roman"/>
        </w:rPr>
        <w:t xml:space="preserve">f </w:t>
      </w:r>
      <w:r w:rsidR="00B42060">
        <w:rPr>
          <w:rFonts w:ascii="Times New Roman" w:hAnsi="Times New Roman" w:cs="Times New Roman"/>
        </w:rPr>
        <w:t>the abiotic environment</w:t>
      </w:r>
      <w:r>
        <w:rPr>
          <w:rFonts w:ascii="Times New Roman" w:hAnsi="Times New Roman" w:cs="Times New Roman"/>
        </w:rPr>
        <w:t>, there is a paucity of studies that have explicitly manipulated natural variation in the abiotic environment</w:t>
      </w:r>
      <w:r w:rsidR="00B42060">
        <w:rPr>
          <w:rFonts w:ascii="Times New Roman" w:hAnsi="Times New Roman" w:cs="Times New Roman"/>
        </w:rPr>
        <w:t xml:space="preserve"> making it difficult to draw useful comparisons</w:t>
      </w:r>
      <w:r>
        <w:rPr>
          <w:rFonts w:ascii="Times New Roman" w:hAnsi="Times New Roman" w:cs="Times New Roman"/>
        </w:rPr>
        <w:t>.</w:t>
      </w:r>
      <w:r w:rsidR="00B42060">
        <w:rPr>
          <w:rFonts w:ascii="Times New Roman" w:hAnsi="Times New Roman" w:cs="Times New Roman"/>
        </w:rPr>
        <w:t xml:space="preserve"> To date, t</w:t>
      </w:r>
      <w:r>
        <w:rPr>
          <w:rFonts w:ascii="Times New Roman" w:hAnsi="Times New Roman" w:cs="Times New Roman"/>
        </w:rPr>
        <w:t xml:space="preserve">he </w:t>
      </w:r>
      <w:r w:rsidR="00AB13B4">
        <w:rPr>
          <w:rFonts w:ascii="Times New Roman" w:hAnsi="Times New Roman" w:cs="Times New Roman"/>
        </w:rPr>
        <w:t xml:space="preserve">majority of </w:t>
      </w:r>
      <w:proofErr w:type="gramStart"/>
      <w:r w:rsidR="00B42060">
        <w:rPr>
          <w:rFonts w:ascii="Times New Roman" w:hAnsi="Times New Roman" w:cs="Times New Roman"/>
        </w:rPr>
        <w:t xml:space="preserve">community G x </w:t>
      </w:r>
      <w:proofErr w:type="spellStart"/>
      <w:r w:rsidR="00B42060">
        <w:rPr>
          <w:rFonts w:ascii="Times New Roman" w:hAnsi="Times New Roman" w:cs="Times New Roman"/>
        </w:rPr>
        <w:t>E</w:t>
      </w:r>
      <w:r w:rsidR="00B42060">
        <w:rPr>
          <w:rFonts w:ascii="Times New Roman" w:hAnsi="Times New Roman" w:cs="Times New Roman"/>
          <w:vertAlign w:val="subscript"/>
        </w:rPr>
        <w:t>abiotic</w:t>
      </w:r>
      <w:proofErr w:type="spellEnd"/>
      <w:r w:rsidR="000C2B9A">
        <w:rPr>
          <w:rFonts w:ascii="Times New Roman" w:hAnsi="Times New Roman" w:cs="Times New Roman"/>
        </w:rPr>
        <w:t xml:space="preserve"> </w:t>
      </w:r>
      <w:r w:rsidR="00B42060">
        <w:rPr>
          <w:rFonts w:ascii="Times New Roman" w:hAnsi="Times New Roman" w:cs="Times New Roman"/>
        </w:rPr>
        <w:t xml:space="preserve">studies </w:t>
      </w:r>
      <w:r w:rsidR="00AB13B4">
        <w:rPr>
          <w:rFonts w:ascii="Times New Roman" w:hAnsi="Times New Roman" w:cs="Times New Roman"/>
        </w:rPr>
        <w:t>have</w:t>
      </w:r>
      <w:proofErr w:type="gramEnd"/>
      <w:r>
        <w:rPr>
          <w:rFonts w:ascii="Times New Roman" w:hAnsi="Times New Roman" w:cs="Times New Roman"/>
        </w:rPr>
        <w:t xml:space="preserve"> manipulated </w:t>
      </w:r>
      <w:r w:rsidR="000F6EEC">
        <w:rPr>
          <w:rFonts w:ascii="Times New Roman" w:hAnsi="Times New Roman" w:cs="Times New Roman"/>
        </w:rPr>
        <w:t>the availability of soil Nitrogen</w:t>
      </w:r>
      <w:r w:rsidR="001C379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-Roberts and Mooney 2013</w:t>
      </w:r>
      <w:r>
        <w:rPr>
          <w:rFonts w:ascii="Times New Roman" w:hAnsi="Times New Roman" w:cs="Times New Roman"/>
        </w:rPr>
        <w:t xml:space="preserve">, </w:t>
      </w:r>
      <w:proofErr w:type="spellStart"/>
      <w:r>
        <w:rPr>
          <w:rFonts w:ascii="Times New Roman" w:hAnsi="Times New Roman" w:cs="Times New Roman"/>
        </w:rPr>
        <w:t>Orians</w:t>
      </w:r>
      <w:proofErr w:type="spellEnd"/>
      <w:r>
        <w:rPr>
          <w:rFonts w:ascii="Times New Roman" w:hAnsi="Times New Roman" w:cs="Times New Roman"/>
        </w:rPr>
        <w:t xml:space="preserve"> and Fritz 1996</w:t>
      </w:r>
      <w:r w:rsidR="00B42060">
        <w:rPr>
          <w:rFonts w:ascii="Times New Roman" w:hAnsi="Times New Roman" w:cs="Times New Roman"/>
        </w:rPr>
        <w:t xml:space="preserve">, </w:t>
      </w:r>
      <w:proofErr w:type="spellStart"/>
      <w:r w:rsidR="00B42060">
        <w:rPr>
          <w:rFonts w:ascii="Times New Roman" w:hAnsi="Times New Roman" w:cs="Times New Roman"/>
        </w:rPr>
        <w:t>Stiling</w:t>
      </w:r>
      <w:proofErr w:type="spellEnd"/>
      <w:r w:rsidR="00B42060">
        <w:rPr>
          <w:rFonts w:ascii="Times New Roman" w:hAnsi="Times New Roman" w:cs="Times New Roman"/>
        </w:rPr>
        <w:t xml:space="preserve"> and Rossi 1996</w:t>
      </w:r>
      <w:r>
        <w:rPr>
          <w:rFonts w:ascii="Times New Roman" w:hAnsi="Times New Roman" w:cs="Times New Roman"/>
        </w:rPr>
        <w:t>)</w:t>
      </w:r>
      <w:r w:rsidR="00AB13B4">
        <w:rPr>
          <w:rFonts w:ascii="Times New Roman" w:hAnsi="Times New Roman" w:cs="Times New Roman"/>
        </w:rPr>
        <w:t>, but it is unclear whether these manipulations reflect natural variation in this essential soil nutrient.</w:t>
      </w:r>
      <w:r w:rsidR="00B42060">
        <w:rPr>
          <w:rFonts w:ascii="Times New Roman" w:hAnsi="Times New Roman" w:cs="Times New Roman"/>
        </w:rPr>
        <w:t xml:space="preserve"> This may explain why the effects of variation in soil Nitrogen range from weakly additive (</w:t>
      </w:r>
      <w:proofErr w:type="spellStart"/>
      <w:r w:rsidR="00B42060">
        <w:rPr>
          <w:rFonts w:ascii="Times New Roman" w:hAnsi="Times New Roman" w:cs="Times New Roman"/>
        </w:rPr>
        <w:t>Abdala</w:t>
      </w:r>
      <w:proofErr w:type="spellEnd"/>
      <w:r w:rsidR="00B42060">
        <w:rPr>
          <w:rFonts w:ascii="Times New Roman" w:hAnsi="Times New Roman" w:cs="Times New Roman"/>
        </w:rPr>
        <w:t>-Roberts 2013) to strong and non-additive (</w:t>
      </w:r>
      <w:proofErr w:type="spellStart"/>
      <w:r w:rsidR="00B42060">
        <w:rPr>
          <w:rFonts w:ascii="Times New Roman" w:hAnsi="Times New Roman" w:cs="Times New Roman"/>
        </w:rPr>
        <w:t>Orians</w:t>
      </w:r>
      <w:proofErr w:type="spellEnd"/>
      <w:r w:rsidR="00B42060">
        <w:rPr>
          <w:rFonts w:ascii="Times New Roman" w:hAnsi="Times New Roman" w:cs="Times New Roman"/>
        </w:rPr>
        <w:t xml:space="preserve"> and Fritz 1996).</w:t>
      </w:r>
      <w:r w:rsidR="00AB13B4">
        <w:rPr>
          <w:rFonts w:ascii="Times New Roman" w:hAnsi="Times New Roman" w:cs="Times New Roman"/>
        </w:rPr>
        <w:t xml:space="preserve"> The one other community G x </w:t>
      </w:r>
      <w:proofErr w:type="spellStart"/>
      <w:r w:rsidR="00AB13B4">
        <w:rPr>
          <w:rFonts w:ascii="Times New Roman" w:hAnsi="Times New Roman" w:cs="Times New Roman"/>
        </w:rPr>
        <w:t>E</w:t>
      </w:r>
      <w:r w:rsidR="001C3790">
        <w:rPr>
          <w:rFonts w:ascii="Times New Roman" w:hAnsi="Times New Roman" w:cs="Times New Roman"/>
          <w:vertAlign w:val="subscript"/>
        </w:rPr>
        <w:t>abiotic</w:t>
      </w:r>
      <w:proofErr w:type="spellEnd"/>
      <w:r w:rsidR="00AB13B4">
        <w:rPr>
          <w:rFonts w:ascii="Times New Roman" w:hAnsi="Times New Roman" w:cs="Times New Roman"/>
        </w:rPr>
        <w:t xml:space="preserve"> study we are aware of that has manipulated natural variation in the abiotic environment is through a shade manipulation (</w:t>
      </w:r>
      <w:proofErr w:type="spellStart"/>
      <w:r w:rsidR="00AB13B4">
        <w:rPr>
          <w:rFonts w:ascii="Times New Roman" w:hAnsi="Times New Roman" w:cs="Times New Roman"/>
        </w:rPr>
        <w:t>Stiling</w:t>
      </w:r>
      <w:proofErr w:type="spellEnd"/>
      <w:r w:rsidR="00AB13B4">
        <w:rPr>
          <w:rFonts w:ascii="Times New Roman" w:hAnsi="Times New Roman" w:cs="Times New Roman"/>
        </w:rPr>
        <w:t xml:space="preserve"> an</w:t>
      </w:r>
      <w:r w:rsidR="001C3790">
        <w:rPr>
          <w:rFonts w:ascii="Times New Roman" w:hAnsi="Times New Roman" w:cs="Times New Roman"/>
        </w:rPr>
        <w:t>d Ross 1996</w:t>
      </w:r>
      <w:r w:rsidR="00B83F27">
        <w:rPr>
          <w:rFonts w:ascii="Times New Roman" w:hAnsi="Times New Roman" w:cs="Times New Roman"/>
        </w:rPr>
        <w:t>) and they observed</w:t>
      </w:r>
      <w:r w:rsidR="000C2B9A">
        <w:rPr>
          <w:rFonts w:ascii="Times New Roman" w:hAnsi="Times New Roman" w:cs="Times New Roman"/>
        </w:rPr>
        <w:t xml:space="preserve"> strong, additive effects of shade on densities of the gall midge, </w:t>
      </w:r>
      <w:proofErr w:type="spellStart"/>
      <w:r w:rsidR="000C2B9A" w:rsidRPr="000C2B9A">
        <w:rPr>
          <w:rFonts w:ascii="Times New Roman" w:hAnsi="Times New Roman" w:cs="Times New Roman"/>
          <w:i/>
        </w:rPr>
        <w:t>Asphondylia</w:t>
      </w:r>
      <w:proofErr w:type="spellEnd"/>
      <w:r w:rsidR="000C2B9A" w:rsidRPr="000C2B9A">
        <w:rPr>
          <w:rFonts w:ascii="Times New Roman" w:hAnsi="Times New Roman" w:cs="Times New Roman"/>
          <w:i/>
        </w:rPr>
        <w:t xml:space="preserve"> </w:t>
      </w:r>
      <w:proofErr w:type="spellStart"/>
      <w:r w:rsidR="000C2B9A" w:rsidRPr="000C2B9A">
        <w:rPr>
          <w:rFonts w:ascii="Times New Roman" w:hAnsi="Times New Roman" w:cs="Times New Roman"/>
          <w:i/>
        </w:rPr>
        <w:t>borrichiae</w:t>
      </w:r>
      <w:proofErr w:type="spellEnd"/>
      <w:r w:rsidR="00C67C69">
        <w:rPr>
          <w:rFonts w:ascii="Times New Roman" w:hAnsi="Times New Roman" w:cs="Times New Roman"/>
        </w:rPr>
        <w:t xml:space="preserve">, presumably </w:t>
      </w:r>
      <w:r w:rsidR="00FE65A4">
        <w:rPr>
          <w:rFonts w:ascii="Times New Roman" w:hAnsi="Times New Roman" w:cs="Times New Roman"/>
        </w:rPr>
        <w:t>through changes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a </w:t>
      </w:r>
      <w:r w:rsidR="00AB13B4">
        <w:rPr>
          <w:rFonts w:ascii="Times New Roman" w:hAnsi="Times New Roman" w:cs="Times New Roman"/>
        </w:rPr>
        <w:lastRenderedPageBreak/>
        <w:t>community genetics research approach, future experimental work should focus on manipulating natural variation in specific abiotic factors, or at the very least, measuring variability in abiotic factors to begin to identify putative causal factors.</w:t>
      </w:r>
    </w:p>
    <w:p w14:paraId="014D86BC" w14:textId="77777777" w:rsidR="00CE0F58" w:rsidRDefault="00CE0F58" w:rsidP="0059295B">
      <w:pPr>
        <w:spacing w:line="480" w:lineRule="auto"/>
        <w:rPr>
          <w:rFonts w:ascii="Times New Roman" w:hAnsi="Times New Roman" w:cs="Times New Roman"/>
        </w:rPr>
      </w:pPr>
    </w:p>
    <w:p w14:paraId="48B9BF34" w14:textId="23987099" w:rsidR="008062EE" w:rsidRPr="00121777" w:rsidRDefault="00D31A53" w:rsidP="0059295B">
      <w:pPr>
        <w:spacing w:line="480" w:lineRule="auto"/>
        <w:rPr>
          <w:rFonts w:ascii="Times New Roman" w:hAnsi="Times New Roman" w:cs="Times New Roman"/>
          <w:i/>
        </w:rPr>
      </w:pPr>
      <w:r>
        <w:rPr>
          <w:rFonts w:ascii="Times New Roman" w:hAnsi="Times New Roman" w:cs="Times New Roman"/>
          <w:i/>
        </w:rPr>
        <w:t>Above</w:t>
      </w:r>
      <w:r w:rsidR="00121777" w:rsidRPr="00121777">
        <w:rPr>
          <w:rFonts w:ascii="Times New Roman" w:hAnsi="Times New Roman" w:cs="Times New Roman"/>
          <w:i/>
        </w:rPr>
        <w:t xml:space="preserve"> vs. b</w:t>
      </w:r>
      <w:r w:rsidR="008062EE" w:rsidRPr="00121777">
        <w:rPr>
          <w:rFonts w:ascii="Times New Roman" w:hAnsi="Times New Roman" w:cs="Times New Roman"/>
          <w:i/>
        </w:rPr>
        <w:t>elowground community responses</w:t>
      </w:r>
    </w:p>
    <w:p w14:paraId="2AD1583F" w14:textId="3C33249B" w:rsidR="00BD6913" w:rsidRDefault="00BD6913" w:rsidP="0059295B">
      <w:pPr>
        <w:spacing w:line="480" w:lineRule="auto"/>
        <w:rPr>
          <w:rFonts w:ascii="Times New Roman" w:hAnsi="Times New Roman" w:cs="Times New Roman"/>
        </w:rPr>
      </w:pPr>
      <w:r>
        <w:rPr>
          <w:rFonts w:ascii="Times New Roman" w:hAnsi="Times New Roman" w:cs="Times New Roman"/>
        </w:rPr>
        <w:t xml:space="preserve">Although host plants are colonized by a diverse group of organisms, there are no genotype-by-environment studies, to our knowledge, that have simultaneously measured the responses of multiple community types. Interestingly, we found that communities responded differently to willow genetic and environmental variation, suggesting that these communities are interacting with the host-plant independently of each other. If this is true, then this suggests that studying these communities separately from one another, as has been typically done, may be appropriate. Still, other recent work has shown diverse communities exhibit-correlated responses among genotypes of </w:t>
      </w:r>
      <w:proofErr w:type="spellStart"/>
      <w:r w:rsidRPr="008A495B">
        <w:rPr>
          <w:rFonts w:ascii="Times New Roman" w:hAnsi="Times New Roman" w:cs="Times New Roman"/>
          <w:i/>
        </w:rPr>
        <w:t>Populus</w:t>
      </w:r>
      <w:proofErr w:type="spellEnd"/>
      <w:r w:rsidRPr="008A495B">
        <w:rPr>
          <w:rFonts w:ascii="Times New Roman" w:hAnsi="Times New Roman" w:cs="Times New Roman"/>
          <w:i/>
        </w:rPr>
        <w:t xml:space="preserve"> </w:t>
      </w:r>
      <w:proofErr w:type="spellStart"/>
      <w:r w:rsidRPr="008A495B">
        <w:rPr>
          <w:rFonts w:ascii="Times New Roman" w:hAnsi="Times New Roman" w:cs="Times New Roman"/>
          <w:i/>
        </w:rPr>
        <w:t>angustifolia</w:t>
      </w:r>
      <w:proofErr w:type="spellEnd"/>
      <w:r>
        <w:rPr>
          <w:rFonts w:ascii="Times New Roman" w:hAnsi="Times New Roman" w:cs="Times New Roman"/>
        </w:rPr>
        <w:t xml:space="preserve"> (</w:t>
      </w:r>
      <w:proofErr w:type="spellStart"/>
      <w:r>
        <w:rPr>
          <w:rFonts w:ascii="Times New Roman" w:hAnsi="Times New Roman" w:cs="Times New Roman"/>
        </w:rPr>
        <w:t>Lamit</w:t>
      </w:r>
      <w:proofErr w:type="spellEnd"/>
      <w:r>
        <w:rPr>
          <w:rFonts w:ascii="Times New Roman" w:hAnsi="Times New Roman" w:cs="Times New Roman"/>
        </w:rPr>
        <w:t xml:space="preserve"> et al. 2015). At present, it is too early to tell whether diverse communities interact strongly with each other, but future work should address this.</w:t>
      </w:r>
    </w:p>
    <w:p w14:paraId="11101F3C" w14:textId="77777777" w:rsidR="00BD6913" w:rsidRDefault="00BD6913" w:rsidP="0059295B">
      <w:pPr>
        <w:spacing w:line="480" w:lineRule="auto"/>
        <w:rPr>
          <w:rFonts w:ascii="Times New Roman" w:hAnsi="Times New Roman" w:cs="Times New Roman"/>
        </w:rPr>
      </w:pPr>
    </w:p>
    <w:p w14:paraId="59F06534" w14:textId="4A940003" w:rsidR="008836FD" w:rsidRDefault="00AB44CE" w:rsidP="0059295B">
      <w:pPr>
        <w:spacing w:line="480" w:lineRule="auto"/>
        <w:rPr>
          <w:rFonts w:ascii="Times New Roman" w:hAnsi="Times New Roman" w:cs="Times New Roman"/>
        </w:rPr>
      </w:pPr>
      <w:r>
        <w:rPr>
          <w:rFonts w:ascii="Times New Roman" w:hAnsi="Times New Roman" w:cs="Times New Roman"/>
        </w:rPr>
        <w:t>In the wind</w:t>
      </w:r>
      <w:r w:rsidR="00BD6913">
        <w:rPr>
          <w:rFonts w:ascii="Times New Roman" w:hAnsi="Times New Roman" w:cs="Times New Roman"/>
        </w:rPr>
        <w:t xml:space="preserve"> experiment, we found that the composition of the </w:t>
      </w:r>
      <w:proofErr w:type="spellStart"/>
      <w:r w:rsidR="00BD6913">
        <w:rPr>
          <w:rFonts w:ascii="Times New Roman" w:hAnsi="Times New Roman" w:cs="Times New Roman"/>
        </w:rPr>
        <w:t>ectomycorrhizal</w:t>
      </w:r>
      <w:proofErr w:type="spellEnd"/>
      <w:r w:rsidR="00BD6913">
        <w:rPr>
          <w:rFonts w:ascii="Times New Roman" w:hAnsi="Times New Roman" w:cs="Times New Roman"/>
        </w:rPr>
        <w:t xml:space="preserve"> community was the only community composition affected by host-plant genotype. This result contrasts with the findings from a recent meta-analysis, which</w:t>
      </w:r>
      <w:r>
        <w:rPr>
          <w:rFonts w:ascii="Times New Roman" w:hAnsi="Times New Roman" w:cs="Times New Roman"/>
        </w:rPr>
        <w:t xml:space="preserve"> </w:t>
      </w:r>
      <w:r w:rsidR="0042025D">
        <w:rPr>
          <w:rFonts w:ascii="Times New Roman" w:hAnsi="Times New Roman" w:cs="Times New Roman"/>
        </w:rPr>
        <w:t>suggested that aboveground communities are more sensitive to host-plant genetic variation tha</w:t>
      </w:r>
      <w:r w:rsidR="00D31A53">
        <w:rPr>
          <w:rFonts w:ascii="Times New Roman" w:hAnsi="Times New Roman" w:cs="Times New Roman"/>
        </w:rPr>
        <w:t>n belowground communities (</w:t>
      </w:r>
      <w:r w:rsidR="0042025D">
        <w:rPr>
          <w:rFonts w:ascii="Times New Roman" w:hAnsi="Times New Roman" w:cs="Times New Roman"/>
        </w:rPr>
        <w:t>Bailey et al. 2009)</w:t>
      </w:r>
      <w:r w:rsidR="006E08FB">
        <w:rPr>
          <w:rFonts w:ascii="Times New Roman" w:hAnsi="Times New Roman" w:cs="Times New Roman"/>
        </w:rPr>
        <w:t xml:space="preserve">. </w:t>
      </w:r>
      <w:r w:rsidR="00BD6913">
        <w:rPr>
          <w:rFonts w:ascii="Times New Roman" w:hAnsi="Times New Roman" w:cs="Times New Roman"/>
        </w:rPr>
        <w:t xml:space="preserve">Unfortunately, </w:t>
      </w:r>
      <w:r w:rsidR="000B7C2A">
        <w:rPr>
          <w:rFonts w:ascii="Times New Roman" w:hAnsi="Times New Roman" w:cs="Times New Roman"/>
        </w:rPr>
        <w:t>we have no idea which heritable</w:t>
      </w:r>
      <w:r w:rsidR="00BD6913">
        <w:rPr>
          <w:rFonts w:ascii="Times New Roman" w:hAnsi="Times New Roman" w:cs="Times New Roman"/>
        </w:rPr>
        <w:t xml:space="preserve"> plant traits are mediating the </w:t>
      </w:r>
      <w:proofErr w:type="spellStart"/>
      <w:r w:rsidR="00BD6913">
        <w:rPr>
          <w:rFonts w:ascii="Times New Roman" w:hAnsi="Times New Roman" w:cs="Times New Roman"/>
        </w:rPr>
        <w:t>ectomycorrhizal</w:t>
      </w:r>
      <w:proofErr w:type="spellEnd"/>
      <w:r w:rsidR="00BD6913">
        <w:rPr>
          <w:rFonts w:ascii="Times New Roman" w:hAnsi="Times New Roman" w:cs="Times New Roman"/>
        </w:rPr>
        <w:t xml:space="preserve"> community</w:t>
      </w:r>
      <w:r w:rsidR="000B7C2A">
        <w:rPr>
          <w:rFonts w:ascii="Times New Roman" w:hAnsi="Times New Roman" w:cs="Times New Roman"/>
        </w:rPr>
        <w:t xml:space="preserve"> response to willow genotype. </w:t>
      </w:r>
      <w:r w:rsidR="00BD6913">
        <w:rPr>
          <w:rFonts w:ascii="Times New Roman" w:hAnsi="Times New Roman" w:cs="Times New Roman"/>
        </w:rPr>
        <w:t>While w</w:t>
      </w:r>
      <w:r w:rsidR="000B7C2A">
        <w:rPr>
          <w:rFonts w:ascii="Times New Roman" w:hAnsi="Times New Roman" w:cs="Times New Roman"/>
        </w:rPr>
        <w:t xml:space="preserve">e have made substantial progress in the past decade understanding the </w:t>
      </w:r>
      <w:r w:rsidR="000B7C2A">
        <w:rPr>
          <w:rFonts w:ascii="Times New Roman" w:hAnsi="Times New Roman" w:cs="Times New Roman"/>
        </w:rPr>
        <w:lastRenderedPageBreak/>
        <w:t>mechanisms mediating the genetic basis of arthropod co</w:t>
      </w:r>
      <w:r w:rsidR="00BD6913">
        <w:rPr>
          <w:rFonts w:ascii="Times New Roman" w:hAnsi="Times New Roman" w:cs="Times New Roman"/>
        </w:rPr>
        <w:t>mmunity assembly on host plants, i</w:t>
      </w:r>
      <w:r w:rsidR="000B7C2A">
        <w:rPr>
          <w:rFonts w:ascii="Times New Roman" w:hAnsi="Times New Roman" w:cs="Times New Roman"/>
        </w:rPr>
        <w:t>t is time that community genetic</w:t>
      </w:r>
      <w:r w:rsidR="00BD6913">
        <w:rPr>
          <w:rFonts w:ascii="Times New Roman" w:hAnsi="Times New Roman" w:cs="Times New Roman"/>
        </w:rPr>
        <w:t>s</w:t>
      </w:r>
      <w:r w:rsidR="000B7C2A">
        <w:rPr>
          <w:rFonts w:ascii="Times New Roman" w:hAnsi="Times New Roman" w:cs="Times New Roman"/>
        </w:rPr>
        <w:t xml:space="preserve"> research turns its attention belowground to understand the plant traits influencing these belowground communities. This will have the added benefit of understanding </w:t>
      </w:r>
      <w:r w:rsidR="00BD6913">
        <w:rPr>
          <w:rFonts w:ascii="Times New Roman" w:hAnsi="Times New Roman" w:cs="Times New Roman"/>
        </w:rPr>
        <w:t xml:space="preserve">associations </w:t>
      </w:r>
      <w:r w:rsidR="000B7C2A">
        <w:rPr>
          <w:rFonts w:ascii="Times New Roman" w:hAnsi="Times New Roman" w:cs="Times New Roman"/>
        </w:rPr>
        <w:t>between above and belowground traits which will be im</w:t>
      </w:r>
      <w:r w:rsidR="00BD6913">
        <w:rPr>
          <w:rFonts w:ascii="Times New Roman" w:hAnsi="Times New Roman" w:cs="Times New Roman"/>
        </w:rPr>
        <w:t xml:space="preserve">portant for predicting when we would </w:t>
      </w:r>
      <w:r w:rsidR="000B7C2A">
        <w:rPr>
          <w:rFonts w:ascii="Times New Roman" w:hAnsi="Times New Roman" w:cs="Times New Roman"/>
        </w:rPr>
        <w:t>expect</w:t>
      </w:r>
      <w:r w:rsidR="00BD6913">
        <w:rPr>
          <w:rFonts w:ascii="Times New Roman" w:hAnsi="Times New Roman" w:cs="Times New Roman"/>
        </w:rPr>
        <w:t xml:space="preserve"> linkages between above and belowground communities</w:t>
      </w:r>
      <w:r w:rsidR="000B7C2A">
        <w:rPr>
          <w:rFonts w:ascii="Times New Roman" w:hAnsi="Times New Roman" w:cs="Times New Roman"/>
        </w:rPr>
        <w:t>.</w:t>
      </w:r>
      <w:r w:rsidR="00017B37">
        <w:rPr>
          <w:rFonts w:ascii="Times New Roman" w:hAnsi="Times New Roman" w:cs="Times New Roman"/>
        </w:rPr>
        <w:t xml:space="preserve"> </w:t>
      </w:r>
      <w:r w:rsidR="00786B07">
        <w:rPr>
          <w:rFonts w:ascii="Times New Roman" w:hAnsi="Times New Roman" w:cs="Times New Roman"/>
        </w:rPr>
        <w:br/>
      </w:r>
    </w:p>
    <w:p w14:paraId="4889DEF4" w14:textId="77777777" w:rsidR="008836FD" w:rsidRDefault="008836FD" w:rsidP="0059295B">
      <w:pPr>
        <w:spacing w:line="480" w:lineRule="auto"/>
        <w:rPr>
          <w:rFonts w:ascii="Times New Roman" w:hAnsi="Times New Roman" w:cs="Times New Roman"/>
        </w:rPr>
      </w:pPr>
      <w:r>
        <w:rPr>
          <w:rFonts w:ascii="Times New Roman" w:hAnsi="Times New Roman" w:cs="Times New Roman"/>
          <w:i/>
        </w:rPr>
        <w:t>Mechanisms of community assembly</w:t>
      </w:r>
    </w:p>
    <w:p w14:paraId="26B55E1D" w14:textId="2071497D" w:rsidR="009C1FA0" w:rsidRDefault="00667636" w:rsidP="0059295B">
      <w:pPr>
        <w:spacing w:line="480" w:lineRule="auto"/>
        <w:rPr>
          <w:rFonts w:ascii="Times New Roman" w:hAnsi="Times New Roman" w:cs="Times New Roman"/>
        </w:rPr>
      </w:pPr>
      <w:r>
        <w:rPr>
          <w:rFonts w:ascii="Times New Roman" w:hAnsi="Times New Roman" w:cs="Times New Roman"/>
        </w:rPr>
        <w:t xml:space="preserve">Herbivores often respond to a suite of host-plant traits, so if those traits vary in their degree of heritability, we may expect certain herbivores to be </w:t>
      </w:r>
      <w:proofErr w:type="gramStart"/>
      <w:r>
        <w:rPr>
          <w:rFonts w:ascii="Times New Roman" w:hAnsi="Times New Roman" w:cs="Times New Roman"/>
        </w:rPr>
        <w:t>more influenced by environmental variation because the plant traits they are responding to are influenced by the environment</w:t>
      </w:r>
      <w:proofErr w:type="gramEnd"/>
      <w:r>
        <w:rPr>
          <w:rFonts w:ascii="Times New Roman" w:hAnsi="Times New Roman" w:cs="Times New Roman"/>
        </w:rPr>
        <w:t>. Based on prior work (Barbour et al. 2015), we hypothesized that leaf quality traits would be less influenced by environmental variation than plant-growth traits. Concordantly, we found that wind exposure had consistent, negative effects on plant growth</w:t>
      </w:r>
      <w:r w:rsidR="00CB44F7">
        <w:rPr>
          <w:rFonts w:ascii="Times New Roman" w:hAnsi="Times New Roman" w:cs="Times New Roman"/>
        </w:rPr>
        <w:t xml:space="preserve"> (trait PC1) and comparatively little effects on leaf quality (trait PC2).</w:t>
      </w:r>
      <w:r w:rsidR="00576028">
        <w:rPr>
          <w:rFonts w:ascii="Times New Roman" w:hAnsi="Times New Roman" w:cs="Times New Roman"/>
        </w:rPr>
        <w:t xml:space="preserve"> In contrast, we found that willow genotype was the primary determinant of plant growth variation in the ant-aphid experiment. Ther</w:t>
      </w:r>
      <w:r w:rsidR="00D31A53">
        <w:rPr>
          <w:rFonts w:ascii="Times New Roman" w:hAnsi="Times New Roman" w:cs="Times New Roman"/>
        </w:rPr>
        <w:t>efore, while variation in plant-</w:t>
      </w:r>
      <w:r w:rsidR="00576028">
        <w:rPr>
          <w:rFonts w:ascii="Times New Roman" w:hAnsi="Times New Roman" w:cs="Times New Roman"/>
        </w:rPr>
        <w:t>growth traits was the primary mechani</w:t>
      </w:r>
      <w:r w:rsidR="00D31A53">
        <w:rPr>
          <w:rFonts w:ascii="Times New Roman" w:hAnsi="Times New Roman" w:cs="Times New Roman"/>
        </w:rPr>
        <w:t>sm</w:t>
      </w:r>
      <w:r w:rsidR="00576028">
        <w:rPr>
          <w:rFonts w:ascii="Times New Roman" w:hAnsi="Times New Roman" w:cs="Times New Roman"/>
        </w:rPr>
        <w:t xml:space="preserve"> affecting arthropods in both experiments, we observed a clear effect of wind exposure on community responses due to its strong effect on trait PC1. </w:t>
      </w:r>
    </w:p>
    <w:p w14:paraId="67F28ACF" w14:textId="77777777" w:rsidR="009C1FA0" w:rsidRDefault="009C1FA0" w:rsidP="0059295B">
      <w:pPr>
        <w:spacing w:line="480" w:lineRule="auto"/>
        <w:rPr>
          <w:rFonts w:ascii="Times New Roman" w:hAnsi="Times New Roman" w:cs="Times New Roman"/>
        </w:rPr>
      </w:pPr>
    </w:p>
    <w:p w14:paraId="31C0272D" w14:textId="305339BA" w:rsidR="008836FD" w:rsidRDefault="009C1FA0" w:rsidP="0059295B">
      <w:pPr>
        <w:spacing w:line="480" w:lineRule="auto"/>
        <w:rPr>
          <w:rFonts w:ascii="Times New Roman" w:hAnsi="Times New Roman" w:cs="Times New Roman"/>
        </w:rPr>
      </w:pPr>
      <w:r>
        <w:rPr>
          <w:rFonts w:ascii="Times New Roman" w:hAnsi="Times New Roman" w:cs="Times New Roman"/>
        </w:rPr>
        <w:t xml:space="preserve">While this picture was clear for the wind experiment, we observed an interesting pattern in the ant-aphid experiment. Mainly, it appeared that </w:t>
      </w:r>
      <w:proofErr w:type="spellStart"/>
      <w:r>
        <w:rPr>
          <w:rFonts w:ascii="Times New Roman" w:hAnsi="Times New Roman" w:cs="Times New Roman"/>
        </w:rPr>
        <w:t>trichome</w:t>
      </w:r>
      <w:proofErr w:type="spellEnd"/>
      <w:r>
        <w:rPr>
          <w:rFonts w:ascii="Times New Roman" w:hAnsi="Times New Roman" w:cs="Times New Roman"/>
        </w:rPr>
        <w:t xml:space="preserve"> density, and perhaps an </w:t>
      </w:r>
      <w:r>
        <w:rPr>
          <w:rFonts w:ascii="Times New Roman" w:hAnsi="Times New Roman" w:cs="Times New Roman"/>
        </w:rPr>
        <w:lastRenderedPageBreak/>
        <w:t xml:space="preserve">unmeasured induced response was also at play as determined by an interaction between willow genotype and the environment. This suggests that leaf quality traits still exhibit substantial heritable variation, as predicted from a prior common garden experiment (Barbour et al. 2015). However, the values of these traits were highly plastic, depending on the additions of aphids. Furthermore, these induced responses were not necessarily associated with increased defense, as two of the 3 genotypes actually grew fewer </w:t>
      </w:r>
      <w:proofErr w:type="spellStart"/>
      <w:r>
        <w:rPr>
          <w:rFonts w:ascii="Times New Roman" w:hAnsi="Times New Roman" w:cs="Times New Roman"/>
        </w:rPr>
        <w:t>trichomes</w:t>
      </w:r>
      <w:proofErr w:type="spellEnd"/>
      <w:r>
        <w:rPr>
          <w:rFonts w:ascii="Times New Roman" w:hAnsi="Times New Roman" w:cs="Times New Roman"/>
        </w:rPr>
        <w:t xml:space="preserve"> in the aphid treatment, and one genotype was much more susceptible to other aphids in aphid treatment. This suggests that we should take a more nuanced perspective of </w:t>
      </w:r>
      <w:proofErr w:type="gramStart"/>
      <w:r>
        <w:rPr>
          <w:rFonts w:ascii="Times New Roman" w:hAnsi="Times New Roman" w:cs="Times New Roman"/>
        </w:rPr>
        <w:t>plant induced</w:t>
      </w:r>
      <w:proofErr w:type="gramEnd"/>
      <w:r>
        <w:rPr>
          <w:rFonts w:ascii="Times New Roman" w:hAnsi="Times New Roman" w:cs="Times New Roman"/>
        </w:rPr>
        <w:t xml:space="preserve"> traits and not immediately assume that they are adaptive (increased defense). Indeed, we may be ignoring an important “offensive” role</w:t>
      </w:r>
      <w:r w:rsidR="00C64CC7">
        <w:rPr>
          <w:rFonts w:ascii="Times New Roman" w:hAnsi="Times New Roman" w:cs="Times New Roman"/>
        </w:rPr>
        <w:t xml:space="preserve"> (</w:t>
      </w:r>
      <w:proofErr w:type="spellStart"/>
      <w:r w:rsidR="00C64CC7">
        <w:rPr>
          <w:rFonts w:ascii="Times New Roman" w:hAnsi="Times New Roman" w:cs="Times New Roman"/>
        </w:rPr>
        <w:t>Agrawal</w:t>
      </w:r>
      <w:proofErr w:type="spellEnd"/>
      <w:r w:rsidR="00C64CC7">
        <w:rPr>
          <w:rFonts w:ascii="Times New Roman" w:hAnsi="Times New Roman" w:cs="Times New Roman"/>
        </w:rPr>
        <w:t xml:space="preserve"> paper??)</w:t>
      </w:r>
      <w:r>
        <w:rPr>
          <w:rFonts w:ascii="Times New Roman" w:hAnsi="Times New Roman" w:cs="Times New Roman"/>
        </w:rPr>
        <w:t xml:space="preserve"> that herbivores may play. Indeed, there is substantial evidence that galling insects are capable of manipulating leaf secondary metabolites in consistent ways that appear to be to their benefit</w:t>
      </w:r>
      <w:r w:rsidR="005648F9">
        <w:rPr>
          <w:rFonts w:ascii="Times New Roman" w:hAnsi="Times New Roman" w:cs="Times New Roman"/>
        </w:rPr>
        <w:t xml:space="preserve"> (Nyman and </w:t>
      </w:r>
      <w:proofErr w:type="spellStart"/>
      <w:r w:rsidR="005648F9">
        <w:rPr>
          <w:rFonts w:ascii="Times New Roman" w:hAnsi="Times New Roman" w:cs="Times New Roman"/>
        </w:rPr>
        <w:t>Julkenen-Tiitto</w:t>
      </w:r>
      <w:proofErr w:type="spellEnd"/>
      <w:r w:rsidR="005648F9">
        <w:rPr>
          <w:rFonts w:ascii="Times New Roman" w:hAnsi="Times New Roman" w:cs="Times New Roman"/>
        </w:rPr>
        <w:t xml:space="preserve"> 2000</w:t>
      </w:r>
      <w:r>
        <w:rPr>
          <w:rFonts w:ascii="Times New Roman" w:hAnsi="Times New Roman" w:cs="Times New Roman"/>
        </w:rPr>
        <w:t>). Given that herbivores may impose highly heterogeneous selection pressures in space and time (</w:t>
      </w:r>
      <w:proofErr w:type="spellStart"/>
      <w:r w:rsidR="00EE57F6">
        <w:rPr>
          <w:rFonts w:ascii="Times New Roman" w:hAnsi="Times New Roman" w:cs="Times New Roman"/>
        </w:rPr>
        <w:t>Lewinsohn</w:t>
      </w:r>
      <w:proofErr w:type="spellEnd"/>
      <w:r w:rsidR="00EE57F6">
        <w:rPr>
          <w:rFonts w:ascii="Times New Roman" w:hAnsi="Times New Roman" w:cs="Times New Roman"/>
        </w:rPr>
        <w:t xml:space="preserve"> et al. 2005), it may not be surprising that a trait that was once adaptive may no longer be adaptive. </w:t>
      </w:r>
      <w:r w:rsidR="00C64CC7">
        <w:rPr>
          <w:rFonts w:ascii="Times New Roman" w:hAnsi="Times New Roman" w:cs="Times New Roman"/>
        </w:rPr>
        <w:t xml:space="preserve">A </w:t>
      </w:r>
      <w:r w:rsidR="005648F9">
        <w:rPr>
          <w:rFonts w:ascii="Times New Roman" w:hAnsi="Times New Roman" w:cs="Times New Roman"/>
        </w:rPr>
        <w:t>broader perspective that does not</w:t>
      </w:r>
      <w:r w:rsidR="00C64CC7">
        <w:rPr>
          <w:rFonts w:ascii="Times New Roman" w:hAnsi="Times New Roman" w:cs="Times New Roman"/>
        </w:rPr>
        <w:t xml:space="preserve"> simply shoehorn plant traits into “defense” </w:t>
      </w:r>
      <w:r w:rsidR="006C7C60">
        <w:rPr>
          <w:rFonts w:ascii="Times New Roman" w:hAnsi="Times New Roman" w:cs="Times New Roman"/>
        </w:rPr>
        <w:t>traits and includes the dynamic</w:t>
      </w:r>
      <w:r w:rsidR="00C64CC7">
        <w:rPr>
          <w:rFonts w:ascii="Times New Roman" w:hAnsi="Times New Roman" w:cs="Times New Roman"/>
        </w:rPr>
        <w:t xml:space="preserve"> interplay between </w:t>
      </w:r>
      <w:r w:rsidR="006C7C60">
        <w:rPr>
          <w:rFonts w:ascii="Times New Roman" w:hAnsi="Times New Roman" w:cs="Times New Roman"/>
        </w:rPr>
        <w:t xml:space="preserve">plants and herbivores may be necessary for understanding the </w:t>
      </w:r>
      <w:proofErr w:type="spellStart"/>
      <w:r w:rsidR="006C7C60">
        <w:rPr>
          <w:rFonts w:ascii="Times New Roman" w:hAnsi="Times New Roman" w:cs="Times New Roman"/>
        </w:rPr>
        <w:t>coevolutionary</w:t>
      </w:r>
      <w:proofErr w:type="spellEnd"/>
      <w:r w:rsidR="006C7C60">
        <w:rPr>
          <w:rFonts w:ascii="Times New Roman" w:hAnsi="Times New Roman" w:cs="Times New Roman"/>
        </w:rPr>
        <w:t xml:space="preserve"> </w:t>
      </w:r>
      <w:proofErr w:type="spellStart"/>
      <w:r w:rsidR="006C7C60">
        <w:rPr>
          <w:rFonts w:ascii="Times New Roman" w:hAnsi="Times New Roman" w:cs="Times New Roman"/>
        </w:rPr>
        <w:t>dyanmics</w:t>
      </w:r>
      <w:proofErr w:type="spellEnd"/>
      <w:r w:rsidR="006C7C60">
        <w:rPr>
          <w:rFonts w:ascii="Times New Roman" w:hAnsi="Times New Roman" w:cs="Times New Roman"/>
        </w:rPr>
        <w:t xml:space="preserve"> of plants and insects as has been done for host-parasite systems in general (cite)</w:t>
      </w:r>
      <w:bookmarkStart w:id="1" w:name="_GoBack"/>
      <w:bookmarkEnd w:id="1"/>
      <w:r w:rsidR="006C7C60">
        <w:rPr>
          <w:rFonts w:ascii="Times New Roman" w:hAnsi="Times New Roman" w:cs="Times New Roman"/>
        </w:rPr>
        <w:t>.</w:t>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4A31109D" w:rsidR="0023651E" w:rsidRDefault="0017641D" w:rsidP="0059295B">
      <w:pPr>
        <w:spacing w:line="480" w:lineRule="auto"/>
        <w:rPr>
          <w:rFonts w:ascii="Times New Roman" w:hAnsi="Times New Roman" w:cs="Times New Roman"/>
        </w:rPr>
      </w:pPr>
      <w:r>
        <w:rPr>
          <w:rFonts w:ascii="Times New Roman" w:hAnsi="Times New Roman" w:cs="Times New Roman"/>
        </w:rPr>
        <w:t xml:space="preserve">Overall, our study reinforces the importance of host-plant genetic variation in shaping associated communities. </w:t>
      </w:r>
      <w:r w:rsidR="005D014E">
        <w:rPr>
          <w:rFonts w:ascii="Times New Roman" w:hAnsi="Times New Roman" w:cs="Times New Roman"/>
        </w:rPr>
        <w:t>At the same time though</w:t>
      </w:r>
      <w:r>
        <w:rPr>
          <w:rFonts w:ascii="Times New Roman" w:hAnsi="Times New Roman" w:cs="Times New Roman"/>
        </w:rPr>
        <w:t>, our findings</w:t>
      </w:r>
      <w:r w:rsidR="005D014E">
        <w:rPr>
          <w:rFonts w:ascii="Times New Roman" w:hAnsi="Times New Roman" w:cs="Times New Roman"/>
        </w:rPr>
        <w:t xml:space="preserve"> suggest </w:t>
      </w:r>
      <w:r w:rsidR="001870E8">
        <w:rPr>
          <w:rFonts w:ascii="Times New Roman" w:hAnsi="Times New Roman" w:cs="Times New Roman"/>
        </w:rPr>
        <w:t xml:space="preserve">that predicting </w:t>
      </w:r>
      <w:r w:rsidR="001870E8">
        <w:rPr>
          <w:rFonts w:ascii="Times New Roman" w:hAnsi="Times New Roman" w:cs="Times New Roman"/>
        </w:rPr>
        <w:lastRenderedPageBreak/>
        <w:t>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 historical processes that have shaped the genetic architecture for the populations of interest.</w:t>
      </w:r>
      <w:r w:rsidR="005D014E">
        <w:rPr>
          <w:rFonts w:ascii="Times New Roman" w:hAnsi="Times New Roman" w:cs="Times New Roman"/>
        </w:rPr>
        <w:t xml:space="preserve"> </w:t>
      </w:r>
      <w:r w:rsidR="001870E8">
        <w:rPr>
          <w:rFonts w:ascii="Times New Roman" w:hAnsi="Times New Roman" w:cs="Times New Roman"/>
        </w:rPr>
        <w:t>Still, t</w:t>
      </w:r>
      <w:r w:rsidR="005D014E">
        <w:rPr>
          <w:rFonts w:ascii="Times New Roman" w:hAnsi="Times New Roman" w:cs="Times New Roman"/>
        </w:rPr>
        <w:t xml:space="preserve">he effects of willow genetic variation were clear at both the level of plant traits and the community structure of foliar arthropods and </w:t>
      </w:r>
      <w:proofErr w:type="spellStart"/>
      <w:r w:rsidR="005D014E">
        <w:rPr>
          <w:rFonts w:ascii="Times New Roman" w:hAnsi="Times New Roman" w:cs="Times New Roman"/>
        </w:rPr>
        <w:t>ectomycorrhiza</w:t>
      </w:r>
      <w:proofErr w:type="spellEnd"/>
      <w:r w:rsidR="005D014E">
        <w:rPr>
          <w:rFonts w:ascii="Times New Roman" w:hAnsi="Times New Roman" w:cs="Times New Roman"/>
        </w:rPr>
        <w:t>.</w:t>
      </w:r>
      <w:r w:rsidR="00B8604C">
        <w:rPr>
          <w:rFonts w:ascii="Times New Roman" w:hAnsi="Times New Roman" w:cs="Times New Roman"/>
        </w:rPr>
        <w:t xml:space="preserve"> Importantly, this suggests that host-plant evolution can have a strong influence on these communities. Future work needs to begin to work toward understanding how these diverse communities on host plants impose selection pressures as well as mutually influenc</w:t>
      </w:r>
      <w:r>
        <w:rPr>
          <w:rFonts w:ascii="Times New Roman" w:hAnsi="Times New Roman" w:cs="Times New Roman"/>
        </w:rPr>
        <w:t>e each other. In doing so, we will</w:t>
      </w:r>
      <w:r w:rsidR="00B8604C">
        <w:rPr>
          <w:rFonts w:ascii="Times New Roman" w:hAnsi="Times New Roman" w:cs="Times New Roman"/>
        </w:rPr>
        <w:t xml:space="preserve"> be able to work toward a more synthetic understanding of the evolutionary ecology of host plants and their 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proofErr w:type="spellStart"/>
      <w:r>
        <w:rPr>
          <w:rFonts w:ascii="Times New Roman" w:hAnsi="Times New Roman" w:cs="Times New Roman"/>
        </w:rPr>
        <w:t>Pickart</w:t>
      </w:r>
      <w:proofErr w:type="spellEnd"/>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w:t>
      </w:r>
      <w:proofErr w:type="spellStart"/>
      <w:r>
        <w:rPr>
          <w:rFonts w:ascii="Times New Roman" w:hAnsi="Times New Roman" w:cs="Times New Roman"/>
        </w:rPr>
        <w:t>Lanphere</w:t>
      </w:r>
      <w:proofErr w:type="spellEnd"/>
      <w:r>
        <w:rPr>
          <w:rFonts w:ascii="Times New Roman" w:hAnsi="Times New Roman" w:cs="Times New Roman"/>
        </w:rPr>
        <w:t xml:space="preserve"> Dunes and for </w:t>
      </w:r>
      <w:r w:rsidRPr="00AA7A77">
        <w:rPr>
          <w:rFonts w:ascii="Times New Roman" w:hAnsi="Times New Roman" w:cs="Times New Roman"/>
        </w:rPr>
        <w:t xml:space="preserve">facilitating experimental logistics. L. </w:t>
      </w:r>
      <w:proofErr w:type="spellStart"/>
      <w:r w:rsidRPr="00AA7A77">
        <w:rPr>
          <w:rFonts w:ascii="Times New Roman" w:hAnsi="Times New Roman" w:cs="Times New Roman"/>
        </w:rPr>
        <w:t>Mackas</w:t>
      </w:r>
      <w:proofErr w:type="spellEnd"/>
      <w:r w:rsidRPr="00AA7A77">
        <w:rPr>
          <w:rFonts w:ascii="Times New Roman" w:hAnsi="Times New Roman" w:cs="Times New Roman"/>
        </w:rPr>
        <w:t xml:space="preserve">-Burns assisted with the fieldwork. </w:t>
      </w:r>
      <w:proofErr w:type="gramStart"/>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w:t>
      </w:r>
      <w:proofErr w:type="gramEnd"/>
      <w:r w:rsidRPr="00AA7A77">
        <w:rPr>
          <w:rFonts w:ascii="Times New Roman" w:hAnsi="Times New Roman" w:cs="Times New Roman"/>
        </w:rPr>
        <w:t xml:space="preserve">. </w:t>
      </w:r>
      <w:proofErr w:type="gramStart"/>
      <w:r w:rsidRPr="00AA7A77">
        <w:rPr>
          <w:rFonts w:ascii="Times New Roman" w:hAnsi="Times New Roman" w:cs="Times New Roman"/>
        </w:rPr>
        <w:t>G</w:t>
      </w:r>
      <w:r>
        <w:rPr>
          <w:rFonts w:ascii="Times New Roman" w:hAnsi="Times New Roman" w:cs="Times New Roman"/>
        </w:rPr>
        <w:t>.</w:t>
      </w:r>
      <w:r w:rsidRPr="00AA7A77">
        <w:rPr>
          <w:rFonts w:ascii="Times New Roman" w:hAnsi="Times New Roman" w:cs="Times New Roman"/>
        </w:rPr>
        <w:t xml:space="preserve">M. </w:t>
      </w:r>
      <w:proofErr w:type="spellStart"/>
      <w:r w:rsidRPr="00AA7A77">
        <w:rPr>
          <w:rFonts w:ascii="Times New Roman" w:hAnsi="Times New Roman" w:cs="Times New Roman"/>
        </w:rPr>
        <w:t>Crutsinger</w:t>
      </w:r>
      <w:proofErr w:type="spellEnd"/>
      <w:r w:rsidRPr="00AA7A77">
        <w:rPr>
          <w:rFonts w:ascii="Times New Roman" w:hAnsi="Times New Roman" w:cs="Times New Roman"/>
        </w:rPr>
        <w:t xml:space="preserve"> was supported by the Miller Institute</w:t>
      </w:r>
      <w:proofErr w:type="gramEnd"/>
      <w:r w:rsidRPr="00AA7A77">
        <w:rPr>
          <w:rFonts w:ascii="Times New Roman" w:hAnsi="Times New Roman" w:cs="Times New Roman"/>
        </w:rPr>
        <w:t xml:space="preserv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357F7F4" w14:textId="52369584" w:rsidR="00D31A53" w:rsidRPr="00D31A53" w:rsidRDefault="00D31A53" w:rsidP="00D31A53">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Pr="00D31A53">
        <w:rPr>
          <w:rFonts w:ascii="Times New Roman" w:hAnsi="Times New Roman" w:cs="Times New Roman"/>
          <w:noProof/>
          <w:color w:val="000000"/>
        </w:rPr>
        <w:t xml:space="preserve"> </w:t>
      </w:r>
      <w:r w:rsidRPr="00D31A53">
        <w:rPr>
          <w:rFonts w:ascii="Times New Roman" w:hAnsi="Times New Roman" w:cs="Times New Roman"/>
          <w:noProof/>
          <w:color w:val="000000"/>
        </w:rPr>
        <w:br/>
        <w:t>1.</w:t>
      </w:r>
      <w:r w:rsidRPr="00D31A53">
        <w:rPr>
          <w:rFonts w:ascii="Times New Roman" w:hAnsi="Times New Roman" w:cs="Times New Roman"/>
          <w:noProof/>
          <w:color w:val="000000"/>
        </w:rPr>
        <w:br/>
        <w:t xml:space="preserve"> Tack, A.M., Gripenberg, S. &amp; Roslin, T. (2012). Cross-kingdom interactions matter: fungal-mediated interactions structure an insect community on oak. </w:t>
      </w:r>
      <w:r w:rsidRPr="00D31A53">
        <w:rPr>
          <w:rFonts w:ascii="Times New Roman" w:hAnsi="Times New Roman" w:cs="Times New Roman"/>
          <w:i/>
          <w:iCs/>
          <w:noProof/>
          <w:color w:val="000000"/>
        </w:rPr>
        <w:t>Ecology Letters</w:t>
      </w:r>
      <w:r w:rsidRPr="00D31A53">
        <w:rPr>
          <w:rFonts w:ascii="Times New Roman" w:hAnsi="Times New Roman" w:cs="Times New Roman"/>
          <w:noProof/>
          <w:color w:val="000000"/>
        </w:rPr>
        <w:t>.</w:t>
      </w:r>
    </w:p>
    <w:p w14:paraId="60CFFDB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 xml:space="preserve">Roberts, L., Agrawal, A. &amp; Mooney, K. (2012). Ant–aphid interactions on Asclepias syriaca are mediated by plant genotype and caterpillar damage.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1905–1913.</w:t>
      </w:r>
    </w:p>
    <w:p w14:paraId="26445608"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 xml:space="preserve">Roberts, L. &amp; Mooney, K.A. (2013). Environmental and plant genetic effects on </w:t>
      </w:r>
      <w:r w:rsidRPr="00D31A53">
        <w:rPr>
          <w:rFonts w:ascii="Times New Roman" w:hAnsi="Times New Roman" w:cs="Times New Roman"/>
          <w:noProof/>
          <w:color w:val="000000"/>
        </w:rPr>
        <w:lastRenderedPageBreak/>
        <w:t>tri</w:t>
      </w:r>
      <w:r w:rsidRPr="00D31A53">
        <w:rPr>
          <w:rFonts w:ascii="OCR A Std" w:hAnsi="OCR A Std" w:cs="OCR A Std"/>
          <w:noProof/>
          <w:color w:val="000000"/>
        </w:rPr>
        <w:t>‐</w:t>
      </w:r>
      <w:r w:rsidRPr="00D31A53">
        <w:rPr>
          <w:rFonts w:ascii="Times New Roman" w:hAnsi="Times New Roman" w:cs="Times New Roman"/>
          <w:noProof/>
          <w:color w:val="000000"/>
        </w:rPr>
        <w:t xml:space="preserve">trophic interactions.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122, 1157–1166.</w:t>
      </w:r>
    </w:p>
    <w:p w14:paraId="26A5258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4.</w:t>
      </w:r>
      <w:r w:rsidRPr="00D31A53">
        <w:rPr>
          <w:rFonts w:ascii="Times New Roman" w:hAnsi="Times New Roman" w:cs="Times New Roman"/>
          <w:noProof/>
          <w:color w:val="000000"/>
        </w:rPr>
        <w:br/>
        <w:t xml:space="preserve">Antonovics, J. (1992). Toward community genetics. </w:t>
      </w:r>
      <w:r w:rsidRPr="00D31A53">
        <w:rPr>
          <w:rFonts w:ascii="Times New Roman" w:hAnsi="Times New Roman" w:cs="Times New Roman"/>
          <w:i/>
          <w:iCs/>
          <w:noProof/>
          <w:color w:val="000000"/>
        </w:rPr>
        <w:t>Plant resistance to herbivores and pathogens: ecology, evolution, and genetics</w:t>
      </w:r>
      <w:r w:rsidRPr="00D31A53">
        <w:rPr>
          <w:rFonts w:ascii="Times New Roman" w:hAnsi="Times New Roman" w:cs="Times New Roman"/>
          <w:noProof/>
          <w:color w:val="000000"/>
        </w:rPr>
        <w:t>, 426–449.</w:t>
      </w:r>
    </w:p>
    <w:p w14:paraId="289CB356"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5.</w:t>
      </w:r>
      <w:r w:rsidRPr="00D31A53">
        <w:rPr>
          <w:rFonts w:ascii="Times New Roman" w:hAnsi="Times New Roman" w:cs="Times New Roman"/>
          <w:noProof/>
          <w:color w:val="000000"/>
        </w:rPr>
        <w:br/>
        <w:t xml:space="preserve">Barbour, M., Fortuna, M., Bascompte, J., Nicholson, J., Julkunen-Tiitto, R., Jules, 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(2016). Genetic specificity of a plant–insect food web: Implications for linking genetic variation to network complexity. </w:t>
      </w:r>
      <w:r w:rsidRPr="00D31A53">
        <w:rPr>
          <w:rFonts w:ascii="Times New Roman" w:hAnsi="Times New Roman" w:cs="Times New Roman"/>
          <w:i/>
          <w:iCs/>
          <w:noProof/>
          <w:color w:val="000000"/>
        </w:rPr>
        <w:t>Proceedings of the National Academy of Sciences</w:t>
      </w:r>
      <w:r w:rsidRPr="00D31A53">
        <w:rPr>
          <w:rFonts w:ascii="Times New Roman" w:hAnsi="Times New Roman" w:cs="Times New Roman"/>
          <w:noProof/>
          <w:color w:val="000000"/>
        </w:rPr>
        <w:t>, 2128–2133.</w:t>
      </w:r>
    </w:p>
    <w:p w14:paraId="1E98AC2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6.</w:t>
      </w:r>
      <w:r w:rsidRPr="00D31A53">
        <w:rPr>
          <w:rFonts w:ascii="Times New Roman" w:hAnsi="Times New Roman" w:cs="Times New Roman"/>
          <w:noProof/>
          <w:color w:val="000000"/>
        </w:rPr>
        <w:br/>
        <w:t xml:space="preserve">Barbour, M.A., Rodriguez-Cabal, M.A., Wu, E.T., Julkunen-Tiitto, R., Ritland, C.E., Miscampbell, A.E.,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Multiple plant traits shape the genetic basis of herbivore community assembly. </w:t>
      </w:r>
      <w:r w:rsidRPr="00D31A53">
        <w:rPr>
          <w:rFonts w:ascii="Times New Roman" w:hAnsi="Times New Roman" w:cs="Times New Roman"/>
          <w:i/>
          <w:iCs/>
          <w:noProof/>
          <w:color w:val="000000"/>
        </w:rPr>
        <w:t>Functional Ecology</w:t>
      </w:r>
      <w:r w:rsidRPr="00D31A53">
        <w:rPr>
          <w:rFonts w:ascii="Times New Roman" w:hAnsi="Times New Roman" w:cs="Times New Roman"/>
          <w:noProof/>
          <w:color w:val="000000"/>
        </w:rPr>
        <w:t>, 29, 995–1006.</w:t>
      </w:r>
    </w:p>
    <w:p w14:paraId="6212348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7.</w:t>
      </w:r>
      <w:r w:rsidRPr="00D31A53">
        <w:rPr>
          <w:rFonts w:ascii="Times New Roman" w:hAnsi="Times New Roman" w:cs="Times New Roman"/>
          <w:noProof/>
          <w:color w:val="000000"/>
        </w:rPr>
        <w:br/>
        <w:t xml:space="preserve">Bolker, B., Brooks, M., Clark, C., Geange, S., Poulsen, J., Stevens, H.,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(2009). Generalized linear mixed models: a practical guide for ecology and evolution. </w:t>
      </w:r>
      <w:r w:rsidRPr="00D31A53">
        <w:rPr>
          <w:rFonts w:ascii="Times New Roman" w:hAnsi="Times New Roman" w:cs="Times New Roman"/>
          <w:i/>
          <w:iCs/>
          <w:noProof/>
          <w:color w:val="000000"/>
        </w:rPr>
        <w:t>Trends in Ecology &amp; Evolution</w:t>
      </w:r>
      <w:r w:rsidRPr="00D31A53">
        <w:rPr>
          <w:rFonts w:ascii="Times New Roman" w:hAnsi="Times New Roman" w:cs="Times New Roman"/>
          <w:noProof/>
          <w:color w:val="000000"/>
        </w:rPr>
        <w:t>, 24.</w:t>
      </w:r>
    </w:p>
    <w:p w14:paraId="6F770F3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8.</w:t>
      </w:r>
      <w:r w:rsidRPr="00D31A53">
        <w:rPr>
          <w:rFonts w:ascii="Times New Roman" w:hAnsi="Times New Roman" w:cs="Times New Roman"/>
          <w:noProof/>
          <w:color w:val="000000"/>
        </w:rPr>
        <w:br/>
        <w:t xml:space="preserve">Busby, P.E., Lamit, L.J., Keith, A.R., Newcombe, G., Gehring, C.A., Whitham, T.G.,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Genetics-based interactions among plants, pathogens,  and herbivores define arthropod community structure.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96, 1974–1984.</w:t>
      </w:r>
    </w:p>
    <w:p w14:paraId="4590875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9.</w:t>
      </w:r>
      <w:r w:rsidRPr="00D31A53">
        <w:rPr>
          <w:rFonts w:ascii="Times New Roman" w:hAnsi="Times New Roman" w:cs="Times New Roman"/>
          <w:noProof/>
          <w:color w:val="000000"/>
        </w:rPr>
        <w:br/>
        <w:t xml:space="preserve">Crutsinger, G. (2015). A community genetics perspective: opportunities for the coming decade. </w:t>
      </w:r>
      <w:r w:rsidRPr="00D31A53">
        <w:rPr>
          <w:rFonts w:ascii="Times New Roman" w:hAnsi="Times New Roman" w:cs="Times New Roman"/>
          <w:i/>
          <w:iCs/>
          <w:noProof/>
          <w:color w:val="000000"/>
        </w:rPr>
        <w:t>The New phytologist</w:t>
      </w:r>
      <w:r w:rsidRPr="00D31A53">
        <w:rPr>
          <w:rFonts w:ascii="Times New Roman" w:hAnsi="Times New Roman" w:cs="Times New Roman"/>
          <w:noProof/>
          <w:color w:val="000000"/>
        </w:rPr>
        <w:t>, 65–70.</w:t>
      </w:r>
    </w:p>
    <w:p w14:paraId="54A47835"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10.</w:t>
      </w:r>
      <w:r w:rsidRPr="00D31A53">
        <w:rPr>
          <w:rFonts w:ascii="Times New Roman" w:hAnsi="Times New Roman" w:cs="Times New Roman"/>
          <w:noProof/>
          <w:color w:val="000000"/>
        </w:rPr>
        <w:br/>
        <w:t xml:space="preserve">Crutsinger, G.M., Rodriguez-Cabal, M.A. &amp; Roddy, A.B. (2014). Genetic variation within a dominant shrub structures green and brown community assemblages.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w:t>
      </w:r>
    </w:p>
    <w:p w14:paraId="44A4692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11.</w:t>
      </w:r>
      <w:r w:rsidRPr="00D31A53">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D31A53">
        <w:rPr>
          <w:rFonts w:ascii="Times New Roman" w:hAnsi="Times New Roman" w:cs="Times New Roman"/>
          <w:i/>
          <w:iCs/>
          <w:noProof/>
          <w:color w:val="000000"/>
        </w:rPr>
        <w:t>Fems Microbiol Ecol</w:t>
      </w:r>
      <w:r w:rsidRPr="00D31A53">
        <w:rPr>
          <w:rFonts w:ascii="Times New Roman" w:hAnsi="Times New Roman" w:cs="Times New Roman"/>
          <w:noProof/>
          <w:color w:val="000000"/>
        </w:rPr>
        <w:t>, 92, fiv148.</w:t>
      </w:r>
    </w:p>
    <w:p w14:paraId="726336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12.</w:t>
      </w:r>
      <w:r w:rsidRPr="00D31A53">
        <w:rPr>
          <w:rFonts w:ascii="Times New Roman" w:hAnsi="Times New Roman" w:cs="Times New Roman"/>
          <w:noProof/>
          <w:color w:val="000000"/>
        </w:rPr>
        <w:br/>
        <w:t xml:space="preserve">Floate, K. &amp; Whitham, T. (1994). Aphid-ant interaction reduces chrysomelid herbivory in a cottonwood hybrid zone.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215–221.</w:t>
      </w:r>
    </w:p>
    <w:p w14:paraId="633E93D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13.</w:t>
      </w:r>
      <w:r w:rsidRPr="00D31A53">
        <w:rPr>
          <w:rFonts w:ascii="Times New Roman" w:hAnsi="Times New Roman" w:cs="Times New Roman"/>
          <w:noProof/>
          <w:color w:val="000000"/>
        </w:rPr>
        <w:br/>
        <w:t xml:space="preserve">Fritz, R.S. &amp; Price, P.W. (1988). Genetic variation among plants and insect community </w:t>
      </w:r>
      <w:r w:rsidRPr="00D31A53">
        <w:rPr>
          <w:rFonts w:ascii="Times New Roman" w:hAnsi="Times New Roman" w:cs="Times New Roman"/>
          <w:noProof/>
          <w:color w:val="000000"/>
        </w:rPr>
        <w:lastRenderedPageBreak/>
        <w:t xml:space="preserve">structure: willows and sawflies.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69, 845–856.</w:t>
      </w:r>
    </w:p>
    <w:p w14:paraId="72BB4BA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14.</w:t>
      </w:r>
      <w:r w:rsidRPr="00D31A53">
        <w:rPr>
          <w:rFonts w:ascii="Times New Roman" w:hAnsi="Times New Roman" w:cs="Times New Roman"/>
          <w:noProof/>
          <w:color w:val="000000"/>
        </w:rPr>
        <w:br/>
        <w:t xml:space="preserve">Hersch-Green, E.I., Turley, N.E. &amp; Johnson, M.T.J. (2011). Community genetics: what have we accomplished and where should we be going? </w:t>
      </w:r>
      <w:r w:rsidRPr="00D31A53">
        <w:rPr>
          <w:rFonts w:ascii="Times New Roman" w:hAnsi="Times New Roman" w:cs="Times New Roman"/>
          <w:i/>
          <w:iCs/>
          <w:noProof/>
          <w:color w:val="000000"/>
        </w:rPr>
        <w:t>Phil Trans R Soc B</w:t>
      </w:r>
      <w:r w:rsidRPr="00D31A53">
        <w:rPr>
          <w:rFonts w:ascii="Times New Roman" w:hAnsi="Times New Roman" w:cs="Times New Roman"/>
          <w:noProof/>
          <w:color w:val="000000"/>
        </w:rPr>
        <w:t>, 366, 1453–1460.</w:t>
      </w:r>
    </w:p>
    <w:p w14:paraId="1651C1E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15.</w:t>
      </w:r>
      <w:r w:rsidRPr="00D31A53">
        <w:rPr>
          <w:rFonts w:ascii="Times New Roman" w:hAnsi="Times New Roman" w:cs="Times New Roman"/>
          <w:noProof/>
          <w:color w:val="000000"/>
        </w:rPr>
        <w:br/>
        <w:t xml:space="preserve">Hochwender, C., Janson, E., Cha, D. &amp; Fritz, R. (2005). Community structure of insect herbivores in a hybrid system: examining the effects of browsing damage and plant genetic variation. </w:t>
      </w:r>
      <w:r w:rsidRPr="00D31A53">
        <w:rPr>
          <w:rFonts w:ascii="Times New Roman" w:hAnsi="Times New Roman" w:cs="Times New Roman"/>
          <w:i/>
          <w:iCs/>
          <w:noProof/>
          <w:color w:val="000000"/>
        </w:rPr>
        <w:t>Ecol Entomol</w:t>
      </w:r>
      <w:r w:rsidRPr="00D31A53">
        <w:rPr>
          <w:rFonts w:ascii="Times New Roman" w:hAnsi="Times New Roman" w:cs="Times New Roman"/>
          <w:noProof/>
          <w:color w:val="000000"/>
        </w:rPr>
        <w:t>, 30, 170–175.</w:t>
      </w:r>
    </w:p>
    <w:p w14:paraId="5989519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16.</w:t>
      </w:r>
      <w:r w:rsidRPr="00D31A53">
        <w:rPr>
          <w:rFonts w:ascii="Times New Roman" w:hAnsi="Times New Roman" w:cs="Times New Roman"/>
          <w:noProof/>
          <w:color w:val="000000"/>
        </w:rPr>
        <w:br/>
        <w:t xml:space="preserve">Hughes, A.R., Inouye, B.D., Johnson, M.T.J., Underwood, N. &amp; Vellend, M. (2008). Ecological consequences of genetic diversity. </w:t>
      </w:r>
      <w:r w:rsidRPr="00D31A53">
        <w:rPr>
          <w:rFonts w:ascii="Times New Roman" w:hAnsi="Times New Roman" w:cs="Times New Roman"/>
          <w:i/>
          <w:iCs/>
          <w:noProof/>
          <w:color w:val="000000"/>
        </w:rPr>
        <w:t>Ecol Lett</w:t>
      </w:r>
      <w:r w:rsidRPr="00D31A53">
        <w:rPr>
          <w:rFonts w:ascii="Times New Roman" w:hAnsi="Times New Roman" w:cs="Times New Roman"/>
          <w:noProof/>
          <w:color w:val="000000"/>
        </w:rPr>
        <w:t>, 11, 609–623.</w:t>
      </w:r>
    </w:p>
    <w:p w14:paraId="040B6240"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17.</w:t>
      </w:r>
      <w:r w:rsidRPr="00D31A53">
        <w:rPr>
          <w:rFonts w:ascii="Times New Roman" w:hAnsi="Times New Roman" w:cs="Times New Roman"/>
          <w:noProof/>
          <w:color w:val="000000"/>
        </w:rPr>
        <w:br/>
        <w:t>Johnson, M. (2008). BOTTOM</w:t>
      </w:r>
      <w:r w:rsidRPr="00D31A53">
        <w:rPr>
          <w:rFonts w:ascii="OCR A Std" w:hAnsi="OCR A Std" w:cs="OCR A Std"/>
          <w:noProof/>
          <w:color w:val="000000"/>
        </w:rPr>
        <w:t>‐</w:t>
      </w:r>
      <w:r w:rsidRPr="00D31A53">
        <w:rPr>
          <w:rFonts w:ascii="Times New Roman" w:hAnsi="Times New Roman" w:cs="Times New Roman"/>
          <w:noProof/>
          <w:color w:val="000000"/>
        </w:rPr>
        <w:t xml:space="preserve">UP EFFECTS OF PLANT GENOTYPE ON APHIDS, ANTS, AND PREDATORS.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89, 145–154.</w:t>
      </w:r>
    </w:p>
    <w:p w14:paraId="43C4EFA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18.</w:t>
      </w:r>
      <w:r w:rsidRPr="00D31A53">
        <w:rPr>
          <w:rFonts w:ascii="Times New Roman" w:hAnsi="Times New Roman" w:cs="Times New Roman"/>
          <w:noProof/>
          <w:color w:val="000000"/>
        </w:rPr>
        <w:br/>
        <w:t xml:space="preserve">Johnson, M. &amp; Stinchcombe, J. (2007). An emerging synthesis between community ecology and evolutionary biology. </w:t>
      </w:r>
      <w:r w:rsidRPr="00D31A53">
        <w:rPr>
          <w:rFonts w:ascii="Times New Roman" w:hAnsi="Times New Roman" w:cs="Times New Roman"/>
          <w:i/>
          <w:iCs/>
          <w:noProof/>
          <w:color w:val="000000"/>
        </w:rPr>
        <w:t>Trends Ecol Evol</w:t>
      </w:r>
      <w:r w:rsidRPr="00D31A53">
        <w:rPr>
          <w:rFonts w:ascii="Times New Roman" w:hAnsi="Times New Roman" w:cs="Times New Roman"/>
          <w:noProof/>
          <w:color w:val="000000"/>
        </w:rPr>
        <w:t>, 22, 250–257.</w:t>
      </w:r>
    </w:p>
    <w:p w14:paraId="752B325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19.</w:t>
      </w:r>
      <w:r w:rsidRPr="00D31A53">
        <w:rPr>
          <w:rFonts w:ascii="Times New Roman" w:hAnsi="Times New Roman" w:cs="Times New Roman"/>
          <w:noProof/>
          <w:color w:val="000000"/>
        </w:rPr>
        <w:br/>
        <w:t xml:space="preserve">Josse, J. &amp; Husson, F. (2013). Handling missing values in exploratory multivariate data analysis. </w:t>
      </w:r>
      <w:r w:rsidRPr="00D31A53">
        <w:rPr>
          <w:rFonts w:ascii="Times New Roman" w:hAnsi="Times New Roman" w:cs="Times New Roman"/>
          <w:i/>
          <w:iCs/>
          <w:noProof/>
          <w:color w:val="000000"/>
        </w:rPr>
        <w:t>Journal de la SFdS</w:t>
      </w:r>
      <w:r w:rsidRPr="00D31A53">
        <w:rPr>
          <w:rFonts w:ascii="Times New Roman" w:hAnsi="Times New Roman" w:cs="Times New Roman"/>
          <w:noProof/>
          <w:color w:val="000000"/>
        </w:rPr>
        <w:t>, 153, 79–99.</w:t>
      </w:r>
    </w:p>
    <w:p w14:paraId="1537D8F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20.</w:t>
      </w:r>
      <w:r w:rsidRPr="00D31A53">
        <w:rPr>
          <w:rFonts w:ascii="Times New Roman" w:hAnsi="Times New Roman" w:cs="Times New Roman"/>
          <w:noProof/>
          <w:color w:val="000000"/>
        </w:rPr>
        <w:br/>
        <w:t xml:space="preserve">Lamit, L., Busby, P., Lau, M., Compson, Z., Wojtowicz, T., Keith, A.,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Tree genotype mediates covariance among communities from microbes to lichens and arthropods. </w:t>
      </w:r>
      <w:r w:rsidRPr="00D31A53">
        <w:rPr>
          <w:rFonts w:ascii="Times New Roman" w:hAnsi="Times New Roman" w:cs="Times New Roman"/>
          <w:i/>
          <w:iCs/>
          <w:noProof/>
          <w:color w:val="000000"/>
        </w:rPr>
        <w:t>Journal of Ecology</w:t>
      </w:r>
      <w:r w:rsidRPr="00D31A53">
        <w:rPr>
          <w:rFonts w:ascii="Times New Roman" w:hAnsi="Times New Roman" w:cs="Times New Roman"/>
          <w:noProof/>
          <w:color w:val="000000"/>
        </w:rPr>
        <w:t>, 103, 840–850.</w:t>
      </w:r>
    </w:p>
    <w:p w14:paraId="1A8AC0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21.</w:t>
      </w:r>
      <w:r w:rsidRPr="00D31A53">
        <w:rPr>
          <w:rFonts w:ascii="Times New Roman" w:hAnsi="Times New Roman" w:cs="Times New Roman"/>
          <w:noProof/>
          <w:color w:val="000000"/>
        </w:rPr>
        <w:br/>
        <w:t xml:space="preserve">Lefcheck, J. (2015). piecewiseSEM: Piecewise structural equation modelling in r for ecology, evolution, and systematics.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w:t>
      </w:r>
    </w:p>
    <w:p w14:paraId="5817944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22.</w:t>
      </w:r>
      <w:r w:rsidRPr="00D31A53">
        <w:rPr>
          <w:rFonts w:ascii="Times New Roman" w:hAnsi="Times New Roman" w:cs="Times New Roman"/>
          <w:noProof/>
          <w:color w:val="000000"/>
        </w:rPr>
        <w:br/>
        <w:t xml:space="preserve">Legendre, P. &amp; Gallagher, E. (2001). Ecologically meaningful transformations for ordination of species data.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271–280.</w:t>
      </w:r>
    </w:p>
    <w:p w14:paraId="1BA0DF6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23.</w:t>
      </w:r>
      <w:r w:rsidRPr="00D31A53">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D31A53">
        <w:rPr>
          <w:rFonts w:ascii="Times New Roman" w:hAnsi="Times New Roman" w:cs="Times New Roman"/>
          <w:i/>
          <w:iCs/>
          <w:noProof/>
          <w:color w:val="000000"/>
        </w:rPr>
        <w:t>J Ecol</w:t>
      </w:r>
      <w:r w:rsidRPr="00D31A53">
        <w:rPr>
          <w:rFonts w:ascii="Times New Roman" w:hAnsi="Times New Roman" w:cs="Times New Roman"/>
          <w:noProof/>
          <w:color w:val="000000"/>
        </w:rPr>
        <w:t>, 95, 468–481.</w:t>
      </w:r>
    </w:p>
    <w:p w14:paraId="05A8652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24.</w:t>
      </w:r>
      <w:r w:rsidRPr="00D31A53">
        <w:rPr>
          <w:rFonts w:ascii="Times New Roman" w:hAnsi="Times New Roman" w:cs="Times New Roman"/>
          <w:noProof/>
          <w:color w:val="000000"/>
        </w:rPr>
        <w:br/>
      </w:r>
      <w:r w:rsidRPr="00D31A53">
        <w:rPr>
          <w:rFonts w:ascii="Times New Roman" w:hAnsi="Times New Roman" w:cs="Times New Roman"/>
          <w:noProof/>
          <w:color w:val="000000"/>
        </w:rPr>
        <w:lastRenderedPageBreak/>
        <w:t xml:space="preserve">Lynch, M. &amp; Walsh, B. (1998). </w:t>
      </w:r>
      <w:r w:rsidRPr="00D31A53">
        <w:rPr>
          <w:rFonts w:ascii="Times New Roman" w:hAnsi="Times New Roman" w:cs="Times New Roman"/>
          <w:i/>
          <w:iCs/>
          <w:noProof/>
          <w:color w:val="000000"/>
        </w:rPr>
        <w:t>Genetics and analysis of quantitative traits</w:t>
      </w:r>
      <w:r w:rsidRPr="00D31A53">
        <w:rPr>
          <w:rFonts w:ascii="Times New Roman" w:hAnsi="Times New Roman" w:cs="Times New Roman"/>
          <w:noProof/>
          <w:color w:val="000000"/>
        </w:rPr>
        <w:t>. Sinauer Associates, Sunderland, MA, USA.</w:t>
      </w:r>
    </w:p>
    <w:p w14:paraId="283DCCC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25.</w:t>
      </w:r>
      <w:r w:rsidRPr="00D31A53">
        <w:rPr>
          <w:rFonts w:ascii="Times New Roman" w:hAnsi="Times New Roman" w:cs="Times New Roman"/>
          <w:noProof/>
          <w:color w:val="000000"/>
        </w:rPr>
        <w:br/>
        <w:t xml:space="preserve">Maddox,  G. David &amp; Root, R.B. (1990). Structure of the encounter between goldenrod (Solidago altissima) and its diverse insect fauna.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71, 2115–2124.</w:t>
      </w:r>
    </w:p>
    <w:p w14:paraId="65E6DEC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26.</w:t>
      </w:r>
      <w:r w:rsidRPr="00D31A53">
        <w:rPr>
          <w:rFonts w:ascii="Times New Roman" w:hAnsi="Times New Roman" w:cs="Times New Roman"/>
          <w:noProof/>
          <w:color w:val="000000"/>
        </w:rPr>
        <w:br/>
        <w:t xml:space="preserve">McGuire, R.J. &amp; Johnson, M.T.J. (2006). Plant genotype and induced responses affect resistance to herbivores on evening primrose (Oenothera biennis). </w:t>
      </w:r>
      <w:r w:rsidRPr="00D31A53">
        <w:rPr>
          <w:rFonts w:ascii="Times New Roman" w:hAnsi="Times New Roman" w:cs="Times New Roman"/>
          <w:i/>
          <w:iCs/>
          <w:noProof/>
          <w:color w:val="000000"/>
        </w:rPr>
        <w:t>Ecological Entomology</w:t>
      </w:r>
      <w:r w:rsidRPr="00D31A53">
        <w:rPr>
          <w:rFonts w:ascii="Times New Roman" w:hAnsi="Times New Roman" w:cs="Times New Roman"/>
          <w:noProof/>
          <w:color w:val="000000"/>
        </w:rPr>
        <w:t>, 31, 20–31.</w:t>
      </w:r>
    </w:p>
    <w:p w14:paraId="64FDD10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27.</w:t>
      </w:r>
      <w:r w:rsidRPr="00D31A53">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D31A53">
        <w:rPr>
          <w:rFonts w:ascii="Times New Roman" w:hAnsi="Times New Roman" w:cs="Times New Roman"/>
          <w:i/>
          <w:iCs/>
          <w:noProof/>
          <w:color w:val="000000"/>
        </w:rPr>
        <w:t>Am Nat</w:t>
      </w:r>
      <w:r w:rsidRPr="00D31A53">
        <w:rPr>
          <w:rFonts w:ascii="Times New Roman" w:hAnsi="Times New Roman" w:cs="Times New Roman"/>
          <w:noProof/>
          <w:color w:val="000000"/>
        </w:rPr>
        <w:t>, 171, E195–205.</w:t>
      </w:r>
    </w:p>
    <w:p w14:paraId="784A18F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28.</w:t>
      </w:r>
      <w:r w:rsidRPr="00D31A53">
        <w:rPr>
          <w:rFonts w:ascii="Times New Roman" w:hAnsi="Times New Roman" w:cs="Times New Roman"/>
          <w:noProof/>
          <w:color w:val="000000"/>
        </w:rPr>
        <w:br/>
        <w:t>Nakagawa, S. &amp; Schielzeth, H. (2013). A general and simple method for obtaining R2 from generalized linear mixed</w:t>
      </w:r>
      <w:r w:rsidRPr="00D31A53">
        <w:rPr>
          <w:rFonts w:ascii="OCR A Std" w:hAnsi="OCR A Std" w:cs="OCR A Std"/>
          <w:noProof/>
          <w:color w:val="000000"/>
        </w:rPr>
        <w:t>‐</w:t>
      </w:r>
      <w:r w:rsidRPr="00D31A53">
        <w:rPr>
          <w:rFonts w:ascii="Times New Roman" w:hAnsi="Times New Roman" w:cs="Times New Roman"/>
          <w:noProof/>
          <w:color w:val="000000"/>
        </w:rPr>
        <w:t xml:space="preserve">effects models.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 4, 133–142.</w:t>
      </w:r>
    </w:p>
    <w:p w14:paraId="4DABD65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29.</w:t>
      </w:r>
      <w:r w:rsidRPr="00D31A53">
        <w:rPr>
          <w:rFonts w:ascii="Times New Roman" w:hAnsi="Times New Roman" w:cs="Times New Roman"/>
          <w:noProof/>
          <w:color w:val="000000"/>
        </w:rPr>
        <w:br/>
        <w:t xml:space="preserve">Orians, C. &amp; Fritz, R. (1996). Genetic and soil-nutrient effects on the abundance of herbivores on willow.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105, 388–396.</w:t>
      </w:r>
    </w:p>
    <w:p w14:paraId="544B1DD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30.</w:t>
      </w:r>
      <w:r w:rsidRPr="00D31A53">
        <w:rPr>
          <w:rFonts w:ascii="Times New Roman" w:hAnsi="Times New Roman" w:cs="Times New Roman"/>
          <w:noProof/>
          <w:color w:val="000000"/>
        </w:rPr>
        <w:br/>
        <w:t xml:space="preserve">Rossi, A. &amp; Stiling. (1998). The interactions of plant clone and abiotic factors on a gall-making midge.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116, 170–176.</w:t>
      </w:r>
    </w:p>
    <w:p w14:paraId="60C40D67"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31.</w:t>
      </w:r>
      <w:r w:rsidRPr="00D31A53">
        <w:rPr>
          <w:rFonts w:ascii="Times New Roman" w:hAnsi="Times New Roman" w:cs="Times New Roman"/>
          <w:noProof/>
          <w:color w:val="000000"/>
        </w:rPr>
        <w:br/>
        <w:t xml:space="preserve">Tack, A., Johnson, M. &amp; Roslin, T. (2012). Sizing up community genetics: it’s a matter of scale.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121, 481–488.</w:t>
      </w:r>
    </w:p>
    <w:p w14:paraId="5C431BE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32.</w:t>
      </w:r>
      <w:r w:rsidRPr="00D31A53">
        <w:rPr>
          <w:rFonts w:ascii="Times New Roman" w:hAnsi="Times New Roman" w:cs="Times New Roman"/>
          <w:noProof/>
          <w:color w:val="000000"/>
        </w:rPr>
        <w:br/>
        <w:t xml:space="preserve">Whitham, T.G., Bailey, J.K. &amp; Jennifer, J.A. (2006). A framework for community and ecosystem genetics: from genes to ecosystems. </w:t>
      </w:r>
      <w:r w:rsidRPr="00D31A53">
        <w:rPr>
          <w:rFonts w:ascii="Times New Roman" w:hAnsi="Times New Roman" w:cs="Times New Roman"/>
          <w:i/>
          <w:iCs/>
          <w:noProof/>
          <w:color w:val="000000"/>
        </w:rPr>
        <w:t>Nature Genetics</w:t>
      </w:r>
      <w:r w:rsidRPr="00D31A53">
        <w:rPr>
          <w:rFonts w:ascii="Times New Roman" w:hAnsi="Times New Roman" w:cs="Times New Roman"/>
          <w:noProof/>
          <w:color w:val="000000"/>
        </w:rPr>
        <w:t>.</w:t>
      </w:r>
    </w:p>
    <w:p w14:paraId="1591836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33.</w:t>
      </w:r>
      <w:r w:rsidRPr="00D31A53">
        <w:rPr>
          <w:rFonts w:ascii="Times New Roman" w:hAnsi="Times New Roman" w:cs="Times New Roman"/>
          <w:noProof/>
          <w:color w:val="000000"/>
        </w:rPr>
        <w:br/>
        <w:t xml:space="preserve">Whitham, T.G., Gehring, C.A., Lamit, L.J., Wojtowicz, T., Evans, L.M., Keith, A.R.,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(2012). Community specificity: life and afterlife effects of genes. </w:t>
      </w:r>
      <w:r w:rsidRPr="00D31A53">
        <w:rPr>
          <w:rFonts w:ascii="Times New Roman" w:hAnsi="Times New Roman" w:cs="Times New Roman"/>
          <w:i/>
          <w:iCs/>
          <w:noProof/>
          <w:color w:val="000000"/>
        </w:rPr>
        <w:t>Trends Plant Sci</w:t>
      </w:r>
      <w:r w:rsidRPr="00D31A53">
        <w:rPr>
          <w:rFonts w:ascii="Times New Roman" w:hAnsi="Times New Roman" w:cs="Times New Roman"/>
          <w:noProof/>
          <w:color w:val="000000"/>
        </w:rPr>
        <w:t>, 17, 271–281.</w:t>
      </w:r>
    </w:p>
    <w:p w14:paraId="0A6B834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34.</w:t>
      </w:r>
      <w:r w:rsidRPr="00D31A53">
        <w:rPr>
          <w:rFonts w:ascii="Times New Roman" w:hAnsi="Times New Roman" w:cs="Times New Roman"/>
          <w:noProof/>
          <w:color w:val="000000"/>
        </w:rPr>
        <w:br/>
        <w:t xml:space="preserve">Wimp, G. &amp; Whitham, T. (2001). BIODIVERSITY CONSEQUENCES OF PREDATION AND HOST PLANT HYBRIDIZATION ON AN APHID–ANT MUTUALISM.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440–452.</w:t>
      </w:r>
    </w:p>
    <w:p w14:paraId="5998FC3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p>
    <w:p w14:paraId="69A9F21C" w14:textId="103CB0D1" w:rsidR="00F67D50" w:rsidRDefault="00D31A53" w:rsidP="0059295B">
      <w:pPr>
        <w:spacing w:line="480" w:lineRule="auto"/>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lastRenderedPageBreak/>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63C64828"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 xml:space="preserve">, the addition of the aphid </w:t>
      </w:r>
      <w:r w:rsidRPr="00635DF7">
        <w:rPr>
          <w:rFonts w:ascii="Times New Roman" w:hAnsi="Times New Roman" w:cs="Times New Roman"/>
          <w:i/>
        </w:rPr>
        <w:t xml:space="preserve">Aphis </w:t>
      </w:r>
      <w:proofErr w:type="spellStart"/>
      <w:r w:rsidRPr="00635DF7">
        <w:rPr>
          <w:rFonts w:ascii="Times New Roman" w:hAnsi="Times New Roman" w:cs="Times New Roman"/>
          <w:i/>
        </w:rPr>
        <w:t>farinosa</w:t>
      </w:r>
      <w:proofErr w:type="spellEnd"/>
      <w:r>
        <w:rPr>
          <w:rFonts w:ascii="Times New Roman" w:hAnsi="Times New Roman" w:cs="Times New Roman"/>
        </w:rPr>
        <w:t xml:space="preserve">, and distance from mounds of the ant </w:t>
      </w:r>
      <w:r w:rsidRPr="00635DF7">
        <w:rPr>
          <w:rFonts w:ascii="Times New Roman" w:hAnsi="Times New Roman" w:cs="Times New Roman"/>
          <w:i/>
        </w:rPr>
        <w:t xml:space="preserve">Formica </w:t>
      </w:r>
      <w:proofErr w:type="spellStart"/>
      <w:r w:rsidRPr="00635DF7">
        <w:rPr>
          <w:rFonts w:ascii="Times New Roman" w:hAnsi="Times New Roman" w:cs="Times New Roman"/>
          <w:i/>
        </w:rPr>
        <w:t>obscuripes</w:t>
      </w:r>
      <w:proofErr w:type="spellEnd"/>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 xml:space="preserve">A. </w:t>
      </w:r>
      <w:proofErr w:type="spellStart"/>
      <w:proofErr w:type="gramStart"/>
      <w:r w:rsidR="00D3488A" w:rsidRPr="00D3488A">
        <w:rPr>
          <w:rFonts w:ascii="Times New Roman" w:hAnsi="Times New Roman" w:cs="Times New Roman"/>
          <w:i/>
        </w:rPr>
        <w:t>farinosa</w:t>
      </w:r>
      <w:proofErr w:type="spellEnd"/>
      <w:proofErr w:type="gramEnd"/>
      <w:r w:rsidR="00D3488A">
        <w:rPr>
          <w:rFonts w:ascii="Times New Roman" w:hAnsi="Times New Roman" w:cs="Times New Roman"/>
        </w:rPr>
        <w:t xml:space="preserve"> </w:t>
      </w:r>
      <w:r w:rsidR="00D3488A">
        <w:rPr>
          <w:rFonts w:ascii="Times New Roman" w:hAnsi="Times New Roman" w:cs="Times New Roman"/>
        </w:rPr>
        <w:lastRenderedPageBreak/>
        <w:t>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 xml:space="preserve">Salix </w:t>
      </w:r>
      <w:proofErr w:type="spellStart"/>
      <w:r w:rsidR="00A73FCD" w:rsidRPr="00635DF7">
        <w:rPr>
          <w:rFonts w:ascii="Times New Roman" w:hAnsi="Times New Roman" w:cs="Times New Roman"/>
          <w:i/>
        </w:rPr>
        <w:t>hookeriana</w:t>
      </w:r>
      <w:proofErr w:type="spellEnd"/>
      <w:r w:rsidR="00A73FCD">
        <w:rPr>
          <w:rFonts w:ascii="Times New Roman" w:hAnsi="Times New Roman" w:cs="Times New Roman"/>
        </w:rPr>
        <w:t xml:space="preserve">, the addition of the aphid </w:t>
      </w:r>
      <w:r w:rsidR="00A73FCD" w:rsidRPr="00635DF7">
        <w:rPr>
          <w:rFonts w:ascii="Times New Roman" w:hAnsi="Times New Roman" w:cs="Times New Roman"/>
          <w:i/>
        </w:rPr>
        <w:t xml:space="preserve">Aphis </w:t>
      </w:r>
      <w:proofErr w:type="spellStart"/>
      <w:r w:rsidR="00A73FCD" w:rsidRPr="00635DF7">
        <w:rPr>
          <w:rFonts w:ascii="Times New Roman" w:hAnsi="Times New Roman" w:cs="Times New Roman"/>
          <w:i/>
        </w:rPr>
        <w:t>farinosa</w:t>
      </w:r>
      <w:proofErr w:type="spellEnd"/>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 xml:space="preserve">Formica </w:t>
      </w:r>
      <w:proofErr w:type="spellStart"/>
      <w:r w:rsidR="00A73FCD" w:rsidRPr="00635DF7">
        <w:rPr>
          <w:rFonts w:ascii="Times New Roman" w:hAnsi="Times New Roman" w:cs="Times New Roman"/>
          <w:i/>
        </w:rPr>
        <w:t>obscuripes</w:t>
      </w:r>
      <w:proofErr w:type="spellEnd"/>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 xml:space="preserve">Aphis </w:t>
      </w:r>
      <w:proofErr w:type="spellStart"/>
      <w:r w:rsidRPr="0056347D">
        <w:rPr>
          <w:rFonts w:ascii="Times New Roman" w:hAnsi="Times New Roman" w:cs="Times New Roman"/>
          <w:i/>
        </w:rPr>
        <w:t>farinosa</w:t>
      </w:r>
      <w:proofErr w:type="spellEnd"/>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 xml:space="preserve">A. </w:t>
      </w:r>
      <w:proofErr w:type="spellStart"/>
      <w:r w:rsidR="009853F3" w:rsidRPr="009853F3">
        <w:rPr>
          <w:rFonts w:ascii="Times New Roman" w:hAnsi="Times New Roman" w:cs="Times New Roman"/>
          <w:i/>
        </w:rPr>
        <w:t>farinosa</w:t>
      </w:r>
      <w:proofErr w:type="spellEnd"/>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 xml:space="preserve">Formica </w:t>
      </w:r>
      <w:proofErr w:type="spellStart"/>
      <w:r w:rsidR="009853F3" w:rsidRPr="009853F3">
        <w:rPr>
          <w:rFonts w:ascii="Times New Roman" w:hAnsi="Times New Roman" w:cs="Times New Roman"/>
          <w:i/>
        </w:rPr>
        <w:t>obscuripes</w:t>
      </w:r>
      <w:proofErr w:type="spellEnd"/>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 xml:space="preserve">ly determined by willow genetic variation (C). In contrast, the aphid treatment modified the effect of willow genotype on leaf </w:t>
      </w:r>
      <w:proofErr w:type="spellStart"/>
      <w:r w:rsidR="00587770">
        <w:rPr>
          <w:rFonts w:ascii="Times New Roman" w:hAnsi="Times New Roman" w:cs="Times New Roman"/>
        </w:rPr>
        <w:t>trichome</w:t>
      </w:r>
      <w:proofErr w:type="spellEnd"/>
      <w:r w:rsidR="00587770">
        <w:rPr>
          <w:rFonts w:ascii="Times New Roman" w:hAnsi="Times New Roman" w:cs="Times New Roman"/>
        </w:rPr>
        <w:t xml:space="preserv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w:t>
      </w:r>
      <w:proofErr w:type="gramStart"/>
      <w:r>
        <w:rPr>
          <w:rFonts w:ascii="Times New Roman" w:hAnsi="Times New Roman" w:cs="Times New Roman"/>
        </w:rPr>
        <w:t>Statistical models of the processes mediating arthropod community assembly in the ant-aphid experiment.</w:t>
      </w:r>
      <w:proofErr w:type="gramEnd"/>
      <w:r>
        <w:rPr>
          <w:rFonts w:ascii="Times New Roman" w:hAnsi="Times New Roman" w:cs="Times New Roman"/>
        </w:rPr>
        <w:t xml:space="preserve"> </w:t>
      </w:r>
      <w:proofErr w:type="gramStart"/>
      <w:r>
        <w:rPr>
          <w:rFonts w:ascii="Times New Roman" w:hAnsi="Times New Roman" w:cs="Times New Roman"/>
        </w:rPr>
        <w:t>Piecewise structural equation models of arthropod richness (A), abundance (B), and rarefied richness (C).</w:t>
      </w:r>
      <w:proofErr w:type="gramEnd"/>
      <w:r>
        <w:rPr>
          <w:rFonts w:ascii="Times New Roman" w:hAnsi="Times New Roman" w:cs="Times New Roman"/>
        </w:rPr>
        <w:t xml:space="preserve"> </w:t>
      </w:r>
      <w:r w:rsidR="00693F5A">
        <w:rPr>
          <w:rFonts w:ascii="Times New Roman" w:hAnsi="Times New Roman" w:cs="Times New Roman"/>
        </w:rPr>
        <w:t xml:space="preserve">Colored and white boxes represent exogenous </w:t>
      </w:r>
      <w:r w:rsidR="00693F5A">
        <w:rPr>
          <w:rFonts w:ascii="Times New Roman" w:hAnsi="Times New Roman" w:cs="Times New Roman"/>
        </w:rPr>
        <w:lastRenderedPageBreak/>
        <w:t>and endogenous variables, respectively. Solid, single-headed arrows</w:t>
      </w:r>
      <w:r w:rsidR="00693F5A" w:rsidRPr="00693F5A">
        <w:rPr>
          <w:rFonts w:ascii="Times New Roman" w:hAnsi="Times New Roman" w:cs="Times New Roman"/>
        </w:rPr>
        <w:t xml:space="preserve"> correspond to </w:t>
      </w:r>
      <w:proofErr w:type="gramStart"/>
      <w:r w:rsidR="00693F5A" w:rsidRPr="00693F5A">
        <w:rPr>
          <w:rFonts w:ascii="Times New Roman" w:hAnsi="Times New Roman" w:cs="Times New Roman"/>
        </w:rPr>
        <w:t>modeled</w:t>
      </w:r>
      <w:proofErr w:type="gramEnd"/>
      <w:r w:rsidR="00693F5A" w:rsidRPr="00693F5A">
        <w:rPr>
          <w:rFonts w:ascii="Times New Roman" w:hAnsi="Times New Roman" w:cs="Times New Roman"/>
        </w:rPr>
        <w:t xml:space="preserve">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Redundancy analysis illustrating the effect of plant traits (Trait PC1 &amp; PC2) on arthropod community composition (</w:t>
      </w:r>
      <w:proofErr w:type="spellStart"/>
      <w:r w:rsidR="00924F72">
        <w:rPr>
          <w:rFonts w:ascii="Times New Roman" w:hAnsi="Times New Roman" w:cs="Times New Roman"/>
        </w:rPr>
        <w:t>Hellinger</w:t>
      </w:r>
      <w:proofErr w:type="spellEnd"/>
      <w:r w:rsidR="00924F72">
        <w:rPr>
          <w:rFonts w:ascii="Times New Roman" w:hAnsi="Times New Roman" w:cs="Times New Roman"/>
        </w:rPr>
        <w:t xml:space="preserve">-transformed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proofErr w:type="gramStart"/>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w:t>
      </w:r>
      <w:proofErr w:type="gramEnd"/>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7C7097A6"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lastRenderedPageBreak/>
        <w:t xml:space="preserve">Figure 5. </w:t>
      </w:r>
      <w:proofErr w:type="gramStart"/>
      <w:r w:rsidR="00D835D4">
        <w:rPr>
          <w:rFonts w:ascii="Times New Roman" w:hAnsi="Times New Roman" w:cs="Times New Roman"/>
        </w:rPr>
        <w:t xml:space="preserve">Community dissimilarity of foliar arthropods (A) as well as root-associated </w:t>
      </w:r>
      <w:proofErr w:type="spellStart"/>
      <w:r w:rsidR="00D835D4">
        <w:rPr>
          <w:rFonts w:ascii="Times New Roman" w:hAnsi="Times New Roman" w:cs="Times New Roman"/>
        </w:rPr>
        <w:t>mycorrhiza</w:t>
      </w:r>
      <w:proofErr w:type="spellEnd"/>
      <w:r w:rsidR="00D835D4">
        <w:rPr>
          <w:rFonts w:ascii="Times New Roman" w:hAnsi="Times New Roman" w:cs="Times New Roman"/>
        </w:rPr>
        <w:t xml:space="preserve"> (B) and bacteria (C) in response to wind exposure and genetic variation within the willow </w:t>
      </w:r>
      <w:r w:rsidR="00D835D4" w:rsidRPr="00635DF7">
        <w:rPr>
          <w:rFonts w:ascii="Times New Roman" w:hAnsi="Times New Roman" w:cs="Times New Roman"/>
          <w:i/>
        </w:rPr>
        <w:t xml:space="preserve">Salix </w:t>
      </w:r>
      <w:proofErr w:type="spellStart"/>
      <w:r w:rsidR="00D835D4" w:rsidRPr="00635DF7">
        <w:rPr>
          <w:rFonts w:ascii="Times New Roman" w:hAnsi="Times New Roman" w:cs="Times New Roman"/>
          <w:i/>
        </w:rPr>
        <w:t>hookeriana</w:t>
      </w:r>
      <w:proofErr w:type="spellEnd"/>
      <w:r w:rsidR="00D835D4">
        <w:rPr>
          <w:rFonts w:ascii="Times New Roman" w:hAnsi="Times New Roman" w:cs="Times New Roman"/>
        </w:rPr>
        <w:t>.</w:t>
      </w:r>
      <w:proofErr w:type="gramEnd"/>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w:t>
      </w:r>
      <w:proofErr w:type="spellStart"/>
      <w:r w:rsidR="00D835D4">
        <w:rPr>
          <w:rFonts w:ascii="Times New Roman" w:hAnsi="Times New Roman" w:cs="Times New Roman"/>
        </w:rPr>
        <w:t>Hellinger</w:t>
      </w:r>
      <w:proofErr w:type="spellEnd"/>
      <w:r w:rsidR="00D835D4">
        <w:rPr>
          <w:rFonts w:ascii="Times New Roman" w:hAnsi="Times New Roman" w:cs="Times New Roman"/>
        </w:rPr>
        <w:t>-transformed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 xml:space="preserve">Salix </w:t>
      </w:r>
      <w:proofErr w:type="spellStart"/>
      <w:r w:rsidR="00CC0B09" w:rsidRPr="00635DF7">
        <w:rPr>
          <w:rFonts w:ascii="Times New Roman" w:hAnsi="Times New Roman" w:cs="Times New Roman"/>
          <w:i/>
        </w:rPr>
        <w:t>hookeriana</w:t>
      </w:r>
      <w:proofErr w:type="spellEnd"/>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The negative effect of wind exposure on plant height was magnified in the second year of the experiment (C); however, plant height still varied ~2-fold among the most disparate willow genotypes (D). Willow genotype was a good predictor of leaf C</w:t>
      </w:r>
      <w:proofErr w:type="gramStart"/>
      <w:r w:rsidR="00AB32D6">
        <w:rPr>
          <w:rFonts w:ascii="Times New Roman" w:hAnsi="Times New Roman" w:cs="Times New Roman"/>
        </w:rPr>
        <w:t>:N</w:t>
      </w:r>
      <w:proofErr w:type="gramEnd"/>
      <w:r w:rsidR="00AB32D6">
        <w:rPr>
          <w:rFonts w:ascii="Times New Roman" w:hAnsi="Times New Roman" w:cs="Times New Roman"/>
        </w:rPr>
        <w:t xml:space="preserve">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7EA6DC6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proofErr w:type="gramStart"/>
      <w:r w:rsidR="00A41EA9">
        <w:rPr>
          <w:rFonts w:ascii="Times New Roman" w:hAnsi="Times New Roman" w:cs="Times New Roman"/>
        </w:rPr>
        <w:t>Statistical models of the processes mediating community assembly in the wind experiment.</w:t>
      </w:r>
      <w:proofErr w:type="gramEnd"/>
      <w:r w:rsidR="00A41EA9">
        <w:rPr>
          <w:rFonts w:ascii="Times New Roman" w:hAnsi="Times New Roman" w:cs="Times New Roman"/>
        </w:rPr>
        <w:t xml:space="preserve"> (A) Piecewise structural equation model of the richness of foliar arthropods as well as root-associated </w:t>
      </w:r>
      <w:proofErr w:type="spellStart"/>
      <w:r w:rsidR="00A41EA9">
        <w:rPr>
          <w:rFonts w:ascii="Times New Roman" w:hAnsi="Times New Roman" w:cs="Times New Roman"/>
        </w:rPr>
        <w:t>mycorrhiza</w:t>
      </w:r>
      <w:proofErr w:type="spellEnd"/>
      <w:r w:rsidR="00A41EA9">
        <w:rPr>
          <w:rFonts w:ascii="Times New Roman" w:hAnsi="Times New Roman" w:cs="Times New Roman"/>
        </w:rPr>
        <w:t xml:space="preserve"> and bacteria. Colored and white boxes represent exogenous and endogenous variables, respectively. Solid, single-headed arrows</w:t>
      </w:r>
      <w:r w:rsidR="00A41EA9" w:rsidRPr="00693F5A">
        <w:rPr>
          <w:rFonts w:ascii="Times New Roman" w:hAnsi="Times New Roman" w:cs="Times New Roman"/>
        </w:rPr>
        <w:t xml:space="preserve"> </w:t>
      </w:r>
      <w:r w:rsidR="00A41EA9" w:rsidRPr="00693F5A">
        <w:rPr>
          <w:rFonts w:ascii="Times New Roman" w:hAnsi="Times New Roman" w:cs="Times New Roman"/>
        </w:rPr>
        <w:lastRenderedPageBreak/>
        <w:t xml:space="preserve">correspond to </w:t>
      </w:r>
      <w:proofErr w:type="gramStart"/>
      <w:r w:rsidR="00A41EA9" w:rsidRPr="00693F5A">
        <w:rPr>
          <w:rFonts w:ascii="Times New Roman" w:hAnsi="Times New Roman" w:cs="Times New Roman"/>
        </w:rPr>
        <w:t>modeled</w:t>
      </w:r>
      <w:proofErr w:type="gramEnd"/>
      <w:r w:rsidR="00A41EA9" w:rsidRPr="00693F5A">
        <w:rPr>
          <w:rFonts w:ascii="Times New Roman" w:hAnsi="Times New Roman" w:cs="Times New Roman"/>
        </w:rPr>
        <w:t xml:space="preserve">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(D) Redundancy analysis illustrating the effect of plant traits (Trait PC1 &amp; PC2) on arthropod community composition (</w:t>
      </w:r>
      <w:proofErr w:type="spellStart"/>
      <w:r w:rsidR="00A41EA9">
        <w:rPr>
          <w:rFonts w:ascii="Times New Roman" w:hAnsi="Times New Roman" w:cs="Times New Roman"/>
        </w:rPr>
        <w:t>Hellinger</w:t>
      </w:r>
      <w:proofErr w:type="spellEnd"/>
      <w:r w:rsidR="00A41EA9">
        <w:rPr>
          <w:rFonts w:ascii="Times New Roman" w:hAnsi="Times New Roman" w:cs="Times New Roman"/>
        </w:rPr>
        <w:t xml:space="preserve">-transformed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lastRenderedPageBreak/>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134" w:type="dxa"/>
          </w:tcPr>
          <w:p w14:paraId="2EC11C4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richness</w:t>
            </w:r>
            <w:r>
              <w:rPr>
                <w:rFonts w:ascii="Times New Roman" w:hAnsi="Times New Roman" w:cs="Times New Roman"/>
                <w:vertAlign w:val="superscript"/>
              </w:rPr>
              <w:t>a</w:t>
            </w:r>
            <w:proofErr w:type="spellEnd"/>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abundance</w:t>
            </w:r>
            <w:r>
              <w:rPr>
                <w:rFonts w:ascii="Times New Roman" w:hAnsi="Times New Roman" w:cs="Times New Roman"/>
                <w:vertAlign w:val="superscript"/>
              </w:rPr>
              <w:t>a</w:t>
            </w:r>
            <w:proofErr w:type="spellEnd"/>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Pr>
                <w:rFonts w:ascii="Times New Roman" w:hAnsi="Times New Roman" w:cs="Times New Roman"/>
                <w:vertAlign w:val="superscript"/>
              </w:rPr>
              <w:t>b</w:t>
            </w:r>
            <w:proofErr w:type="spellEnd"/>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Community </w:t>
            </w:r>
            <w:proofErr w:type="spellStart"/>
            <w:r>
              <w:rPr>
                <w:rFonts w:ascii="Times New Roman" w:hAnsi="Times New Roman" w:cs="Times New Roman"/>
              </w:rPr>
              <w:t>composition</w:t>
            </w:r>
            <w:r>
              <w:rPr>
                <w:rFonts w:ascii="Times New Roman" w:hAnsi="Times New Roman" w:cs="Times New Roman"/>
                <w:vertAlign w:val="superscript"/>
              </w:rPr>
              <w:t>c</w:t>
            </w:r>
            <w:proofErr w:type="spellEnd"/>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w:t>
            </w:r>
            <w:proofErr w:type="spellStart"/>
            <w:proofErr w:type="gramStart"/>
            <w:r>
              <w:rPr>
                <w:rFonts w:ascii="Times New Roman" w:hAnsi="Times New Roman" w:cs="Times New Roman"/>
                <w:i/>
              </w:rPr>
              <w:t>farinosa</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w:t>
            </w:r>
            <w:proofErr w:type="spellStart"/>
            <w:proofErr w:type="gramStart"/>
            <w:r>
              <w:rPr>
                <w:rFonts w:ascii="Times New Roman" w:hAnsi="Times New Roman" w:cs="Times New Roman"/>
                <w:i/>
              </w:rPr>
              <w:t>obscuripes</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b</w:t>
            </w:r>
            <w:proofErr w:type="spellEnd"/>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w:t>
            </w:r>
            <w:proofErr w:type="spellStart"/>
            <w:r>
              <w:rPr>
                <w:rFonts w:ascii="Times New Roman" w:hAnsi="Times New Roman" w:cs="Times New Roman"/>
              </w:rPr>
              <w:t>density</w:t>
            </w:r>
            <w:r>
              <w:rPr>
                <w:rFonts w:ascii="Times New Roman" w:hAnsi="Times New Roman" w:cs="Times New Roman"/>
                <w:vertAlign w:val="superscript"/>
              </w:rPr>
              <w:t>a</w:t>
            </w:r>
            <w:proofErr w:type="spellEnd"/>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proofErr w:type="gramStart"/>
            <w:r>
              <w:rPr>
                <w:rFonts w:ascii="Times New Roman" w:hAnsi="Times New Roman" w:cs="Times New Roman"/>
              </w:rPr>
              <w:t>log</w:t>
            </w:r>
            <w:proofErr w:type="gramEnd"/>
            <w:r>
              <w:rPr>
                <w:rFonts w:ascii="Times New Roman" w:hAnsi="Times New Roman" w:cs="Times New Roman"/>
              </w:rPr>
              <w:t>(Leaf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lastRenderedPageBreak/>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w:p>
        </w:tc>
        <w:tc>
          <w:tcPr>
            <w:tcW w:w="1559" w:type="dxa"/>
          </w:tcPr>
          <w:p w14:paraId="4C5E9392" w14:textId="20BD297B"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year</w:t>
            </w:r>
            <w:proofErr w:type="spellEnd"/>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Richness</w:t>
            </w:r>
            <w:r w:rsidR="00AD5662">
              <w:rPr>
                <w:rFonts w:ascii="Times New Roman" w:hAnsi="Times New Roman" w:cs="Times New Roman"/>
                <w:vertAlign w:val="superscript"/>
              </w:rPr>
              <w:t>a</w:t>
            </w:r>
            <w:proofErr w:type="spellEnd"/>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Abundance</w:t>
            </w:r>
            <w:r w:rsidR="00AD5662">
              <w:rPr>
                <w:rFonts w:ascii="Times New Roman" w:hAnsi="Times New Roman" w:cs="Times New Roman"/>
                <w:vertAlign w:val="superscript"/>
              </w:rPr>
              <w:t>a</w:t>
            </w:r>
            <w:proofErr w:type="spellEnd"/>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sidR="00AD5662">
              <w:rPr>
                <w:rFonts w:ascii="Times New Roman" w:hAnsi="Times New Roman" w:cs="Times New Roman"/>
                <w:vertAlign w:val="superscript"/>
              </w:rPr>
              <w:t>b</w:t>
            </w:r>
            <w:proofErr w:type="spellEnd"/>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 xml:space="preserve">Root-associated </w:t>
            </w:r>
            <w:proofErr w:type="spellStart"/>
            <w:r>
              <w:rPr>
                <w:rFonts w:ascii="Times New Roman" w:hAnsi="Times New Roman" w:cs="Times New Roman"/>
                <w:i/>
              </w:rPr>
              <w:t>Mycorrhiza</w:t>
            </w:r>
            <w:proofErr w:type="spellEnd"/>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w:t>
            </w:r>
            <w:proofErr w:type="spellStart"/>
            <w:r>
              <w:rPr>
                <w:rFonts w:ascii="Times New Roman" w:hAnsi="Times New Roman" w:cs="Times New Roman"/>
              </w:rPr>
              <w:t>N</w:t>
            </w:r>
            <w:r w:rsidR="00AD5662">
              <w:rPr>
                <w:rFonts w:ascii="Times New Roman" w:hAnsi="Times New Roman" w:cs="Times New Roman"/>
                <w:vertAlign w:val="superscript"/>
              </w:rPr>
              <w:t>b</w:t>
            </w:r>
            <w:proofErr w:type="spellEnd"/>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 xml:space="preserve">Soil </w:t>
            </w:r>
            <w:proofErr w:type="spellStart"/>
            <w:r>
              <w:rPr>
                <w:rFonts w:ascii="Times New Roman" w:hAnsi="Times New Roman" w:cs="Times New Roman"/>
              </w:rPr>
              <w:t>moisture</w:t>
            </w:r>
            <w:r w:rsidR="00AD5662">
              <w:rPr>
                <w:rFonts w:ascii="Times New Roman" w:hAnsi="Times New Roman" w:cs="Times New Roman"/>
                <w:vertAlign w:val="superscript"/>
              </w:rPr>
              <w:t>b</w:t>
            </w:r>
            <w:proofErr w:type="spellEnd"/>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 xml:space="preserve">Percent organic </w:t>
            </w:r>
            <w:proofErr w:type="spellStart"/>
            <w:r>
              <w:rPr>
                <w:rFonts w:ascii="Times New Roman" w:hAnsi="Times New Roman" w:cs="Times New Roman"/>
              </w:rPr>
              <w:t>matter</w:t>
            </w:r>
            <w:r w:rsidR="00AD5662">
              <w:rPr>
                <w:rFonts w:ascii="Times New Roman" w:hAnsi="Times New Roman" w:cs="Times New Roman"/>
                <w:vertAlign w:val="superscript"/>
              </w:rPr>
              <w:t>b</w:t>
            </w:r>
            <w:proofErr w:type="spellEnd"/>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a</w:t>
            </w:r>
            <w:proofErr w:type="spellEnd"/>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 xml:space="preserve">Leaf water </w:t>
            </w:r>
            <w:proofErr w:type="spellStart"/>
            <w:r>
              <w:rPr>
                <w:rFonts w:ascii="Times New Roman" w:hAnsi="Times New Roman" w:cs="Times New Roman"/>
              </w:rPr>
              <w:t>content</w:t>
            </w:r>
            <w:r>
              <w:rPr>
                <w:rFonts w:ascii="Times New Roman" w:hAnsi="Times New Roman" w:cs="Times New Roman"/>
                <w:vertAlign w:val="superscript"/>
              </w:rPr>
              <w:t>b</w:t>
            </w:r>
            <w:proofErr w:type="spellEnd"/>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lastRenderedPageBreak/>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77777777"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proofErr w:type="spellStart"/>
            <w:r w:rsidR="007264A7">
              <w:rPr>
                <w:rFonts w:ascii="Times New Roman" w:hAnsi="Times New Roman" w:cs="Times New Roman"/>
              </w:rPr>
              <w:t>mycorrhiza</w:t>
            </w:r>
            <w:proofErr w:type="spellEnd"/>
            <w:r w:rsidR="007264A7">
              <w:rPr>
                <w:rFonts w:ascii="Times New Roman" w:hAnsi="Times New Roman" w:cs="Times New Roman"/>
              </w:rPr>
              <w:t xml:space="preserve">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proofErr w:type="spellStart"/>
            <w:r>
              <w:rPr>
                <w:rFonts w:ascii="Times New Roman" w:hAnsi="Times New Roman" w:cs="Times New Roman"/>
                <w:b/>
              </w:rPr>
              <w:t>E</w:t>
            </w:r>
            <w:r>
              <w:rPr>
                <w:rFonts w:ascii="Times New Roman" w:hAnsi="Times New Roman" w:cs="Times New Roman"/>
                <w:b/>
                <w:vertAlign w:val="subscript"/>
              </w:rPr>
              <w:t>wind</w:t>
            </w:r>
            <w:proofErr w:type="spellEnd"/>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w:t>
            </w:r>
            <w:proofErr w:type="gramStart"/>
            <w:r w:rsidRPr="0023400A">
              <w:rPr>
                <w:rFonts w:ascii="Times New Roman" w:hAnsi="Times New Roman" w:cs="Times New Roman"/>
                <w:b/>
              </w:rPr>
              <w:t>:N</w:t>
            </w:r>
            <w:proofErr w:type="gramEnd"/>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proofErr w:type="spellStart"/>
            <w:r>
              <w:rPr>
                <w:rFonts w:ascii="Times New Roman" w:hAnsi="Times New Roman" w:cs="Times New Roman"/>
              </w:rPr>
              <w:t>Mycorrhiza</w:t>
            </w:r>
            <w:proofErr w:type="spellEnd"/>
            <w:r>
              <w:rPr>
                <w:rFonts w:ascii="Times New Roman" w:hAnsi="Times New Roman" w:cs="Times New Roman"/>
              </w:rPr>
              <w:t xml:space="preserve">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17641D" w:rsidRDefault="0017641D" w:rsidP="00486109">
      <w:r>
        <w:separator/>
      </w:r>
    </w:p>
  </w:endnote>
  <w:endnote w:type="continuationSeparator" w:id="0">
    <w:p w14:paraId="28A3A540" w14:textId="77777777" w:rsidR="0017641D" w:rsidRDefault="0017641D"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OCR A Std">
    <w:panose1 w:val="020F0609000104060307"/>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17641D" w:rsidRDefault="0017641D" w:rsidP="00486109">
      <w:r>
        <w:separator/>
      </w:r>
    </w:p>
  </w:footnote>
  <w:footnote w:type="continuationSeparator" w:id="0">
    <w:p w14:paraId="29072898" w14:textId="77777777" w:rsidR="0017641D" w:rsidRDefault="0017641D"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revisionView w:insDel="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19A9"/>
    <w:rsid w:val="00002D31"/>
    <w:rsid w:val="00003ADE"/>
    <w:rsid w:val="0000429A"/>
    <w:rsid w:val="00006534"/>
    <w:rsid w:val="000103B8"/>
    <w:rsid w:val="0001231E"/>
    <w:rsid w:val="00012769"/>
    <w:rsid w:val="000149D3"/>
    <w:rsid w:val="00017B37"/>
    <w:rsid w:val="000227F1"/>
    <w:rsid w:val="0002282E"/>
    <w:rsid w:val="00022D79"/>
    <w:rsid w:val="00025AD5"/>
    <w:rsid w:val="00025F5C"/>
    <w:rsid w:val="00026266"/>
    <w:rsid w:val="00026E15"/>
    <w:rsid w:val="00033AC8"/>
    <w:rsid w:val="00036F70"/>
    <w:rsid w:val="00037393"/>
    <w:rsid w:val="000373E9"/>
    <w:rsid w:val="0004103B"/>
    <w:rsid w:val="000418A0"/>
    <w:rsid w:val="000427F9"/>
    <w:rsid w:val="00042C2C"/>
    <w:rsid w:val="00046010"/>
    <w:rsid w:val="00046AEC"/>
    <w:rsid w:val="0005095E"/>
    <w:rsid w:val="0005493E"/>
    <w:rsid w:val="000556D9"/>
    <w:rsid w:val="00072672"/>
    <w:rsid w:val="00073C8B"/>
    <w:rsid w:val="00080DD6"/>
    <w:rsid w:val="000834AE"/>
    <w:rsid w:val="000835F8"/>
    <w:rsid w:val="000905A4"/>
    <w:rsid w:val="00092F60"/>
    <w:rsid w:val="00093FD8"/>
    <w:rsid w:val="000976E3"/>
    <w:rsid w:val="000A04FD"/>
    <w:rsid w:val="000A3D6B"/>
    <w:rsid w:val="000A609B"/>
    <w:rsid w:val="000A6148"/>
    <w:rsid w:val="000A7613"/>
    <w:rsid w:val="000A79EF"/>
    <w:rsid w:val="000A7BE7"/>
    <w:rsid w:val="000B0F96"/>
    <w:rsid w:val="000B517E"/>
    <w:rsid w:val="000B698A"/>
    <w:rsid w:val="000B7C2A"/>
    <w:rsid w:val="000C2B9A"/>
    <w:rsid w:val="000C4E0C"/>
    <w:rsid w:val="000E2A7E"/>
    <w:rsid w:val="000E2AF5"/>
    <w:rsid w:val="000E43CF"/>
    <w:rsid w:val="000F08B4"/>
    <w:rsid w:val="000F6118"/>
    <w:rsid w:val="000F6274"/>
    <w:rsid w:val="000F6EEC"/>
    <w:rsid w:val="000F7098"/>
    <w:rsid w:val="000F7682"/>
    <w:rsid w:val="001022D0"/>
    <w:rsid w:val="001066C3"/>
    <w:rsid w:val="00121777"/>
    <w:rsid w:val="00121D08"/>
    <w:rsid w:val="001236C4"/>
    <w:rsid w:val="00123AD8"/>
    <w:rsid w:val="001246F2"/>
    <w:rsid w:val="00124834"/>
    <w:rsid w:val="001316AC"/>
    <w:rsid w:val="001331A4"/>
    <w:rsid w:val="001331CE"/>
    <w:rsid w:val="001363E4"/>
    <w:rsid w:val="0013704A"/>
    <w:rsid w:val="00137407"/>
    <w:rsid w:val="001377C3"/>
    <w:rsid w:val="0014297D"/>
    <w:rsid w:val="00150105"/>
    <w:rsid w:val="00152619"/>
    <w:rsid w:val="0015290D"/>
    <w:rsid w:val="00155377"/>
    <w:rsid w:val="0015581F"/>
    <w:rsid w:val="00157B5C"/>
    <w:rsid w:val="00160A6D"/>
    <w:rsid w:val="00160AF4"/>
    <w:rsid w:val="001621C0"/>
    <w:rsid w:val="00163476"/>
    <w:rsid w:val="00170D73"/>
    <w:rsid w:val="00173652"/>
    <w:rsid w:val="001742D6"/>
    <w:rsid w:val="0017474A"/>
    <w:rsid w:val="0017482F"/>
    <w:rsid w:val="0017641D"/>
    <w:rsid w:val="001770C7"/>
    <w:rsid w:val="00177B0C"/>
    <w:rsid w:val="00181998"/>
    <w:rsid w:val="00183A6F"/>
    <w:rsid w:val="001847C6"/>
    <w:rsid w:val="0018626C"/>
    <w:rsid w:val="00186383"/>
    <w:rsid w:val="001870E8"/>
    <w:rsid w:val="001A26AE"/>
    <w:rsid w:val="001A2F5E"/>
    <w:rsid w:val="001A35AA"/>
    <w:rsid w:val="001A3648"/>
    <w:rsid w:val="001A4B00"/>
    <w:rsid w:val="001A539D"/>
    <w:rsid w:val="001A5958"/>
    <w:rsid w:val="001B408E"/>
    <w:rsid w:val="001B4C0B"/>
    <w:rsid w:val="001B52D8"/>
    <w:rsid w:val="001B5E1F"/>
    <w:rsid w:val="001B76E7"/>
    <w:rsid w:val="001C0393"/>
    <w:rsid w:val="001C35D0"/>
    <w:rsid w:val="001C3790"/>
    <w:rsid w:val="001D0337"/>
    <w:rsid w:val="001D29C7"/>
    <w:rsid w:val="001D3CA0"/>
    <w:rsid w:val="001D3EAF"/>
    <w:rsid w:val="001D44A3"/>
    <w:rsid w:val="001D5EA5"/>
    <w:rsid w:val="001D65C6"/>
    <w:rsid w:val="001E37BF"/>
    <w:rsid w:val="001E477C"/>
    <w:rsid w:val="001E5A72"/>
    <w:rsid w:val="001E7774"/>
    <w:rsid w:val="001F078B"/>
    <w:rsid w:val="001F0FAB"/>
    <w:rsid w:val="001F22E5"/>
    <w:rsid w:val="001F3414"/>
    <w:rsid w:val="001F50ED"/>
    <w:rsid w:val="001F5C3F"/>
    <w:rsid w:val="001F6400"/>
    <w:rsid w:val="001F708C"/>
    <w:rsid w:val="001F7D4A"/>
    <w:rsid w:val="002000D0"/>
    <w:rsid w:val="00201C06"/>
    <w:rsid w:val="00202CAF"/>
    <w:rsid w:val="002115FE"/>
    <w:rsid w:val="00212771"/>
    <w:rsid w:val="00213154"/>
    <w:rsid w:val="002226AF"/>
    <w:rsid w:val="00230C56"/>
    <w:rsid w:val="00230D8C"/>
    <w:rsid w:val="00231C38"/>
    <w:rsid w:val="0023400A"/>
    <w:rsid w:val="0023651E"/>
    <w:rsid w:val="00236F3A"/>
    <w:rsid w:val="00237CD5"/>
    <w:rsid w:val="002400A8"/>
    <w:rsid w:val="00240CAF"/>
    <w:rsid w:val="00242816"/>
    <w:rsid w:val="00243705"/>
    <w:rsid w:val="002448F0"/>
    <w:rsid w:val="00246261"/>
    <w:rsid w:val="0024630D"/>
    <w:rsid w:val="0025262B"/>
    <w:rsid w:val="00254970"/>
    <w:rsid w:val="0025501C"/>
    <w:rsid w:val="002553A7"/>
    <w:rsid w:val="00256F82"/>
    <w:rsid w:val="00266C3E"/>
    <w:rsid w:val="00273027"/>
    <w:rsid w:val="00274776"/>
    <w:rsid w:val="002773F6"/>
    <w:rsid w:val="00282961"/>
    <w:rsid w:val="00284995"/>
    <w:rsid w:val="002907CA"/>
    <w:rsid w:val="0029136D"/>
    <w:rsid w:val="002936C1"/>
    <w:rsid w:val="00295C4A"/>
    <w:rsid w:val="00297B82"/>
    <w:rsid w:val="002A0795"/>
    <w:rsid w:val="002A3E5A"/>
    <w:rsid w:val="002A424B"/>
    <w:rsid w:val="002A690E"/>
    <w:rsid w:val="002A6C9D"/>
    <w:rsid w:val="002B3249"/>
    <w:rsid w:val="002B34F0"/>
    <w:rsid w:val="002B490B"/>
    <w:rsid w:val="002C4460"/>
    <w:rsid w:val="002C7607"/>
    <w:rsid w:val="002D1413"/>
    <w:rsid w:val="002D3469"/>
    <w:rsid w:val="002D37EE"/>
    <w:rsid w:val="002D3C74"/>
    <w:rsid w:val="002D4D52"/>
    <w:rsid w:val="002D6C17"/>
    <w:rsid w:val="002D7156"/>
    <w:rsid w:val="002D7A4A"/>
    <w:rsid w:val="002E2323"/>
    <w:rsid w:val="002E5968"/>
    <w:rsid w:val="002E643F"/>
    <w:rsid w:val="002E6872"/>
    <w:rsid w:val="002F3C76"/>
    <w:rsid w:val="002F4C17"/>
    <w:rsid w:val="002F6AF7"/>
    <w:rsid w:val="002F7602"/>
    <w:rsid w:val="003034B1"/>
    <w:rsid w:val="0030552A"/>
    <w:rsid w:val="003058BE"/>
    <w:rsid w:val="00305F06"/>
    <w:rsid w:val="00306679"/>
    <w:rsid w:val="003069FA"/>
    <w:rsid w:val="003120F6"/>
    <w:rsid w:val="00315546"/>
    <w:rsid w:val="00317F0E"/>
    <w:rsid w:val="00326031"/>
    <w:rsid w:val="00330193"/>
    <w:rsid w:val="003313CA"/>
    <w:rsid w:val="00332E88"/>
    <w:rsid w:val="0033323D"/>
    <w:rsid w:val="00342AC4"/>
    <w:rsid w:val="00344CEC"/>
    <w:rsid w:val="00350ACA"/>
    <w:rsid w:val="00353D39"/>
    <w:rsid w:val="00354EB3"/>
    <w:rsid w:val="003552B7"/>
    <w:rsid w:val="00356521"/>
    <w:rsid w:val="00357CC8"/>
    <w:rsid w:val="00361641"/>
    <w:rsid w:val="00363036"/>
    <w:rsid w:val="00370CC4"/>
    <w:rsid w:val="0037188B"/>
    <w:rsid w:val="00371E17"/>
    <w:rsid w:val="00372DC6"/>
    <w:rsid w:val="00373B28"/>
    <w:rsid w:val="00375D46"/>
    <w:rsid w:val="003816A1"/>
    <w:rsid w:val="00385CED"/>
    <w:rsid w:val="0038631D"/>
    <w:rsid w:val="00386AFE"/>
    <w:rsid w:val="00387647"/>
    <w:rsid w:val="00391634"/>
    <w:rsid w:val="0039557D"/>
    <w:rsid w:val="003A585B"/>
    <w:rsid w:val="003A701A"/>
    <w:rsid w:val="003A74C3"/>
    <w:rsid w:val="003A7FE5"/>
    <w:rsid w:val="003B1A66"/>
    <w:rsid w:val="003B203E"/>
    <w:rsid w:val="003B3C97"/>
    <w:rsid w:val="003B6729"/>
    <w:rsid w:val="003C07F0"/>
    <w:rsid w:val="003C1277"/>
    <w:rsid w:val="003C54B0"/>
    <w:rsid w:val="003C741A"/>
    <w:rsid w:val="003D045B"/>
    <w:rsid w:val="003D3C5C"/>
    <w:rsid w:val="003D6A45"/>
    <w:rsid w:val="003E337F"/>
    <w:rsid w:val="003E3ECF"/>
    <w:rsid w:val="003E582B"/>
    <w:rsid w:val="003E5918"/>
    <w:rsid w:val="003E62B9"/>
    <w:rsid w:val="003F0C4B"/>
    <w:rsid w:val="003F40B3"/>
    <w:rsid w:val="003F6937"/>
    <w:rsid w:val="004023C2"/>
    <w:rsid w:val="004033D8"/>
    <w:rsid w:val="004037C9"/>
    <w:rsid w:val="0040499F"/>
    <w:rsid w:val="00412E00"/>
    <w:rsid w:val="004160E9"/>
    <w:rsid w:val="0042025D"/>
    <w:rsid w:val="0042442C"/>
    <w:rsid w:val="00427005"/>
    <w:rsid w:val="00430EFC"/>
    <w:rsid w:val="0043198E"/>
    <w:rsid w:val="00432117"/>
    <w:rsid w:val="00432834"/>
    <w:rsid w:val="00434D2E"/>
    <w:rsid w:val="004368E5"/>
    <w:rsid w:val="00442A35"/>
    <w:rsid w:val="00447581"/>
    <w:rsid w:val="00447FA5"/>
    <w:rsid w:val="00450239"/>
    <w:rsid w:val="00451166"/>
    <w:rsid w:val="0045308B"/>
    <w:rsid w:val="00457162"/>
    <w:rsid w:val="0045749F"/>
    <w:rsid w:val="004605A5"/>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A0F30"/>
    <w:rsid w:val="004A1C62"/>
    <w:rsid w:val="004A3B35"/>
    <w:rsid w:val="004A5D3A"/>
    <w:rsid w:val="004A5FF0"/>
    <w:rsid w:val="004B2C07"/>
    <w:rsid w:val="004B3329"/>
    <w:rsid w:val="004B57FB"/>
    <w:rsid w:val="004C2A30"/>
    <w:rsid w:val="004C4DB7"/>
    <w:rsid w:val="004D2CF0"/>
    <w:rsid w:val="004E10F1"/>
    <w:rsid w:val="004E2269"/>
    <w:rsid w:val="004E31E6"/>
    <w:rsid w:val="004E3300"/>
    <w:rsid w:val="004E7971"/>
    <w:rsid w:val="004F415C"/>
    <w:rsid w:val="00502A0F"/>
    <w:rsid w:val="005033DF"/>
    <w:rsid w:val="005068EC"/>
    <w:rsid w:val="00512460"/>
    <w:rsid w:val="005127E8"/>
    <w:rsid w:val="00512DD5"/>
    <w:rsid w:val="00513B51"/>
    <w:rsid w:val="00516868"/>
    <w:rsid w:val="0052250D"/>
    <w:rsid w:val="005260A7"/>
    <w:rsid w:val="005332FD"/>
    <w:rsid w:val="00533322"/>
    <w:rsid w:val="005334FB"/>
    <w:rsid w:val="005350FC"/>
    <w:rsid w:val="00536AF1"/>
    <w:rsid w:val="005411BB"/>
    <w:rsid w:val="0054359A"/>
    <w:rsid w:val="0054627A"/>
    <w:rsid w:val="00551728"/>
    <w:rsid w:val="00551995"/>
    <w:rsid w:val="00555944"/>
    <w:rsid w:val="00555AA6"/>
    <w:rsid w:val="00557477"/>
    <w:rsid w:val="00560035"/>
    <w:rsid w:val="00560653"/>
    <w:rsid w:val="00560717"/>
    <w:rsid w:val="0056347D"/>
    <w:rsid w:val="005648F9"/>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E0B7F"/>
    <w:rsid w:val="005E1533"/>
    <w:rsid w:val="005E212F"/>
    <w:rsid w:val="005E4689"/>
    <w:rsid w:val="005E6B11"/>
    <w:rsid w:val="005F118D"/>
    <w:rsid w:val="005F3DB3"/>
    <w:rsid w:val="005F4DA7"/>
    <w:rsid w:val="005F4DAB"/>
    <w:rsid w:val="005F565B"/>
    <w:rsid w:val="006033D7"/>
    <w:rsid w:val="00605068"/>
    <w:rsid w:val="00605C7E"/>
    <w:rsid w:val="0060606E"/>
    <w:rsid w:val="006061CE"/>
    <w:rsid w:val="00606AB8"/>
    <w:rsid w:val="00612B96"/>
    <w:rsid w:val="00612E4D"/>
    <w:rsid w:val="00615006"/>
    <w:rsid w:val="00627B0A"/>
    <w:rsid w:val="00632B9F"/>
    <w:rsid w:val="00634CB2"/>
    <w:rsid w:val="00635DCA"/>
    <w:rsid w:val="00635DF7"/>
    <w:rsid w:val="00635E02"/>
    <w:rsid w:val="00635FFD"/>
    <w:rsid w:val="00637AE5"/>
    <w:rsid w:val="00637E55"/>
    <w:rsid w:val="00640B80"/>
    <w:rsid w:val="00640BBA"/>
    <w:rsid w:val="00641006"/>
    <w:rsid w:val="0064269D"/>
    <w:rsid w:val="00643975"/>
    <w:rsid w:val="00644A60"/>
    <w:rsid w:val="0064561A"/>
    <w:rsid w:val="0065080C"/>
    <w:rsid w:val="006509A1"/>
    <w:rsid w:val="00652446"/>
    <w:rsid w:val="00657C74"/>
    <w:rsid w:val="00661079"/>
    <w:rsid w:val="00661BCF"/>
    <w:rsid w:val="00664350"/>
    <w:rsid w:val="0066571F"/>
    <w:rsid w:val="006662D2"/>
    <w:rsid w:val="00666596"/>
    <w:rsid w:val="0066720A"/>
    <w:rsid w:val="00667636"/>
    <w:rsid w:val="006703E1"/>
    <w:rsid w:val="00670676"/>
    <w:rsid w:val="00671FF3"/>
    <w:rsid w:val="006731F7"/>
    <w:rsid w:val="006738C7"/>
    <w:rsid w:val="00675A5D"/>
    <w:rsid w:val="0068038D"/>
    <w:rsid w:val="006805EC"/>
    <w:rsid w:val="00681C98"/>
    <w:rsid w:val="00683E40"/>
    <w:rsid w:val="00691391"/>
    <w:rsid w:val="006915E4"/>
    <w:rsid w:val="00693F5A"/>
    <w:rsid w:val="00696DCE"/>
    <w:rsid w:val="00696E3E"/>
    <w:rsid w:val="006971F7"/>
    <w:rsid w:val="006A25CF"/>
    <w:rsid w:val="006A26C5"/>
    <w:rsid w:val="006B0390"/>
    <w:rsid w:val="006B0DE6"/>
    <w:rsid w:val="006B1902"/>
    <w:rsid w:val="006B1CB9"/>
    <w:rsid w:val="006C0F34"/>
    <w:rsid w:val="006C16DF"/>
    <w:rsid w:val="006C5615"/>
    <w:rsid w:val="006C5D52"/>
    <w:rsid w:val="006C6D1C"/>
    <w:rsid w:val="006C7C60"/>
    <w:rsid w:val="006D1987"/>
    <w:rsid w:val="006D2C0E"/>
    <w:rsid w:val="006D44B5"/>
    <w:rsid w:val="006D5A4E"/>
    <w:rsid w:val="006D5B76"/>
    <w:rsid w:val="006D6153"/>
    <w:rsid w:val="006E08FB"/>
    <w:rsid w:val="006E39AA"/>
    <w:rsid w:val="006E3FA0"/>
    <w:rsid w:val="006E4BD7"/>
    <w:rsid w:val="006E61E2"/>
    <w:rsid w:val="006F146B"/>
    <w:rsid w:val="006F3E3A"/>
    <w:rsid w:val="006F61DA"/>
    <w:rsid w:val="006F7C27"/>
    <w:rsid w:val="00701973"/>
    <w:rsid w:val="00703AEC"/>
    <w:rsid w:val="00705EE2"/>
    <w:rsid w:val="00710191"/>
    <w:rsid w:val="00712CBF"/>
    <w:rsid w:val="00713E6D"/>
    <w:rsid w:val="00715201"/>
    <w:rsid w:val="007164DC"/>
    <w:rsid w:val="00720387"/>
    <w:rsid w:val="00721AF6"/>
    <w:rsid w:val="0072213B"/>
    <w:rsid w:val="0072272B"/>
    <w:rsid w:val="007255AE"/>
    <w:rsid w:val="007264A7"/>
    <w:rsid w:val="007302F4"/>
    <w:rsid w:val="0073072E"/>
    <w:rsid w:val="00730B36"/>
    <w:rsid w:val="007336BC"/>
    <w:rsid w:val="00733F42"/>
    <w:rsid w:val="0074082A"/>
    <w:rsid w:val="0074216C"/>
    <w:rsid w:val="00743363"/>
    <w:rsid w:val="00746CE7"/>
    <w:rsid w:val="00747FE2"/>
    <w:rsid w:val="007504D5"/>
    <w:rsid w:val="007600F4"/>
    <w:rsid w:val="007628F5"/>
    <w:rsid w:val="00763EF1"/>
    <w:rsid w:val="00764123"/>
    <w:rsid w:val="00764EC4"/>
    <w:rsid w:val="00765514"/>
    <w:rsid w:val="00767F5A"/>
    <w:rsid w:val="0078043B"/>
    <w:rsid w:val="007815A5"/>
    <w:rsid w:val="0078252D"/>
    <w:rsid w:val="00786B07"/>
    <w:rsid w:val="007A55DF"/>
    <w:rsid w:val="007A6FC3"/>
    <w:rsid w:val="007B13B4"/>
    <w:rsid w:val="007C2381"/>
    <w:rsid w:val="007C43AB"/>
    <w:rsid w:val="007C62D4"/>
    <w:rsid w:val="007D1C62"/>
    <w:rsid w:val="007D4E2C"/>
    <w:rsid w:val="007D71FD"/>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6CF2"/>
    <w:rsid w:val="00827F94"/>
    <w:rsid w:val="00837052"/>
    <w:rsid w:val="00837681"/>
    <w:rsid w:val="0084029A"/>
    <w:rsid w:val="008429AF"/>
    <w:rsid w:val="00843DC0"/>
    <w:rsid w:val="00844E09"/>
    <w:rsid w:val="008475B0"/>
    <w:rsid w:val="008478CE"/>
    <w:rsid w:val="00847C98"/>
    <w:rsid w:val="008508EF"/>
    <w:rsid w:val="00850E09"/>
    <w:rsid w:val="008530E4"/>
    <w:rsid w:val="008545FB"/>
    <w:rsid w:val="00854CCF"/>
    <w:rsid w:val="00855096"/>
    <w:rsid w:val="00856CC9"/>
    <w:rsid w:val="00857E25"/>
    <w:rsid w:val="00862F09"/>
    <w:rsid w:val="00864465"/>
    <w:rsid w:val="008729B4"/>
    <w:rsid w:val="00876CD6"/>
    <w:rsid w:val="008836FD"/>
    <w:rsid w:val="0088391B"/>
    <w:rsid w:val="00883ABD"/>
    <w:rsid w:val="0088510D"/>
    <w:rsid w:val="00885BA6"/>
    <w:rsid w:val="00887B2B"/>
    <w:rsid w:val="008A0B1A"/>
    <w:rsid w:val="008A11BD"/>
    <w:rsid w:val="008A1916"/>
    <w:rsid w:val="008A23D3"/>
    <w:rsid w:val="008A47FF"/>
    <w:rsid w:val="008A495B"/>
    <w:rsid w:val="008A5DA4"/>
    <w:rsid w:val="008A67F2"/>
    <w:rsid w:val="008B4116"/>
    <w:rsid w:val="008B5395"/>
    <w:rsid w:val="008B5BC5"/>
    <w:rsid w:val="008C1545"/>
    <w:rsid w:val="008C316E"/>
    <w:rsid w:val="008D07B7"/>
    <w:rsid w:val="008D18E9"/>
    <w:rsid w:val="008D4919"/>
    <w:rsid w:val="008D6FEA"/>
    <w:rsid w:val="008D7EF2"/>
    <w:rsid w:val="008E4DE4"/>
    <w:rsid w:val="008E5A28"/>
    <w:rsid w:val="008E63DB"/>
    <w:rsid w:val="008E705C"/>
    <w:rsid w:val="008F2C45"/>
    <w:rsid w:val="008F3470"/>
    <w:rsid w:val="008F4534"/>
    <w:rsid w:val="008F5372"/>
    <w:rsid w:val="008F575B"/>
    <w:rsid w:val="00904D14"/>
    <w:rsid w:val="00905B6A"/>
    <w:rsid w:val="009064BF"/>
    <w:rsid w:val="00906882"/>
    <w:rsid w:val="0090733C"/>
    <w:rsid w:val="0091063D"/>
    <w:rsid w:val="00916A2B"/>
    <w:rsid w:val="009227C4"/>
    <w:rsid w:val="00922AC5"/>
    <w:rsid w:val="00923647"/>
    <w:rsid w:val="0092499C"/>
    <w:rsid w:val="00924F72"/>
    <w:rsid w:val="009269F5"/>
    <w:rsid w:val="00927CA9"/>
    <w:rsid w:val="00931D27"/>
    <w:rsid w:val="00932AF6"/>
    <w:rsid w:val="00940FA9"/>
    <w:rsid w:val="00943E8D"/>
    <w:rsid w:val="00944A6A"/>
    <w:rsid w:val="00944B84"/>
    <w:rsid w:val="009538B6"/>
    <w:rsid w:val="0095799C"/>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A03E6"/>
    <w:rsid w:val="009A098A"/>
    <w:rsid w:val="009A4E71"/>
    <w:rsid w:val="009A54E2"/>
    <w:rsid w:val="009B2D6D"/>
    <w:rsid w:val="009B5C0F"/>
    <w:rsid w:val="009B6C2A"/>
    <w:rsid w:val="009B797B"/>
    <w:rsid w:val="009C01FD"/>
    <w:rsid w:val="009C0AD6"/>
    <w:rsid w:val="009C0E2D"/>
    <w:rsid w:val="009C1903"/>
    <w:rsid w:val="009C1FA0"/>
    <w:rsid w:val="009C3DC1"/>
    <w:rsid w:val="009D1255"/>
    <w:rsid w:val="009D6427"/>
    <w:rsid w:val="009D6FD8"/>
    <w:rsid w:val="009D7385"/>
    <w:rsid w:val="009D7A8F"/>
    <w:rsid w:val="009E204F"/>
    <w:rsid w:val="009E329B"/>
    <w:rsid w:val="009E439A"/>
    <w:rsid w:val="009E638D"/>
    <w:rsid w:val="009E72E1"/>
    <w:rsid w:val="009F1BF2"/>
    <w:rsid w:val="009F38DB"/>
    <w:rsid w:val="009F405D"/>
    <w:rsid w:val="009F54D6"/>
    <w:rsid w:val="009F566F"/>
    <w:rsid w:val="009F5907"/>
    <w:rsid w:val="009F669B"/>
    <w:rsid w:val="00A00D5F"/>
    <w:rsid w:val="00A01859"/>
    <w:rsid w:val="00A02BED"/>
    <w:rsid w:val="00A03E31"/>
    <w:rsid w:val="00A052DF"/>
    <w:rsid w:val="00A11AF8"/>
    <w:rsid w:val="00A11D9E"/>
    <w:rsid w:val="00A13461"/>
    <w:rsid w:val="00A13CA4"/>
    <w:rsid w:val="00A15D73"/>
    <w:rsid w:val="00A16452"/>
    <w:rsid w:val="00A230AC"/>
    <w:rsid w:val="00A239B3"/>
    <w:rsid w:val="00A27FAA"/>
    <w:rsid w:val="00A3155A"/>
    <w:rsid w:val="00A41EA9"/>
    <w:rsid w:val="00A44B72"/>
    <w:rsid w:val="00A5053A"/>
    <w:rsid w:val="00A51A88"/>
    <w:rsid w:val="00A54731"/>
    <w:rsid w:val="00A54CF8"/>
    <w:rsid w:val="00A55939"/>
    <w:rsid w:val="00A63B63"/>
    <w:rsid w:val="00A650A7"/>
    <w:rsid w:val="00A66147"/>
    <w:rsid w:val="00A676F4"/>
    <w:rsid w:val="00A70377"/>
    <w:rsid w:val="00A71475"/>
    <w:rsid w:val="00A73218"/>
    <w:rsid w:val="00A73FCD"/>
    <w:rsid w:val="00A74FDB"/>
    <w:rsid w:val="00A75B31"/>
    <w:rsid w:val="00A76E9A"/>
    <w:rsid w:val="00A776D5"/>
    <w:rsid w:val="00A80881"/>
    <w:rsid w:val="00A870E5"/>
    <w:rsid w:val="00A94F2E"/>
    <w:rsid w:val="00A967AD"/>
    <w:rsid w:val="00A96D52"/>
    <w:rsid w:val="00A9754C"/>
    <w:rsid w:val="00AA5D79"/>
    <w:rsid w:val="00AA7A77"/>
    <w:rsid w:val="00AA7F0B"/>
    <w:rsid w:val="00AB13B4"/>
    <w:rsid w:val="00AB1687"/>
    <w:rsid w:val="00AB32D6"/>
    <w:rsid w:val="00AB44CE"/>
    <w:rsid w:val="00AC0A38"/>
    <w:rsid w:val="00AC24E1"/>
    <w:rsid w:val="00AC4271"/>
    <w:rsid w:val="00AC4967"/>
    <w:rsid w:val="00AD0868"/>
    <w:rsid w:val="00AD246B"/>
    <w:rsid w:val="00AD3ABD"/>
    <w:rsid w:val="00AD3D76"/>
    <w:rsid w:val="00AD5662"/>
    <w:rsid w:val="00AD6391"/>
    <w:rsid w:val="00AE06D5"/>
    <w:rsid w:val="00AE157A"/>
    <w:rsid w:val="00AE7FBF"/>
    <w:rsid w:val="00AF308C"/>
    <w:rsid w:val="00AF3CDA"/>
    <w:rsid w:val="00AF5A1C"/>
    <w:rsid w:val="00AF6F4C"/>
    <w:rsid w:val="00B01133"/>
    <w:rsid w:val="00B07E5B"/>
    <w:rsid w:val="00B103CB"/>
    <w:rsid w:val="00B158E8"/>
    <w:rsid w:val="00B1709E"/>
    <w:rsid w:val="00B175C5"/>
    <w:rsid w:val="00B21D45"/>
    <w:rsid w:val="00B25B30"/>
    <w:rsid w:val="00B26701"/>
    <w:rsid w:val="00B355E5"/>
    <w:rsid w:val="00B35F1B"/>
    <w:rsid w:val="00B37669"/>
    <w:rsid w:val="00B4044D"/>
    <w:rsid w:val="00B42060"/>
    <w:rsid w:val="00B421A7"/>
    <w:rsid w:val="00B42584"/>
    <w:rsid w:val="00B42845"/>
    <w:rsid w:val="00B4652E"/>
    <w:rsid w:val="00B473F7"/>
    <w:rsid w:val="00B47E17"/>
    <w:rsid w:val="00B53895"/>
    <w:rsid w:val="00B54240"/>
    <w:rsid w:val="00B565DE"/>
    <w:rsid w:val="00B609C2"/>
    <w:rsid w:val="00B61401"/>
    <w:rsid w:val="00B6428A"/>
    <w:rsid w:val="00B65BD9"/>
    <w:rsid w:val="00B674E0"/>
    <w:rsid w:val="00B738B3"/>
    <w:rsid w:val="00B755DA"/>
    <w:rsid w:val="00B7603A"/>
    <w:rsid w:val="00B83F27"/>
    <w:rsid w:val="00B848EB"/>
    <w:rsid w:val="00B85A3F"/>
    <w:rsid w:val="00B8604C"/>
    <w:rsid w:val="00B87AA2"/>
    <w:rsid w:val="00B90BA9"/>
    <w:rsid w:val="00B90F5A"/>
    <w:rsid w:val="00B943D6"/>
    <w:rsid w:val="00BA0CD6"/>
    <w:rsid w:val="00BA10A5"/>
    <w:rsid w:val="00BA248A"/>
    <w:rsid w:val="00BA314E"/>
    <w:rsid w:val="00BA4AAD"/>
    <w:rsid w:val="00BA6CE0"/>
    <w:rsid w:val="00BB142B"/>
    <w:rsid w:val="00BB5E51"/>
    <w:rsid w:val="00BC0CB2"/>
    <w:rsid w:val="00BC143F"/>
    <w:rsid w:val="00BC3BC6"/>
    <w:rsid w:val="00BC3EEF"/>
    <w:rsid w:val="00BD2C9E"/>
    <w:rsid w:val="00BD370E"/>
    <w:rsid w:val="00BD4808"/>
    <w:rsid w:val="00BD6913"/>
    <w:rsid w:val="00BE4E90"/>
    <w:rsid w:val="00BE6F02"/>
    <w:rsid w:val="00BF430E"/>
    <w:rsid w:val="00BF4544"/>
    <w:rsid w:val="00BF6EAE"/>
    <w:rsid w:val="00C01BCD"/>
    <w:rsid w:val="00C03F9E"/>
    <w:rsid w:val="00C04E9D"/>
    <w:rsid w:val="00C127B9"/>
    <w:rsid w:val="00C148A5"/>
    <w:rsid w:val="00C21F95"/>
    <w:rsid w:val="00C222F8"/>
    <w:rsid w:val="00C2307A"/>
    <w:rsid w:val="00C23F67"/>
    <w:rsid w:val="00C2507A"/>
    <w:rsid w:val="00C271B9"/>
    <w:rsid w:val="00C30639"/>
    <w:rsid w:val="00C3790F"/>
    <w:rsid w:val="00C43ABC"/>
    <w:rsid w:val="00C506B6"/>
    <w:rsid w:val="00C50F3F"/>
    <w:rsid w:val="00C51D6B"/>
    <w:rsid w:val="00C52830"/>
    <w:rsid w:val="00C53C59"/>
    <w:rsid w:val="00C56128"/>
    <w:rsid w:val="00C56E96"/>
    <w:rsid w:val="00C5746A"/>
    <w:rsid w:val="00C576E9"/>
    <w:rsid w:val="00C60D43"/>
    <w:rsid w:val="00C62817"/>
    <w:rsid w:val="00C63E91"/>
    <w:rsid w:val="00C64A07"/>
    <w:rsid w:val="00C64CC7"/>
    <w:rsid w:val="00C64D69"/>
    <w:rsid w:val="00C66301"/>
    <w:rsid w:val="00C67C69"/>
    <w:rsid w:val="00C67E25"/>
    <w:rsid w:val="00C73EB2"/>
    <w:rsid w:val="00C813D3"/>
    <w:rsid w:val="00C86B6C"/>
    <w:rsid w:val="00C86DEA"/>
    <w:rsid w:val="00C909FE"/>
    <w:rsid w:val="00C91156"/>
    <w:rsid w:val="00C94BE7"/>
    <w:rsid w:val="00C97C24"/>
    <w:rsid w:val="00CA02EF"/>
    <w:rsid w:val="00CA6643"/>
    <w:rsid w:val="00CA727D"/>
    <w:rsid w:val="00CB385F"/>
    <w:rsid w:val="00CB44F7"/>
    <w:rsid w:val="00CC0B09"/>
    <w:rsid w:val="00CC3B08"/>
    <w:rsid w:val="00CC5287"/>
    <w:rsid w:val="00CC6ADA"/>
    <w:rsid w:val="00CD1ABC"/>
    <w:rsid w:val="00CD44C6"/>
    <w:rsid w:val="00CD4D44"/>
    <w:rsid w:val="00CD4E80"/>
    <w:rsid w:val="00CE049F"/>
    <w:rsid w:val="00CE0F58"/>
    <w:rsid w:val="00CE103C"/>
    <w:rsid w:val="00CE4A43"/>
    <w:rsid w:val="00CE5E10"/>
    <w:rsid w:val="00CF07B7"/>
    <w:rsid w:val="00CF0B2F"/>
    <w:rsid w:val="00CF11D8"/>
    <w:rsid w:val="00CF6BDE"/>
    <w:rsid w:val="00CF7912"/>
    <w:rsid w:val="00D008B7"/>
    <w:rsid w:val="00D00D5C"/>
    <w:rsid w:val="00D06971"/>
    <w:rsid w:val="00D07D6B"/>
    <w:rsid w:val="00D12181"/>
    <w:rsid w:val="00D1220E"/>
    <w:rsid w:val="00D1356C"/>
    <w:rsid w:val="00D13B63"/>
    <w:rsid w:val="00D13F62"/>
    <w:rsid w:val="00D1727F"/>
    <w:rsid w:val="00D17E50"/>
    <w:rsid w:val="00D208D6"/>
    <w:rsid w:val="00D23789"/>
    <w:rsid w:val="00D24346"/>
    <w:rsid w:val="00D249F4"/>
    <w:rsid w:val="00D26752"/>
    <w:rsid w:val="00D26A41"/>
    <w:rsid w:val="00D27576"/>
    <w:rsid w:val="00D31317"/>
    <w:rsid w:val="00D31A53"/>
    <w:rsid w:val="00D31D16"/>
    <w:rsid w:val="00D323EC"/>
    <w:rsid w:val="00D338F9"/>
    <w:rsid w:val="00D3488A"/>
    <w:rsid w:val="00D361E9"/>
    <w:rsid w:val="00D440B0"/>
    <w:rsid w:val="00D46272"/>
    <w:rsid w:val="00D50262"/>
    <w:rsid w:val="00D51FA1"/>
    <w:rsid w:val="00D52B0D"/>
    <w:rsid w:val="00D531ED"/>
    <w:rsid w:val="00D53D88"/>
    <w:rsid w:val="00D55011"/>
    <w:rsid w:val="00D571D4"/>
    <w:rsid w:val="00D57C48"/>
    <w:rsid w:val="00D57E3E"/>
    <w:rsid w:val="00D621D1"/>
    <w:rsid w:val="00D64AAA"/>
    <w:rsid w:val="00D64ABE"/>
    <w:rsid w:val="00D66FD9"/>
    <w:rsid w:val="00D7209C"/>
    <w:rsid w:val="00D773D9"/>
    <w:rsid w:val="00D81FD4"/>
    <w:rsid w:val="00D835D4"/>
    <w:rsid w:val="00D84764"/>
    <w:rsid w:val="00D906EE"/>
    <w:rsid w:val="00D95AEF"/>
    <w:rsid w:val="00DA11C0"/>
    <w:rsid w:val="00DA1AB1"/>
    <w:rsid w:val="00DA24B7"/>
    <w:rsid w:val="00DA360F"/>
    <w:rsid w:val="00DB1180"/>
    <w:rsid w:val="00DB3D3A"/>
    <w:rsid w:val="00DC11DE"/>
    <w:rsid w:val="00DC322E"/>
    <w:rsid w:val="00DC4B86"/>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4A"/>
    <w:rsid w:val="00DF39B9"/>
    <w:rsid w:val="00DF5F45"/>
    <w:rsid w:val="00DF67A3"/>
    <w:rsid w:val="00E0526D"/>
    <w:rsid w:val="00E05579"/>
    <w:rsid w:val="00E058B3"/>
    <w:rsid w:val="00E07274"/>
    <w:rsid w:val="00E13205"/>
    <w:rsid w:val="00E1396B"/>
    <w:rsid w:val="00E16568"/>
    <w:rsid w:val="00E17DC7"/>
    <w:rsid w:val="00E20510"/>
    <w:rsid w:val="00E23870"/>
    <w:rsid w:val="00E23AD5"/>
    <w:rsid w:val="00E23C2F"/>
    <w:rsid w:val="00E2497F"/>
    <w:rsid w:val="00E2643C"/>
    <w:rsid w:val="00E266D8"/>
    <w:rsid w:val="00E27380"/>
    <w:rsid w:val="00E27BCE"/>
    <w:rsid w:val="00E309DB"/>
    <w:rsid w:val="00E32631"/>
    <w:rsid w:val="00E339B0"/>
    <w:rsid w:val="00E33F2A"/>
    <w:rsid w:val="00E34BA8"/>
    <w:rsid w:val="00E34E09"/>
    <w:rsid w:val="00E41F3D"/>
    <w:rsid w:val="00E47752"/>
    <w:rsid w:val="00E5171D"/>
    <w:rsid w:val="00E51804"/>
    <w:rsid w:val="00E52D08"/>
    <w:rsid w:val="00E606AF"/>
    <w:rsid w:val="00E63E33"/>
    <w:rsid w:val="00E64221"/>
    <w:rsid w:val="00E64744"/>
    <w:rsid w:val="00E647C5"/>
    <w:rsid w:val="00E67E37"/>
    <w:rsid w:val="00E74134"/>
    <w:rsid w:val="00E754E2"/>
    <w:rsid w:val="00E75CA0"/>
    <w:rsid w:val="00E768D4"/>
    <w:rsid w:val="00E80F7B"/>
    <w:rsid w:val="00E826FB"/>
    <w:rsid w:val="00E82F64"/>
    <w:rsid w:val="00E83D4E"/>
    <w:rsid w:val="00E841CA"/>
    <w:rsid w:val="00E842D0"/>
    <w:rsid w:val="00E8537B"/>
    <w:rsid w:val="00E91C59"/>
    <w:rsid w:val="00E92255"/>
    <w:rsid w:val="00EA1B1E"/>
    <w:rsid w:val="00EA51CB"/>
    <w:rsid w:val="00EB4553"/>
    <w:rsid w:val="00EC0800"/>
    <w:rsid w:val="00EC0B89"/>
    <w:rsid w:val="00EC3540"/>
    <w:rsid w:val="00EC51A3"/>
    <w:rsid w:val="00EC5AAB"/>
    <w:rsid w:val="00EC7061"/>
    <w:rsid w:val="00ED1FD2"/>
    <w:rsid w:val="00ED352F"/>
    <w:rsid w:val="00EE00D9"/>
    <w:rsid w:val="00EE2091"/>
    <w:rsid w:val="00EE255B"/>
    <w:rsid w:val="00EE41DA"/>
    <w:rsid w:val="00EE57F6"/>
    <w:rsid w:val="00EE6729"/>
    <w:rsid w:val="00EE738A"/>
    <w:rsid w:val="00EF212D"/>
    <w:rsid w:val="00EF3CA5"/>
    <w:rsid w:val="00EF5514"/>
    <w:rsid w:val="00F03386"/>
    <w:rsid w:val="00F07824"/>
    <w:rsid w:val="00F079D4"/>
    <w:rsid w:val="00F07A4E"/>
    <w:rsid w:val="00F106E6"/>
    <w:rsid w:val="00F15154"/>
    <w:rsid w:val="00F15661"/>
    <w:rsid w:val="00F1662E"/>
    <w:rsid w:val="00F205A1"/>
    <w:rsid w:val="00F21266"/>
    <w:rsid w:val="00F23249"/>
    <w:rsid w:val="00F27EAC"/>
    <w:rsid w:val="00F377A4"/>
    <w:rsid w:val="00F421DA"/>
    <w:rsid w:val="00F46BAD"/>
    <w:rsid w:val="00F50E88"/>
    <w:rsid w:val="00F559F7"/>
    <w:rsid w:val="00F61620"/>
    <w:rsid w:val="00F67D50"/>
    <w:rsid w:val="00F86EF3"/>
    <w:rsid w:val="00F90BA1"/>
    <w:rsid w:val="00F93647"/>
    <w:rsid w:val="00FA0CFC"/>
    <w:rsid w:val="00FB4002"/>
    <w:rsid w:val="00FB5659"/>
    <w:rsid w:val="00FC5916"/>
    <w:rsid w:val="00FD1C85"/>
    <w:rsid w:val="00FD37F9"/>
    <w:rsid w:val="00FD6B26"/>
    <w:rsid w:val="00FE109A"/>
    <w:rsid w:val="00FE65A4"/>
    <w:rsid w:val="00FE7F9F"/>
    <w:rsid w:val="00FF115E"/>
    <w:rsid w:val="00FF45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F9E40-DA0D-5149-964C-DAB60F63D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52</Pages>
  <Words>10983</Words>
  <Characters>62604</Characters>
  <Application>Microsoft Macintosh Word</Application>
  <DocSecurity>0</DocSecurity>
  <Lines>521</Lines>
  <Paragraphs>146</Paragraphs>
  <ScaleCrop>false</ScaleCrop>
  <Company>University of British Columbia</Company>
  <LinksUpToDate>false</LinksUpToDate>
  <CharactersWithSpaces>73441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13</cp:revision>
  <dcterms:created xsi:type="dcterms:W3CDTF">2001-01-06T00:36:00Z</dcterms:created>
  <dcterms:modified xsi:type="dcterms:W3CDTF">2001-01-06T01:50:00Z</dcterms:modified>
</cp:coreProperties>
</file>