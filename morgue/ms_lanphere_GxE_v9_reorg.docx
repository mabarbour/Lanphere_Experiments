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759C48" w14:textId="4358FF79" w:rsidR="00661079" w:rsidRDefault="00661079" w:rsidP="0059295B">
      <w:pPr>
        <w:spacing w:line="480" w:lineRule="auto"/>
        <w:rPr>
          <w:rFonts w:ascii="Times New Roman" w:hAnsi="Times New Roman" w:cs="Times New Roman"/>
          <w:b/>
        </w:rPr>
      </w:pPr>
      <w:r w:rsidRPr="00A74FDB">
        <w:rPr>
          <w:rFonts w:ascii="Times New Roman" w:hAnsi="Times New Roman" w:cs="Times New Roman"/>
          <w:b/>
        </w:rPr>
        <w:t>Host-plant genotype predicts individual and community</w:t>
      </w:r>
      <w:r w:rsidR="008C316E">
        <w:rPr>
          <w:rFonts w:ascii="Times New Roman" w:hAnsi="Times New Roman" w:cs="Times New Roman"/>
          <w:b/>
        </w:rPr>
        <w:t xml:space="preserve"> </w:t>
      </w:r>
      <w:r w:rsidRPr="00A74FDB">
        <w:rPr>
          <w:rFonts w:ascii="Times New Roman" w:hAnsi="Times New Roman" w:cs="Times New Roman"/>
          <w:b/>
        </w:rPr>
        <w:t>phenotypes across diverse environments</w:t>
      </w:r>
    </w:p>
    <w:p w14:paraId="76FC794F" w14:textId="77777777" w:rsidR="008A47FF" w:rsidRDefault="008A47FF" w:rsidP="0059295B">
      <w:pPr>
        <w:spacing w:line="480" w:lineRule="auto"/>
        <w:rPr>
          <w:rFonts w:ascii="Times New Roman" w:hAnsi="Times New Roman" w:cs="Times New Roman"/>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 xml:space="preserve">Matthew A. </w:t>
      </w:r>
      <w:proofErr w:type="spellStart"/>
      <w:r>
        <w:rPr>
          <w:rFonts w:ascii="Times New Roman" w:hAnsi="Times New Roman" w:cs="Times New Roman"/>
        </w:rPr>
        <w:t>Barbour</w:t>
      </w:r>
      <w:r>
        <w:rPr>
          <w:rFonts w:ascii="Times New Roman" w:hAnsi="Times New Roman" w:cs="Times New Roman"/>
          <w:vertAlign w:val="superscript"/>
        </w:rPr>
        <w:t>a</w:t>
      </w:r>
      <w:proofErr w:type="spellEnd"/>
      <w:r>
        <w:rPr>
          <w:rFonts w:ascii="Times New Roman" w:hAnsi="Times New Roman" w:cs="Times New Roman"/>
        </w:rPr>
        <w:t xml:space="preserve">, Sonya </w:t>
      </w:r>
      <w:proofErr w:type="spellStart"/>
      <w:r>
        <w:rPr>
          <w:rFonts w:ascii="Times New Roman" w:hAnsi="Times New Roman" w:cs="Times New Roman"/>
        </w:rPr>
        <w:t>Erlandson</w:t>
      </w:r>
      <w:r>
        <w:rPr>
          <w:rFonts w:ascii="Times New Roman" w:hAnsi="Times New Roman" w:cs="Times New Roman"/>
          <w:vertAlign w:val="superscript"/>
        </w:rPr>
        <w:t>b</w:t>
      </w:r>
      <w:proofErr w:type="spellEnd"/>
      <w:r>
        <w:rPr>
          <w:rFonts w:ascii="Times New Roman" w:hAnsi="Times New Roman" w:cs="Times New Roman"/>
        </w:rPr>
        <w:t xml:space="preserve">, </w:t>
      </w:r>
      <w:proofErr w:type="spellStart"/>
      <w:r>
        <w:rPr>
          <w:rFonts w:ascii="Times New Roman" w:hAnsi="Times New Roman" w:cs="Times New Roman"/>
        </w:rPr>
        <w:t>Kabir</w:t>
      </w:r>
      <w:proofErr w:type="spellEnd"/>
      <w:r>
        <w:rPr>
          <w:rFonts w:ascii="Times New Roman" w:hAnsi="Times New Roman" w:cs="Times New Roman"/>
        </w:rPr>
        <w:t xml:space="preserve"> </w:t>
      </w:r>
      <w:proofErr w:type="spellStart"/>
      <w:r>
        <w:rPr>
          <w:rFonts w:ascii="Times New Roman" w:hAnsi="Times New Roman" w:cs="Times New Roman"/>
        </w:rPr>
        <w:t>Peay</w:t>
      </w:r>
      <w:r>
        <w:rPr>
          <w:rFonts w:ascii="Times New Roman" w:hAnsi="Times New Roman" w:cs="Times New Roman"/>
          <w:vertAlign w:val="superscript"/>
        </w:rPr>
        <w:t>b</w:t>
      </w:r>
      <w:proofErr w:type="spellEnd"/>
      <w:r>
        <w:rPr>
          <w:rFonts w:ascii="Times New Roman" w:hAnsi="Times New Roman" w:cs="Times New Roman"/>
        </w:rPr>
        <w:t xml:space="preserve">, Brendan </w:t>
      </w:r>
      <w:proofErr w:type="spellStart"/>
      <w:r>
        <w:rPr>
          <w:rFonts w:ascii="Times New Roman" w:hAnsi="Times New Roman" w:cs="Times New Roman"/>
        </w:rPr>
        <w:t>Locke</w:t>
      </w:r>
      <w:r>
        <w:rPr>
          <w:rFonts w:ascii="Times New Roman" w:hAnsi="Times New Roman" w:cs="Times New Roman"/>
          <w:vertAlign w:val="superscript"/>
        </w:rPr>
        <w:t>c</w:t>
      </w:r>
      <w:proofErr w:type="spellEnd"/>
      <w:r>
        <w:rPr>
          <w:rFonts w:ascii="Times New Roman" w:hAnsi="Times New Roman" w:cs="Times New Roman"/>
        </w:rPr>
        <w:t xml:space="preserve">, Erik S. </w:t>
      </w:r>
      <w:proofErr w:type="spellStart"/>
      <w:r>
        <w:rPr>
          <w:rFonts w:ascii="Times New Roman" w:hAnsi="Times New Roman" w:cs="Times New Roman"/>
        </w:rPr>
        <w:t>Jules</w:t>
      </w:r>
      <w:r>
        <w:rPr>
          <w:rFonts w:ascii="Times New Roman" w:hAnsi="Times New Roman" w:cs="Times New Roman"/>
          <w:vertAlign w:val="superscript"/>
        </w:rPr>
        <w:t>c</w:t>
      </w:r>
      <w:proofErr w:type="spellEnd"/>
      <w:r>
        <w:rPr>
          <w:rFonts w:ascii="Times New Roman" w:hAnsi="Times New Roman" w:cs="Times New Roman"/>
        </w:rPr>
        <w:t xml:space="preserve">, Gregory M. </w:t>
      </w:r>
      <w:proofErr w:type="spellStart"/>
      <w:r>
        <w:rPr>
          <w:rFonts w:ascii="Times New Roman" w:hAnsi="Times New Roman" w:cs="Times New Roman"/>
        </w:rPr>
        <w:t>Crutsinger</w:t>
      </w:r>
      <w:r>
        <w:rPr>
          <w:rFonts w:ascii="Times New Roman" w:hAnsi="Times New Roman" w:cs="Times New Roman"/>
          <w:vertAlign w:val="superscript"/>
        </w:rPr>
        <w:t>d</w:t>
      </w:r>
      <w:proofErr w:type="spellEnd"/>
    </w:p>
    <w:p w14:paraId="4F0E2ACA" w14:textId="77777777" w:rsidR="008A47FF" w:rsidRDefault="008A47FF" w:rsidP="008A47FF">
      <w:pPr>
        <w:rPr>
          <w:rFonts w:ascii="Times New Roman" w:hAnsi="Times New Roman" w:cs="Times New Roman"/>
        </w:rPr>
      </w:pPr>
    </w:p>
    <w:p w14:paraId="59F00735"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a</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Zoology, University of British Columbia, Vancouver, Canada; </w:t>
      </w:r>
      <w:proofErr w:type="spellStart"/>
      <w:r w:rsidRPr="008A47FF">
        <w:rPr>
          <w:rFonts w:ascii="Times New Roman" w:hAnsi="Times New Roman" w:cs="Times New Roman"/>
          <w:vertAlign w:val="superscript"/>
        </w:rPr>
        <w:t>b</w:t>
      </w:r>
      <w:r w:rsidRPr="008A47FF">
        <w:rPr>
          <w:rFonts w:ascii="Times New Roman" w:hAnsi="Times New Roman" w:cs="Times New Roman"/>
        </w:rPr>
        <w:t>Department</w:t>
      </w:r>
      <w:proofErr w:type="spellEnd"/>
      <w:r w:rsidRPr="008A47FF">
        <w:rPr>
          <w:rFonts w:ascii="Times New Roman" w:hAnsi="Times New Roman" w:cs="Times New Roman"/>
        </w:rPr>
        <w:t xml:space="preserve"> of ____,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proofErr w:type="spellStart"/>
      <w:proofErr w:type="gramStart"/>
      <w:r w:rsidRPr="008A47FF">
        <w:rPr>
          <w:rFonts w:ascii="Times New Roman" w:hAnsi="Times New Roman" w:cs="Times New Roman"/>
          <w:vertAlign w:val="superscript"/>
        </w:rPr>
        <w:t>c</w:t>
      </w:r>
      <w:r w:rsidRPr="008A47FF">
        <w:rPr>
          <w:rFonts w:ascii="Times New Roman" w:hAnsi="Times New Roman" w:cs="Times New Roman"/>
        </w:rPr>
        <w:t>Department</w:t>
      </w:r>
      <w:proofErr w:type="spellEnd"/>
      <w:proofErr w:type="gramEnd"/>
      <w:r w:rsidRPr="008A47FF">
        <w:rPr>
          <w:rFonts w:ascii="Times New Roman" w:hAnsi="Times New Roman" w:cs="Times New Roman"/>
        </w:rPr>
        <w:t xml:space="preserve">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proofErr w:type="gramStart"/>
      <w:r w:rsidRPr="008A47FF">
        <w:rPr>
          <w:rFonts w:ascii="Times New Roman" w:hAnsi="Times New Roman" w:cs="Times New Roman"/>
          <w:vertAlign w:val="superscript"/>
        </w:rPr>
        <w:t>d</w:t>
      </w:r>
      <w:r w:rsidRPr="008A47FF">
        <w:rPr>
          <w:rFonts w:ascii="Times New Roman" w:hAnsi="Times New Roman" w:cs="Times New Roman"/>
        </w:rPr>
        <w:t>3D</w:t>
      </w:r>
      <w:proofErr w:type="gramEnd"/>
      <w:r w:rsidRPr="008A47FF">
        <w:rPr>
          <w:rFonts w:ascii="Times New Roman" w:hAnsi="Times New Roman" w:cs="Times New Roman"/>
        </w:rPr>
        <w:t xml:space="preserve">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5EE6767D" w14:textId="4A5C8648" w:rsidR="008A47FF" w:rsidRDefault="008A47FF">
      <w:pPr>
        <w:rPr>
          <w:rFonts w:ascii="Times New Roman" w:hAnsi="Times New Roman" w:cs="Times New Roman"/>
        </w:rPr>
      </w:pPr>
      <w:r>
        <w:rPr>
          <w:rFonts w:ascii="Times New Roman" w:hAnsi="Times New Roman" w:cs="Times New Roman"/>
        </w:rPr>
        <w:br w:type="page"/>
      </w:r>
    </w:p>
    <w:p w14:paraId="2E56C420" w14:textId="77777777" w:rsidR="00F67D50" w:rsidRPr="001E477C" w:rsidRDefault="00F67D50" w:rsidP="0059295B">
      <w:pPr>
        <w:spacing w:line="480" w:lineRule="auto"/>
        <w:rPr>
          <w:rFonts w:ascii="Times New Roman" w:hAnsi="Times New Roman" w:cs="Times New Roman"/>
          <w:b/>
        </w:rPr>
      </w:pPr>
      <w:r w:rsidRPr="001E477C">
        <w:rPr>
          <w:rFonts w:ascii="Times New Roman" w:hAnsi="Times New Roman" w:cs="Times New Roman"/>
          <w:b/>
        </w:rPr>
        <w:lastRenderedPageBreak/>
        <w:t>Abstract</w:t>
      </w:r>
    </w:p>
    <w:p w14:paraId="51AEC6A8" w14:textId="77777777" w:rsidR="00F67D50" w:rsidRPr="0059295B" w:rsidRDefault="00F67D50" w:rsidP="0059295B">
      <w:pPr>
        <w:spacing w:line="480" w:lineRule="auto"/>
        <w:rPr>
          <w:rFonts w:ascii="Times New Roman" w:hAnsi="Times New Roman" w:cs="Times New Roman"/>
        </w:rPr>
      </w:pPr>
    </w:p>
    <w:p w14:paraId="23C2D5AD" w14:textId="77777777" w:rsidR="001E477C" w:rsidRDefault="001E477C" w:rsidP="0059295B">
      <w:pPr>
        <w:spacing w:line="480" w:lineRule="auto"/>
        <w:rPr>
          <w:rFonts w:ascii="Times New Roman" w:hAnsi="Times New Roman" w:cs="Times New Roman"/>
          <w:b/>
        </w:rPr>
      </w:pPr>
    </w:p>
    <w:p w14:paraId="048C097F" w14:textId="77777777" w:rsidR="001E477C" w:rsidRDefault="001E477C" w:rsidP="0059295B">
      <w:pPr>
        <w:spacing w:line="480" w:lineRule="auto"/>
        <w:rPr>
          <w:rFonts w:ascii="Times New Roman" w:hAnsi="Times New Roman" w:cs="Times New Roman"/>
          <w:b/>
        </w:rPr>
      </w:pPr>
    </w:p>
    <w:p w14:paraId="0B54F0BB" w14:textId="77777777" w:rsidR="001E477C" w:rsidRDefault="001E477C" w:rsidP="0059295B">
      <w:pPr>
        <w:spacing w:line="480" w:lineRule="auto"/>
        <w:rPr>
          <w:rFonts w:ascii="Times New Roman" w:hAnsi="Times New Roman" w:cs="Times New Roman"/>
          <w:b/>
        </w:rPr>
      </w:pPr>
    </w:p>
    <w:p w14:paraId="54A3F420" w14:textId="77777777" w:rsidR="001E477C" w:rsidRDefault="001E477C" w:rsidP="0059295B">
      <w:pPr>
        <w:spacing w:line="480" w:lineRule="auto"/>
        <w:rPr>
          <w:rFonts w:ascii="Times New Roman" w:hAnsi="Times New Roman" w:cs="Times New Roman"/>
          <w:b/>
        </w:rPr>
      </w:pPr>
    </w:p>
    <w:p w14:paraId="30D94053" w14:textId="77777777" w:rsidR="001E477C" w:rsidRDefault="001E477C" w:rsidP="0059295B">
      <w:pPr>
        <w:spacing w:line="480" w:lineRule="auto"/>
        <w:rPr>
          <w:rFonts w:ascii="Times New Roman" w:hAnsi="Times New Roman" w:cs="Times New Roman"/>
          <w:b/>
        </w:rPr>
      </w:pPr>
    </w:p>
    <w:p w14:paraId="19857BAF" w14:textId="77777777" w:rsidR="001E477C" w:rsidRDefault="001E477C" w:rsidP="0059295B">
      <w:pPr>
        <w:spacing w:line="480" w:lineRule="auto"/>
        <w:rPr>
          <w:rFonts w:ascii="Times New Roman" w:hAnsi="Times New Roman" w:cs="Times New Roman"/>
          <w:b/>
        </w:rPr>
      </w:pPr>
    </w:p>
    <w:p w14:paraId="30E69FA6" w14:textId="77777777" w:rsidR="001E477C" w:rsidRDefault="001E477C" w:rsidP="0059295B">
      <w:pPr>
        <w:spacing w:line="480" w:lineRule="auto"/>
        <w:rPr>
          <w:rFonts w:ascii="Times New Roman" w:hAnsi="Times New Roman" w:cs="Times New Roman"/>
          <w:b/>
        </w:rPr>
      </w:pPr>
    </w:p>
    <w:p w14:paraId="1A876A31" w14:textId="77777777" w:rsidR="001E477C" w:rsidRDefault="001E477C" w:rsidP="0059295B">
      <w:pPr>
        <w:spacing w:line="480" w:lineRule="auto"/>
        <w:rPr>
          <w:rFonts w:ascii="Times New Roman" w:hAnsi="Times New Roman" w:cs="Times New Roman"/>
          <w:b/>
        </w:rPr>
      </w:pPr>
    </w:p>
    <w:p w14:paraId="580186D5" w14:textId="77777777" w:rsidR="001E477C" w:rsidRDefault="001E477C" w:rsidP="0059295B">
      <w:pPr>
        <w:spacing w:line="480" w:lineRule="auto"/>
        <w:rPr>
          <w:rFonts w:ascii="Times New Roman" w:hAnsi="Times New Roman" w:cs="Times New Roman"/>
          <w:b/>
        </w:rPr>
      </w:pPr>
    </w:p>
    <w:p w14:paraId="4D9E7996" w14:textId="77777777" w:rsidR="001E477C" w:rsidRDefault="001E477C" w:rsidP="0059295B">
      <w:pPr>
        <w:spacing w:line="480" w:lineRule="auto"/>
        <w:rPr>
          <w:rFonts w:ascii="Times New Roman" w:hAnsi="Times New Roman" w:cs="Times New Roman"/>
          <w:b/>
        </w:rPr>
      </w:pPr>
    </w:p>
    <w:p w14:paraId="53AB5206" w14:textId="77777777" w:rsidR="001E477C" w:rsidRDefault="001E477C" w:rsidP="0059295B">
      <w:pPr>
        <w:spacing w:line="480" w:lineRule="auto"/>
        <w:rPr>
          <w:rFonts w:ascii="Times New Roman" w:hAnsi="Times New Roman" w:cs="Times New Roman"/>
          <w:b/>
        </w:rPr>
      </w:pPr>
    </w:p>
    <w:p w14:paraId="6E76848C" w14:textId="77777777" w:rsidR="001E477C" w:rsidRDefault="001E477C" w:rsidP="0059295B">
      <w:pPr>
        <w:spacing w:line="480" w:lineRule="auto"/>
        <w:rPr>
          <w:rFonts w:ascii="Times New Roman" w:hAnsi="Times New Roman" w:cs="Times New Roman"/>
          <w:b/>
        </w:rPr>
      </w:pPr>
    </w:p>
    <w:p w14:paraId="53C7DCEE" w14:textId="77777777" w:rsidR="001E477C" w:rsidRDefault="001E477C" w:rsidP="0059295B">
      <w:pPr>
        <w:spacing w:line="480" w:lineRule="auto"/>
        <w:rPr>
          <w:rFonts w:ascii="Times New Roman" w:hAnsi="Times New Roman" w:cs="Times New Roman"/>
          <w:b/>
        </w:rPr>
      </w:pPr>
    </w:p>
    <w:p w14:paraId="357369DB" w14:textId="77777777" w:rsidR="001E477C" w:rsidRDefault="001E477C" w:rsidP="0059295B">
      <w:pPr>
        <w:spacing w:line="480" w:lineRule="auto"/>
        <w:rPr>
          <w:rFonts w:ascii="Times New Roman" w:hAnsi="Times New Roman" w:cs="Times New Roman"/>
          <w:b/>
        </w:rPr>
      </w:pPr>
    </w:p>
    <w:p w14:paraId="27B0D6C5" w14:textId="77777777" w:rsidR="001E477C" w:rsidRDefault="001E477C" w:rsidP="0059295B">
      <w:pPr>
        <w:spacing w:line="480" w:lineRule="auto"/>
        <w:rPr>
          <w:rFonts w:ascii="Times New Roman" w:hAnsi="Times New Roman" w:cs="Times New Roman"/>
          <w:b/>
        </w:rPr>
      </w:pPr>
    </w:p>
    <w:p w14:paraId="462BFFBC" w14:textId="77777777" w:rsidR="001E477C" w:rsidRDefault="001E477C" w:rsidP="0059295B">
      <w:pPr>
        <w:spacing w:line="480" w:lineRule="auto"/>
        <w:rPr>
          <w:rFonts w:ascii="Times New Roman" w:hAnsi="Times New Roman" w:cs="Times New Roman"/>
          <w:b/>
        </w:rPr>
      </w:pPr>
    </w:p>
    <w:p w14:paraId="20FEA3AB" w14:textId="77777777" w:rsidR="001E477C" w:rsidRDefault="001E477C" w:rsidP="0059295B">
      <w:pPr>
        <w:spacing w:line="480" w:lineRule="auto"/>
        <w:rPr>
          <w:rFonts w:ascii="Times New Roman" w:hAnsi="Times New Roman" w:cs="Times New Roman"/>
          <w:b/>
        </w:rPr>
      </w:pPr>
    </w:p>
    <w:p w14:paraId="63D99ED3" w14:textId="77777777" w:rsidR="001E477C" w:rsidRDefault="001E477C" w:rsidP="0059295B">
      <w:pPr>
        <w:spacing w:line="480" w:lineRule="auto"/>
        <w:rPr>
          <w:rFonts w:ascii="Times New Roman" w:hAnsi="Times New Roman" w:cs="Times New Roman"/>
          <w:b/>
        </w:rPr>
      </w:pPr>
    </w:p>
    <w:p w14:paraId="2EAEFE56" w14:textId="77777777" w:rsidR="001E477C" w:rsidRDefault="001E477C" w:rsidP="0059295B">
      <w:pPr>
        <w:spacing w:line="480" w:lineRule="auto"/>
        <w:rPr>
          <w:rFonts w:ascii="Times New Roman" w:hAnsi="Times New Roman" w:cs="Times New Roman"/>
          <w:b/>
        </w:rPr>
      </w:pPr>
    </w:p>
    <w:p w14:paraId="0A60027C" w14:textId="77777777" w:rsidR="001E477C" w:rsidRDefault="001E477C" w:rsidP="0059295B">
      <w:pPr>
        <w:spacing w:line="480" w:lineRule="auto"/>
        <w:rPr>
          <w:rFonts w:ascii="Times New Roman" w:hAnsi="Times New Roman" w:cs="Times New Roman"/>
          <w:b/>
        </w:rPr>
      </w:pPr>
    </w:p>
    <w:p w14:paraId="204C0F56" w14:textId="20F52A3D" w:rsidR="001E477C" w:rsidRDefault="001E477C">
      <w:pPr>
        <w:rPr>
          <w:rFonts w:ascii="Times New Roman" w:hAnsi="Times New Roman" w:cs="Times New Roman"/>
          <w:b/>
        </w:rPr>
      </w:pPr>
      <w:r>
        <w:rPr>
          <w:rFonts w:ascii="Times New Roman" w:hAnsi="Times New Roman" w:cs="Times New Roman"/>
          <w:b/>
        </w:rPr>
        <w:br w:type="page"/>
      </w:r>
    </w:p>
    <w:p w14:paraId="3907FC5D" w14:textId="77777777" w:rsidR="00F67D50" w:rsidRPr="001A35AA" w:rsidRDefault="00F67D50" w:rsidP="0059295B">
      <w:pPr>
        <w:spacing w:line="480" w:lineRule="auto"/>
        <w:rPr>
          <w:rFonts w:ascii="Times New Roman" w:hAnsi="Times New Roman" w:cs="Times New Roman"/>
          <w:b/>
        </w:rPr>
      </w:pPr>
      <w:r w:rsidRPr="001A35AA">
        <w:rPr>
          <w:rFonts w:ascii="Times New Roman" w:hAnsi="Times New Roman" w:cs="Times New Roman"/>
          <w:b/>
        </w:rPr>
        <w:t>Introduction</w:t>
      </w:r>
    </w:p>
    <w:p w14:paraId="287159E3" w14:textId="6075E5FA" w:rsidR="008478CE" w:rsidRDefault="00D06971" w:rsidP="0059295B">
      <w:pPr>
        <w:spacing w:line="480" w:lineRule="auto"/>
        <w:rPr>
          <w:rFonts w:ascii="Times New Roman" w:hAnsi="Times New Roman" w:cs="Times New Roman"/>
        </w:rPr>
      </w:pPr>
      <w:r>
        <w:rPr>
          <w:rFonts w:ascii="Times New Roman" w:hAnsi="Times New Roman" w:cs="Times New Roman"/>
        </w:rPr>
        <w:t>Plant</w:t>
      </w:r>
      <w:r w:rsidR="003C741A">
        <w:rPr>
          <w:rFonts w:ascii="Times New Roman" w:hAnsi="Times New Roman" w:cs="Times New Roman"/>
        </w:rPr>
        <w:t xml:space="preserve"> genes</w:t>
      </w:r>
      <w:r>
        <w:rPr>
          <w:rFonts w:ascii="Times New Roman" w:hAnsi="Times New Roman" w:cs="Times New Roman"/>
        </w:rPr>
        <w:t xml:space="preserve"> determine individual </w:t>
      </w:r>
      <w:r w:rsidR="00C506B6">
        <w:rPr>
          <w:rFonts w:ascii="Times New Roman" w:hAnsi="Times New Roman" w:cs="Times New Roman"/>
        </w:rPr>
        <w:t>phenotypes, which</w:t>
      </w:r>
      <w:r>
        <w:rPr>
          <w:rFonts w:ascii="Times New Roman" w:hAnsi="Times New Roman" w:cs="Times New Roman"/>
        </w:rPr>
        <w:t xml:space="preserve"> can have cascading effects</w:t>
      </w:r>
      <w:r w:rsidR="00385CED">
        <w:rPr>
          <w:rFonts w:ascii="Times New Roman" w:hAnsi="Times New Roman" w:cs="Times New Roman"/>
        </w:rPr>
        <w:t xml:space="preserve"> </w:t>
      </w:r>
      <w:r>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5F565B" w:rsidRPr="005F565B">
        <w:rPr>
          <w:rFonts w:ascii="Times New Roman" w:hAnsi="Times New Roman" w:cs="Times New Roman"/>
          <w:noProof/>
          <w:color w:val="000000"/>
        </w:rPr>
        <w:t xml:space="preserve">(Fritz &amp; Price 1988; Maddox &amp; Root 1990; Antonovics 1992; Lamit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2015) </w:t>
      </w:r>
      <w:r w:rsidR="00D31D16">
        <w:rPr>
          <w:rFonts w:ascii="Times New Roman" w:hAnsi="Times New Roman" w:cs="Times New Roman"/>
        </w:rPr>
        <w:fldChar w:fldCharType="end"/>
      </w:r>
      <w:r w:rsidR="00D31D16">
        <w:rPr>
          <w:rFonts w:ascii="Times New Roman" w:hAnsi="Times New Roman" w:cs="Times New Roman"/>
        </w:rPr>
        <w:t xml:space="preserve">. </w:t>
      </w:r>
      <w:r w:rsidR="00C506B6">
        <w:rPr>
          <w:rFonts w:ascii="Times New Roman" w:hAnsi="Times New Roman" w:cs="Times New Roman"/>
        </w:rPr>
        <w:t xml:space="preserve">While the importance of plant genes for associated communities is well established in common gardens where environmental variation is minimized, </w:t>
      </w:r>
      <w:r w:rsidR="008478CE">
        <w:rPr>
          <w:rFonts w:ascii="Times New Roman" w:hAnsi="Times New Roman" w:cs="Times New Roman"/>
        </w:rPr>
        <w:t>the relative importance of p</w:t>
      </w:r>
      <w:r w:rsidR="00C506B6">
        <w:rPr>
          <w:rFonts w:ascii="Times New Roman" w:hAnsi="Times New Roman" w:cs="Times New Roman"/>
        </w:rPr>
        <w:t xml:space="preserve">lant genotype vs. </w:t>
      </w:r>
      <w:r w:rsidR="003A701A">
        <w:rPr>
          <w:rFonts w:ascii="Times New Roman" w:hAnsi="Times New Roman" w:cs="Times New Roman"/>
        </w:rPr>
        <w:t xml:space="preserve">the </w:t>
      </w:r>
      <w:r w:rsidR="00C506B6">
        <w:rPr>
          <w:rFonts w:ascii="Times New Roman" w:hAnsi="Times New Roman" w:cs="Times New Roman"/>
        </w:rPr>
        <w:t xml:space="preserve">environment </w:t>
      </w:r>
      <w:r w:rsidR="008478CE">
        <w:rPr>
          <w:rFonts w:ascii="Times New Roman" w:hAnsi="Times New Roman" w:cs="Times New Roman"/>
        </w:rPr>
        <w:t xml:space="preserve">still remains an open question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5F565B" w:rsidRPr="005F565B">
        <w:rPr>
          <w:rFonts w:ascii="Times New Roman" w:hAnsi="Times New Roman" w:cs="Times New Roman"/>
          <w:noProof/>
          <w:color w:val="000000"/>
        </w:rPr>
        <w:t xml:space="preserve"> (Hersch-Green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Tack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2012; Crutsinger 2015) </w:t>
      </w:r>
      <w:r w:rsidR="005068EC">
        <w:rPr>
          <w:rFonts w:ascii="Times New Roman" w:hAnsi="Times New Roman" w:cs="Times New Roman"/>
        </w:rPr>
        <w:fldChar w:fldCharType="end"/>
      </w:r>
      <w:r w:rsidR="008478CE">
        <w:rPr>
          <w:rFonts w:ascii="Times New Roman" w:hAnsi="Times New Roman" w:cs="Times New Roman"/>
        </w:rPr>
        <w:t>.</w:t>
      </w:r>
      <w:r w:rsidR="00385CED">
        <w:rPr>
          <w:rFonts w:ascii="Times New Roman" w:hAnsi="Times New Roman" w:cs="Times New Roman"/>
        </w:rPr>
        <w:t xml:space="preserve"> </w:t>
      </w:r>
      <w:r w:rsidR="00375D46">
        <w:rPr>
          <w:rFonts w:ascii="Times New Roman" w:hAnsi="Times New Roman" w:cs="Times New Roman"/>
        </w:rPr>
        <w:t>Addressing this question</w:t>
      </w:r>
      <w:r w:rsidR="003E582B">
        <w:rPr>
          <w:rFonts w:ascii="Times New Roman" w:hAnsi="Times New Roman" w:cs="Times New Roman"/>
        </w:rPr>
        <w:t xml:space="preserve"> is critical for understanding the </w:t>
      </w:r>
      <w:r w:rsidR="00C148A5">
        <w:rPr>
          <w:rFonts w:ascii="Times New Roman" w:hAnsi="Times New Roman" w:cs="Times New Roman"/>
        </w:rPr>
        <w:t xml:space="preserve">dynamic </w:t>
      </w:r>
      <w:r w:rsidR="003E582B">
        <w:rPr>
          <w:rFonts w:ascii="Times New Roman" w:hAnsi="Times New Roman" w:cs="Times New Roman"/>
        </w:rPr>
        <w:t>interplay between ecological and evolutionary pr</w:t>
      </w:r>
      <w:r w:rsidR="00375D46">
        <w:rPr>
          <w:rFonts w:ascii="Times New Roman" w:hAnsi="Times New Roman" w:cs="Times New Roman"/>
        </w:rPr>
        <w:t xml:space="preserve">ocesses in shaping </w:t>
      </w:r>
      <w:r w:rsidR="003E582B">
        <w:rPr>
          <w:rFonts w:ascii="Times New Roman" w:hAnsi="Times New Roman" w:cs="Times New Roman"/>
        </w:rPr>
        <w:t>communities</w:t>
      </w:r>
      <w:r w:rsidR="00375D46">
        <w:rPr>
          <w:rFonts w:ascii="Times New Roman" w:hAnsi="Times New Roman" w:cs="Times New Roman"/>
        </w:rPr>
        <w:t xml:space="preserve"> </w:t>
      </w:r>
      <w:r w:rsidR="00375D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ADQALQA0ADYAMwA3AC0AOQBkAGQAOQAtAGUANwA0ADYANABkADAAOABkADQAOQBmAC8ARQA4AEMA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</w:fldData>
        </w:fldChar>
      </w:r>
      <w:r w:rsidR="005F565B">
        <w:rPr>
          <w:rFonts w:ascii="Times New Roman" w:hAnsi="Times New Roman" w:cs="Times New Roman"/>
        </w:rPr>
        <w:instrText>ADDIN LABTIVA_CITE \* MERGEFORMAT</w:instrText>
      </w:r>
      <w:r w:rsidR="00375D46">
        <w:rPr>
          <w:rFonts w:ascii="Times New Roman" w:hAnsi="Times New Roman" w:cs="Times New Roman"/>
        </w:rPr>
      </w:r>
      <w:r w:rsidR="00375D46">
        <w:rPr>
          <w:rFonts w:ascii="Times New Roman" w:hAnsi="Times New Roman" w:cs="Times New Roman"/>
        </w:rPr>
        <w:fldChar w:fldCharType="separate"/>
      </w:r>
      <w:r w:rsidR="005F565B" w:rsidRPr="005F565B">
        <w:rPr>
          <w:rFonts w:ascii="Times New Roman" w:hAnsi="Times New Roman" w:cs="Times New Roman"/>
          <w:noProof/>
          <w:color w:val="000000"/>
        </w:rPr>
        <w:t xml:space="preserve"> (Johnson &amp; Stinchcombe 2007; Hughes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2008; Hersch-Green </w:t>
      </w:r>
      <w:r w:rsidR="005F565B" w:rsidRPr="005F565B">
        <w:rPr>
          <w:rFonts w:ascii="Times New Roman" w:hAnsi="Times New Roman" w:cs="Times New Roman"/>
          <w:i/>
          <w:iCs/>
          <w:noProof/>
          <w:color w:val="000000"/>
        </w:rPr>
        <w:t>et al.</w:t>
      </w:r>
      <w:r w:rsidR="005F565B" w:rsidRPr="005F565B">
        <w:rPr>
          <w:rFonts w:ascii="Times New Roman" w:hAnsi="Times New Roman" w:cs="Times New Roman"/>
          <w:noProof/>
          <w:color w:val="000000"/>
        </w:rPr>
        <w:t xml:space="preserve"> 2011) </w:t>
      </w:r>
      <w:r w:rsidR="00375D46">
        <w:rPr>
          <w:rFonts w:ascii="Times New Roman" w:hAnsi="Times New Roman" w:cs="Times New Roman"/>
        </w:rPr>
        <w:fldChar w:fldCharType="end"/>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249C84ED" w14:textId="2152E22A" w:rsidR="003A701A" w:rsidRDefault="003A701A" w:rsidP="003A701A">
      <w:pPr>
        <w:spacing w:line="480" w:lineRule="auto"/>
        <w:rPr>
          <w:rFonts w:ascii="Times New Roman" w:hAnsi="Times New Roman" w:cs="Times New Roman"/>
        </w:rPr>
      </w:pPr>
      <w:r>
        <w:rPr>
          <w:rFonts w:ascii="Times New Roman" w:hAnsi="Times New Roman" w:cs="Times New Roman"/>
        </w:rPr>
        <w:t xml:space="preserve">In genotype-by-environment studies, “environment” is often a </w:t>
      </w:r>
      <w:proofErr w:type="gramStart"/>
      <w:r>
        <w:rPr>
          <w:rFonts w:ascii="Times New Roman" w:hAnsi="Times New Roman" w:cs="Times New Roman"/>
        </w:rPr>
        <w:t>catch-all</w:t>
      </w:r>
      <w:proofErr w:type="gramEnd"/>
      <w:r>
        <w:rPr>
          <w:rFonts w:ascii="Times New Roman" w:hAnsi="Times New Roman" w:cs="Times New Roman"/>
        </w:rPr>
        <w:t xml:space="preserve"> term that encompasses a diversity of abiotic and biotic factors. For example, many studies manipulate the environment by planting common gardens in distant locations that likely differ in both abiotic (e.g. soil properties) and biotic (e.g. species pool) factors. This work has provided invaluable insight to the importance of spatial scale</w:t>
      </w:r>
      <w:r w:rsidR="000418A0">
        <w:rPr>
          <w:rFonts w:ascii="Times New Roman" w:hAnsi="Times New Roman" w:cs="Times New Roman"/>
        </w:rPr>
        <w:fldChar w:fldCharType="begin">
          <w:fldData xml:space="preserve">NgA5ADUAMABlADEAYwA3AC0AOABiADgANAAtADQANgAzADcALQA5AGQAZAA5AC0AZQA3ADQANgA0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</w:fldData>
        </w:fldChar>
      </w:r>
      <w:r w:rsidR="00C51D6B">
        <w:rPr>
          <w:rFonts w:ascii="Times New Roman" w:hAnsi="Times New Roman" w:cs="Times New Roman"/>
        </w:rPr>
        <w:instrText>ADDIN LABTIVA_CITE \* MERGEFORMAT</w:instrText>
      </w:r>
      <w:r w:rsidR="000418A0">
        <w:rPr>
          <w:rFonts w:ascii="Times New Roman" w:hAnsi="Times New Roman" w:cs="Times New Roman"/>
        </w:rPr>
      </w:r>
      <w:r w:rsidR="000418A0">
        <w:rPr>
          <w:rFonts w:ascii="Times New Roman" w:hAnsi="Times New Roman" w:cs="Times New Roman"/>
        </w:rPr>
        <w:fldChar w:fldCharType="separate"/>
      </w:r>
      <w:r w:rsidR="00C51D6B" w:rsidRPr="00C51D6B">
        <w:rPr>
          <w:rFonts w:ascii="Times New Roman" w:hAnsi="Times New Roman" w:cs="Times New Roman"/>
          <w:noProof/>
          <w:color w:val="000000"/>
        </w:rPr>
        <w:t xml:space="preserve"> (Johnson &amp; Agrawal 2005; Tack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2010</w:t>
      </w:r>
      <w:r w:rsidR="00C51D6B">
        <w:rPr>
          <w:rFonts w:ascii="Times New Roman" w:hAnsi="Times New Roman" w:cs="Times New Roman"/>
          <w:noProof/>
          <w:color w:val="000000"/>
        </w:rPr>
        <w:t xml:space="preserve">; </w:t>
      </w:r>
      <w:r w:rsidR="00C51D6B" w:rsidRPr="00C51D6B">
        <w:rPr>
          <w:rFonts w:ascii="Times New Roman" w:hAnsi="Times New Roman" w:cs="Times New Roman"/>
          <w:noProof/>
          <w:color w:val="000000"/>
        </w:rPr>
        <w:t xml:space="preserve">Silfver </w:t>
      </w:r>
      <w:r w:rsidR="00C51D6B" w:rsidRPr="00C51D6B">
        <w:rPr>
          <w:rFonts w:ascii="Times New Roman" w:hAnsi="Times New Roman" w:cs="Times New Roman"/>
          <w:i/>
          <w:iCs/>
          <w:noProof/>
          <w:color w:val="000000"/>
        </w:rPr>
        <w:t>et al.</w:t>
      </w:r>
      <w:r w:rsidR="00C51D6B">
        <w:rPr>
          <w:rFonts w:ascii="Times New Roman" w:hAnsi="Times New Roman" w:cs="Times New Roman"/>
          <w:noProof/>
          <w:color w:val="000000"/>
        </w:rPr>
        <w:t xml:space="preserve"> 2015</w:t>
      </w:r>
      <w:r w:rsidR="00C51D6B" w:rsidRPr="00C51D6B">
        <w:rPr>
          <w:rFonts w:ascii="Times New Roman" w:hAnsi="Times New Roman" w:cs="Times New Roman"/>
          <w:noProof/>
          <w:color w:val="000000"/>
        </w:rPr>
        <w:t>)</w:t>
      </w:r>
      <w:r w:rsidR="00C51D6B">
        <w:rPr>
          <w:rFonts w:ascii="Times New Roman" w:hAnsi="Times New Roman" w:cs="Times New Roman"/>
          <w:noProof/>
          <w:color w:val="000000"/>
        </w:rPr>
        <w:t>;</w:t>
      </w:r>
      <w:r w:rsidR="00C51D6B" w:rsidRPr="00C51D6B">
        <w:rPr>
          <w:rFonts w:ascii="Times New Roman" w:hAnsi="Times New Roman" w:cs="Times New Roman"/>
          <w:noProof/>
          <w:color w:val="000000"/>
        </w:rPr>
        <w:t xml:space="preserve"> </w:t>
      </w:r>
      <w:r w:rsidR="000418A0">
        <w:rPr>
          <w:rFonts w:ascii="Times New Roman" w:hAnsi="Times New Roman" w:cs="Times New Roman"/>
        </w:rPr>
        <w:fldChar w:fldCharType="end"/>
      </w:r>
      <w:r>
        <w:rPr>
          <w:rFonts w:ascii="Times New Roman" w:hAnsi="Times New Roman" w:cs="Times New Roman"/>
        </w:rPr>
        <w:t xml:space="preserve">however, it is difficult to </w:t>
      </w:r>
      <w:r w:rsidR="001770C7">
        <w:rPr>
          <w:rFonts w:ascii="Times New Roman" w:hAnsi="Times New Roman" w:cs="Times New Roman"/>
        </w:rPr>
        <w:t>tease apart the effects</w:t>
      </w:r>
      <w:r>
        <w:rPr>
          <w:rFonts w:ascii="Times New Roman" w:hAnsi="Times New Roman" w:cs="Times New Roman"/>
        </w:rPr>
        <w:t xml:space="preserve"> of the many abiotic and biotic factors that could affect community assembly. Studies conducted at smaller spatial scales are advantageous in that they can focus on a single abiotic or biotic factor </w:t>
      </w:r>
      <w:r w:rsidR="000418A0">
        <w:rPr>
          <w:rFonts w:ascii="Times New Roman" w:hAnsi="Times New Roman" w:cs="Times New Roman"/>
        </w:rPr>
        <w:fldChar w:fldCharType="begin">
          <w:fldData xml:space="preserve">NgA5ADUAMABlADEAYwA3AC0AOABiADgANAAtADQANgAzADcALQA5AGQAZAA5AC0AZQA3ADQANgA0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</w:fldData>
        </w:fldChar>
      </w:r>
      <w:r w:rsidR="00C51D6B">
        <w:rPr>
          <w:rFonts w:ascii="Times New Roman" w:hAnsi="Times New Roman" w:cs="Times New Roman"/>
        </w:rPr>
        <w:instrText>ADDIN LABTIVA_CITE \* MERGEFORMAT</w:instrText>
      </w:r>
      <w:r w:rsidR="000418A0">
        <w:rPr>
          <w:rFonts w:ascii="Times New Roman" w:hAnsi="Times New Roman" w:cs="Times New Roman"/>
        </w:rPr>
      </w:r>
      <w:r w:rsidR="000418A0">
        <w:rPr>
          <w:rFonts w:ascii="Times New Roman" w:hAnsi="Times New Roman" w:cs="Times New Roman"/>
        </w:rPr>
        <w:fldChar w:fldCharType="separate"/>
      </w:r>
      <w:r w:rsidR="00C51D6B" w:rsidRPr="00C51D6B">
        <w:rPr>
          <w:rFonts w:ascii="Times New Roman" w:hAnsi="Times New Roman" w:cs="Times New Roman"/>
          <w:noProof/>
          <w:color w:val="000000"/>
        </w:rPr>
        <w:t>(Johnson 2008; Abdala</w:t>
      </w:r>
      <w:r w:rsidR="00C51D6B" w:rsidRPr="00C51D6B">
        <w:rPr>
          <w:rFonts w:ascii="OCR A Std" w:hAnsi="OCR A Std" w:cs="OCR A Std"/>
          <w:noProof/>
          <w:color w:val="000000"/>
        </w:rPr>
        <w:t>‐</w:t>
      </w:r>
      <w:r w:rsidR="00C51D6B" w:rsidRPr="00C51D6B">
        <w:rPr>
          <w:rFonts w:ascii="Times New Roman" w:hAnsi="Times New Roman" w:cs="Times New Roman"/>
          <w:noProof/>
          <w:color w:val="000000"/>
        </w:rPr>
        <w:t xml:space="preserve">Roberts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2012; Abdala</w:t>
      </w:r>
      <w:r w:rsidR="00C51D6B" w:rsidRPr="00C51D6B">
        <w:rPr>
          <w:rFonts w:ascii="OCR A Std" w:hAnsi="OCR A Std" w:cs="OCR A Std"/>
          <w:noProof/>
          <w:color w:val="000000"/>
        </w:rPr>
        <w:t>‐</w:t>
      </w:r>
      <w:r w:rsidR="00C51D6B" w:rsidRPr="00C51D6B">
        <w:rPr>
          <w:rFonts w:ascii="Times New Roman" w:hAnsi="Times New Roman" w:cs="Times New Roman"/>
          <w:noProof/>
          <w:color w:val="000000"/>
        </w:rPr>
        <w:t>Roberts &amp; Mooney 2013)</w:t>
      </w:r>
      <w:r w:rsidR="00C51D6B">
        <w:rPr>
          <w:rFonts w:ascii="Times New Roman" w:hAnsi="Times New Roman" w:cs="Times New Roman"/>
          <w:noProof/>
          <w:color w:val="000000"/>
        </w:rPr>
        <w:t>;</w:t>
      </w:r>
      <w:r w:rsidR="00C51D6B" w:rsidRPr="00C51D6B">
        <w:rPr>
          <w:rFonts w:ascii="Times New Roman" w:hAnsi="Times New Roman" w:cs="Times New Roman"/>
          <w:noProof/>
          <w:color w:val="000000"/>
        </w:rPr>
        <w:t xml:space="preserve"> </w:t>
      </w:r>
      <w:r w:rsidR="000418A0">
        <w:rPr>
          <w:rFonts w:ascii="Times New Roman" w:hAnsi="Times New Roman" w:cs="Times New Roman"/>
        </w:rPr>
        <w:fldChar w:fldCharType="end"/>
      </w:r>
      <w:r w:rsidR="000418A0">
        <w:rPr>
          <w:rFonts w:ascii="Times New Roman" w:hAnsi="Times New Roman" w:cs="Times New Roman"/>
        </w:rPr>
        <w:t>still though, we</w:t>
      </w:r>
      <w:r>
        <w:rPr>
          <w:rFonts w:ascii="Times New Roman" w:hAnsi="Times New Roman" w:cs="Times New Roman"/>
        </w:rPr>
        <w:t xml:space="preserve"> have a limited understanding of the relative importance of local abiotic and biotic factors in shaping communities associated with host-plants. </w:t>
      </w:r>
    </w:p>
    <w:p w14:paraId="1465E8B1" w14:textId="77777777" w:rsidR="003A701A" w:rsidRDefault="003A701A" w:rsidP="0059295B">
      <w:pPr>
        <w:spacing w:line="480" w:lineRule="auto"/>
        <w:rPr>
          <w:rFonts w:ascii="Times New Roman" w:hAnsi="Times New Roman" w:cs="Times New Roman"/>
        </w:rPr>
      </w:pPr>
    </w:p>
    <w:p w14:paraId="1091BC40" w14:textId="371E93E7" w:rsidR="004023C2" w:rsidRDefault="00356521" w:rsidP="00BA4AAD">
      <w:pPr>
        <w:spacing w:line="480" w:lineRule="auto"/>
        <w:rPr>
          <w:rFonts w:ascii="Times New Roman" w:hAnsi="Times New Roman" w:cs="Times New Roman"/>
        </w:rPr>
      </w:pPr>
      <w:r>
        <w:rPr>
          <w:rFonts w:ascii="Times New Roman" w:hAnsi="Times New Roman" w:cs="Times New Roman"/>
        </w:rPr>
        <w:t xml:space="preserve">While there have been several studies examining the joint contribution of the environment and host-plant genotype </w:t>
      </w:r>
      <w:r w:rsidR="000B517E">
        <w:rPr>
          <w:rFonts w:ascii="Times New Roman" w:hAnsi="Times New Roman" w:cs="Times New Roman"/>
        </w:rPr>
        <w:t>to associated communities</w:t>
      </w:r>
      <w:r>
        <w:rPr>
          <w:rFonts w:ascii="Times New Roman" w:hAnsi="Times New Roman" w:cs="Times New Roman"/>
        </w:rPr>
        <w:t>, the processes generating community responses often remain unclear</w:t>
      </w:r>
      <w:r w:rsidR="000B517E">
        <w:rPr>
          <w:rFonts w:ascii="Times New Roman" w:hAnsi="Times New Roman" w:cs="Times New Roman"/>
        </w:rPr>
        <w:t xml:space="preserve"> </w:t>
      </w:r>
      <w:r w:rsidR="000B517E">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0B517E">
        <w:rPr>
          <w:rFonts w:ascii="Times New Roman" w:hAnsi="Times New Roman" w:cs="Times New Roman"/>
        </w:rPr>
        <w:instrText>ADDIN LABTIVA_CITE \* MERGEFORMAT</w:instrText>
      </w:r>
      <w:r w:rsidR="000B517E">
        <w:rPr>
          <w:rFonts w:ascii="Times New Roman" w:hAnsi="Times New Roman" w:cs="Times New Roman"/>
        </w:rPr>
      </w:r>
      <w:r w:rsidR="000B517E">
        <w:rPr>
          <w:rFonts w:ascii="Times New Roman" w:hAnsi="Times New Roman" w:cs="Times New Roman"/>
        </w:rPr>
        <w:fldChar w:fldCharType="separate"/>
      </w:r>
      <w:r w:rsidR="000B517E" w:rsidRPr="000B517E">
        <w:rPr>
          <w:rFonts w:ascii="Times New Roman" w:hAnsi="Times New Roman" w:cs="Times New Roman"/>
          <w:noProof/>
          <w:color w:val="000000"/>
        </w:rPr>
        <w:t xml:space="preserve">(Hersch-Green </w:t>
      </w:r>
      <w:r w:rsidR="000B517E" w:rsidRPr="000B517E">
        <w:rPr>
          <w:rFonts w:ascii="Times New Roman" w:hAnsi="Times New Roman" w:cs="Times New Roman"/>
          <w:i/>
          <w:iCs/>
          <w:noProof/>
          <w:color w:val="000000"/>
        </w:rPr>
        <w:t>et al.</w:t>
      </w:r>
      <w:r w:rsidR="000B517E" w:rsidRPr="000B517E">
        <w:rPr>
          <w:rFonts w:ascii="Times New Roman" w:hAnsi="Times New Roman" w:cs="Times New Roman"/>
          <w:noProof/>
          <w:color w:val="000000"/>
        </w:rPr>
        <w:t xml:space="preserve"> 2011; Crutsinger 2015)</w:t>
      </w:r>
      <w:r w:rsidR="000B517E">
        <w:rPr>
          <w:rFonts w:ascii="Times New Roman" w:hAnsi="Times New Roman" w:cs="Times New Roman"/>
        </w:rPr>
        <w:fldChar w:fldCharType="end"/>
      </w:r>
      <w:r>
        <w:rPr>
          <w:rFonts w:ascii="Times New Roman" w:hAnsi="Times New Roman" w:cs="Times New Roman"/>
        </w:rPr>
        <w:t xml:space="preserve">. </w:t>
      </w:r>
      <w:r w:rsidR="00DC322E">
        <w:rPr>
          <w:rFonts w:ascii="Times New Roman" w:hAnsi="Times New Roman" w:cs="Times New Roman"/>
        </w:rPr>
        <w:t xml:space="preserve">This is because many studies do not measure the plant phenotypes mediating the interactions between plant genotype and the associated community. Identifying these key phenotypes is </w:t>
      </w:r>
      <w:r w:rsidR="002936C1">
        <w:rPr>
          <w:rFonts w:ascii="Times New Roman" w:hAnsi="Times New Roman" w:cs="Times New Roman"/>
        </w:rPr>
        <w:t xml:space="preserve">also </w:t>
      </w:r>
      <w:r w:rsidR="00DC322E">
        <w:rPr>
          <w:rFonts w:ascii="Times New Roman" w:hAnsi="Times New Roman" w:cs="Times New Roman"/>
        </w:rPr>
        <w:t>crucial for teasing apart the direct and indirect (via plan</w:t>
      </w:r>
      <w:r w:rsidR="002936C1">
        <w:rPr>
          <w:rFonts w:ascii="Times New Roman" w:hAnsi="Times New Roman" w:cs="Times New Roman"/>
        </w:rPr>
        <w:t>t</w:t>
      </w:r>
      <w:r w:rsidR="00DC322E">
        <w:rPr>
          <w:rFonts w:ascii="Times New Roman" w:hAnsi="Times New Roman" w:cs="Times New Roman"/>
        </w:rPr>
        <w:t xml:space="preserve"> traits)</w:t>
      </w:r>
      <w:r w:rsidR="002936C1">
        <w:rPr>
          <w:rFonts w:ascii="Times New Roman" w:hAnsi="Times New Roman" w:cs="Times New Roman"/>
        </w:rPr>
        <w:t xml:space="preserve"> effects</w:t>
      </w:r>
      <w:r w:rsidR="00DC322E">
        <w:rPr>
          <w:rFonts w:ascii="Times New Roman" w:hAnsi="Times New Roman" w:cs="Times New Roman"/>
        </w:rPr>
        <w:t xml:space="preserve"> of the environment</w:t>
      </w:r>
      <w:r w:rsidR="002936C1">
        <w:rPr>
          <w:rFonts w:ascii="Times New Roman" w:hAnsi="Times New Roman" w:cs="Times New Roman"/>
        </w:rPr>
        <w:t xml:space="preserve"> on community assembly</w:t>
      </w:r>
      <w:r w:rsidR="00DC322E">
        <w:rPr>
          <w:rFonts w:ascii="Times New Roman" w:hAnsi="Times New Roman" w:cs="Times New Roman"/>
        </w:rPr>
        <w:t>.</w:t>
      </w:r>
      <w:r w:rsidR="003A701A">
        <w:rPr>
          <w:rFonts w:ascii="Times New Roman" w:hAnsi="Times New Roman" w:cs="Times New Roman"/>
        </w:rPr>
        <w:t xml:space="preserve"> Indeed, we should</w:t>
      </w:r>
      <w:r w:rsidR="002936C1">
        <w:rPr>
          <w:rFonts w:ascii="Times New Roman" w:hAnsi="Times New Roman" w:cs="Times New Roman"/>
        </w:rPr>
        <w:t xml:space="preserve"> be able to predict which phenotypes are more likely to be influenced by the environment based on prior estimates of heritability. </w:t>
      </w:r>
      <w:r w:rsidR="006C0F34">
        <w:rPr>
          <w:rFonts w:ascii="Times New Roman" w:hAnsi="Times New Roman" w:cs="Times New Roman"/>
        </w:rPr>
        <w:t>Heritability measures the proportion of variance in a phenotype explained by genotype</w:t>
      </w:r>
      <w:r w:rsidR="000B517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QwBCADgALQAyAEIANwA1ADMAOQBEADcAQgAwADAAOQB8AGUATgBxAEYAawBUAEYAdgBnAHoAQQBR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</w:fldData>
        </w:fldChar>
      </w:r>
      <w:r w:rsidR="000B517E">
        <w:rPr>
          <w:rFonts w:ascii="Times New Roman" w:hAnsi="Times New Roman" w:cs="Times New Roman"/>
        </w:rPr>
        <w:instrText>ADDIN LABTIVA_CITE \* MERGEFORMAT</w:instrText>
      </w:r>
      <w:r w:rsidR="000B517E">
        <w:rPr>
          <w:rFonts w:ascii="Times New Roman" w:hAnsi="Times New Roman" w:cs="Times New Roman"/>
        </w:rPr>
      </w:r>
      <w:r w:rsidR="000B517E">
        <w:rPr>
          <w:rFonts w:ascii="Times New Roman" w:hAnsi="Times New Roman" w:cs="Times New Roman"/>
        </w:rPr>
        <w:fldChar w:fldCharType="separate"/>
      </w:r>
      <w:r w:rsidR="000B517E" w:rsidRPr="000B517E">
        <w:rPr>
          <w:rFonts w:ascii="Times New Roman" w:hAnsi="Times New Roman" w:cs="Times New Roman"/>
          <w:noProof/>
          <w:color w:val="000000"/>
        </w:rPr>
        <w:t xml:space="preserve"> (Lynch &amp; Walsh 1998)</w:t>
      </w:r>
      <w:r w:rsidR="000B517E">
        <w:rPr>
          <w:rFonts w:ascii="Times New Roman" w:hAnsi="Times New Roman" w:cs="Times New Roman"/>
        </w:rPr>
        <w:fldChar w:fldCharType="end"/>
      </w:r>
      <w:r w:rsidR="000B517E">
        <w:rPr>
          <w:rFonts w:ascii="Times New Roman" w:hAnsi="Times New Roman" w:cs="Times New Roman"/>
        </w:rPr>
        <w:t xml:space="preserve">; </w:t>
      </w:r>
      <w:r w:rsidR="006C0F34">
        <w:rPr>
          <w:rFonts w:ascii="Times New Roman" w:hAnsi="Times New Roman" w:cs="Times New Roman"/>
        </w:rPr>
        <w:t xml:space="preserve">therefore, </w:t>
      </w:r>
      <w:r w:rsidR="002936C1">
        <w:rPr>
          <w:rFonts w:ascii="Times New Roman" w:hAnsi="Times New Roman" w:cs="Times New Roman"/>
        </w:rPr>
        <w:t xml:space="preserve">we expect that traits </w:t>
      </w:r>
      <w:r w:rsidR="006C0F34">
        <w:rPr>
          <w:rFonts w:ascii="Times New Roman" w:hAnsi="Times New Roman" w:cs="Times New Roman"/>
        </w:rPr>
        <w:t xml:space="preserve">with low heritability are more likely to be altered by the environment compared to traits that are highly heritable. This can have important consequences for </w:t>
      </w:r>
      <w:r w:rsidR="003A701A">
        <w:rPr>
          <w:rFonts w:ascii="Times New Roman" w:hAnsi="Times New Roman" w:cs="Times New Roman"/>
        </w:rPr>
        <w:t xml:space="preserve">predicting </w:t>
      </w:r>
      <w:r w:rsidR="006C0F34">
        <w:rPr>
          <w:rFonts w:ascii="Times New Roman" w:hAnsi="Times New Roman" w:cs="Times New Roman"/>
        </w:rPr>
        <w:t>community assembly depending on whether species are cueing in on traits that are weakly or strongly heritable.</w:t>
      </w:r>
      <w:r w:rsidR="004023C2">
        <w:rPr>
          <w:rFonts w:ascii="Times New Roman" w:hAnsi="Times New Roman" w:cs="Times New Roman"/>
        </w:rPr>
        <w:t xml:space="preserve"> </w:t>
      </w:r>
    </w:p>
    <w:p w14:paraId="2313C59A" w14:textId="77777777" w:rsidR="004023C2" w:rsidRDefault="004023C2" w:rsidP="00BA4AAD">
      <w:pPr>
        <w:spacing w:line="480" w:lineRule="auto"/>
        <w:rPr>
          <w:rFonts w:ascii="Times New Roman" w:hAnsi="Times New Roman" w:cs="Times New Roman"/>
        </w:rPr>
      </w:pPr>
    </w:p>
    <w:p w14:paraId="5D2BDE51" w14:textId="74899060" w:rsidR="008B5BC5" w:rsidRDefault="004023C2" w:rsidP="00BA4AAD">
      <w:pPr>
        <w:spacing w:line="480" w:lineRule="auto"/>
        <w:rPr>
          <w:rFonts w:ascii="Times New Roman" w:hAnsi="Times New Roman" w:cs="Times New Roman"/>
        </w:rPr>
      </w:pPr>
      <w:r>
        <w:rPr>
          <w:rFonts w:ascii="Times New Roman" w:hAnsi="Times New Roman" w:cs="Times New Roman"/>
        </w:rPr>
        <w:t>Host-plants are usually colonized by a diverse group of organisms, including arthropods, fungi, and bacteria</w:t>
      </w:r>
      <w:r w:rsidR="0058618C">
        <w:rPr>
          <w:rFonts w:ascii="Times New Roman" w:hAnsi="Times New Roman" w:cs="Times New Roman"/>
        </w:rPr>
        <w:t>; however, most studies</w:t>
      </w:r>
      <w:r w:rsidR="000B517E">
        <w:rPr>
          <w:rFonts w:ascii="Times New Roman" w:hAnsi="Times New Roman" w:cs="Times New Roman"/>
        </w:rPr>
        <w:t xml:space="preserve"> examine the associations between host-plant genotype and </w:t>
      </w:r>
      <w:r w:rsidR="0058618C">
        <w:rPr>
          <w:rFonts w:ascii="Times New Roman" w:hAnsi="Times New Roman" w:cs="Times New Roman"/>
        </w:rPr>
        <w:t>a particular taxonomic group</w:t>
      </w:r>
      <w:r w:rsidR="00C51D6B">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OAA4AEQALQA5ADYAOABEADkAOAAxAEYANQA3AEQAMQAsADYAOQA1ADAAZQAxAGMANwAtADgAYgA4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</w:fldData>
        </w:fldChar>
      </w:r>
      <w:r w:rsidR="00C51D6B">
        <w:rPr>
          <w:rFonts w:ascii="Times New Roman" w:hAnsi="Times New Roman" w:cs="Times New Roman"/>
        </w:rPr>
        <w:instrText>ADDIN LABTIVA_CITE \* MERGEFORMAT</w:instrText>
      </w:r>
      <w:r w:rsidR="00C51D6B">
        <w:rPr>
          <w:rFonts w:ascii="Times New Roman" w:hAnsi="Times New Roman" w:cs="Times New Roman"/>
        </w:rPr>
      </w:r>
      <w:r w:rsidR="00C51D6B">
        <w:rPr>
          <w:rFonts w:ascii="Times New Roman" w:hAnsi="Times New Roman" w:cs="Times New Roman"/>
        </w:rPr>
        <w:fldChar w:fldCharType="separate"/>
      </w:r>
      <w:r w:rsidR="00C51D6B" w:rsidRPr="00C51D6B">
        <w:rPr>
          <w:rFonts w:ascii="Times New Roman" w:hAnsi="Times New Roman" w:cs="Times New Roman"/>
          <w:noProof/>
          <w:color w:val="000000"/>
        </w:rPr>
        <w:t xml:space="preserve"> (</w:t>
      </w:r>
      <w:r w:rsidR="000B517E">
        <w:rPr>
          <w:rFonts w:ascii="Times New Roman" w:hAnsi="Times New Roman" w:cs="Times New Roman"/>
          <w:noProof/>
          <w:color w:val="000000"/>
        </w:rPr>
        <w:t xml:space="preserve">reviewed in </w:t>
      </w:r>
      <w:r w:rsidR="00C51D6B" w:rsidRPr="00C51D6B">
        <w:rPr>
          <w:rFonts w:ascii="Times New Roman" w:hAnsi="Times New Roman" w:cs="Times New Roman"/>
          <w:noProof/>
          <w:color w:val="000000"/>
        </w:rPr>
        <w:t xml:space="preserve">Whitham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2012;</w:t>
      </w:r>
      <w:r w:rsidR="000B517E">
        <w:rPr>
          <w:rFonts w:ascii="Times New Roman" w:hAnsi="Times New Roman" w:cs="Times New Roman"/>
          <w:noProof/>
          <w:color w:val="000000"/>
        </w:rPr>
        <w:t xml:space="preserve"> but see</w:t>
      </w:r>
      <w:r w:rsidR="00442A35">
        <w:rPr>
          <w:rFonts w:ascii="Times New Roman" w:hAnsi="Times New Roman" w:cs="Times New Roman"/>
          <w:noProof/>
          <w:color w:val="000000"/>
        </w:rPr>
        <w:t xml:space="preserve"> Crutsinger 2014</w:t>
      </w:r>
      <w:r w:rsidR="00C51D6B" w:rsidRPr="00C51D6B">
        <w:rPr>
          <w:rFonts w:ascii="Times New Roman" w:hAnsi="Times New Roman" w:cs="Times New Roman"/>
          <w:noProof/>
          <w:color w:val="000000"/>
        </w:rPr>
        <w:t xml:space="preserve">; Lamit </w:t>
      </w:r>
      <w:r w:rsidR="00C51D6B" w:rsidRPr="00C51D6B">
        <w:rPr>
          <w:rFonts w:ascii="Times New Roman" w:hAnsi="Times New Roman" w:cs="Times New Roman"/>
          <w:i/>
          <w:iCs/>
          <w:noProof/>
          <w:color w:val="000000"/>
        </w:rPr>
        <w:t>et al.</w:t>
      </w:r>
      <w:r w:rsidR="00C51D6B" w:rsidRPr="00C51D6B">
        <w:rPr>
          <w:rFonts w:ascii="Times New Roman" w:hAnsi="Times New Roman" w:cs="Times New Roman"/>
          <w:noProof/>
          <w:color w:val="000000"/>
        </w:rPr>
        <w:t xml:space="preserve"> 2015)</w:t>
      </w:r>
      <w:r w:rsidR="000B517E">
        <w:rPr>
          <w:rFonts w:ascii="Times New Roman" w:hAnsi="Times New Roman" w:cs="Times New Roman"/>
          <w:noProof/>
          <w:color w:val="000000"/>
        </w:rPr>
        <w:t>.</w:t>
      </w:r>
      <w:r w:rsidR="00C51D6B" w:rsidRPr="00C51D6B">
        <w:rPr>
          <w:rFonts w:ascii="Times New Roman" w:hAnsi="Times New Roman" w:cs="Times New Roman"/>
          <w:noProof/>
          <w:color w:val="000000"/>
        </w:rPr>
        <w:t xml:space="preserve"> </w:t>
      </w:r>
      <w:r w:rsidR="00C51D6B">
        <w:rPr>
          <w:rFonts w:ascii="Times New Roman" w:hAnsi="Times New Roman" w:cs="Times New Roman"/>
        </w:rPr>
        <w:fldChar w:fldCharType="end"/>
      </w:r>
      <w:r w:rsidR="008B5BC5">
        <w:rPr>
          <w:rFonts w:ascii="Times New Roman" w:hAnsi="Times New Roman" w:cs="Times New Roman"/>
        </w:rPr>
        <w:t xml:space="preserve">In particular, the majority of studies have been conducted on aboveground arthropods, with comparatively little attention given to belowground </w:t>
      </w:r>
      <w:proofErr w:type="spellStart"/>
      <w:r w:rsidR="008B5BC5">
        <w:rPr>
          <w:rFonts w:ascii="Times New Roman" w:hAnsi="Times New Roman" w:cs="Times New Roman"/>
        </w:rPr>
        <w:t>mycorrhizal</w:t>
      </w:r>
      <w:proofErr w:type="spellEnd"/>
      <w:r w:rsidR="008B5BC5">
        <w:rPr>
          <w:rFonts w:ascii="Times New Roman" w:hAnsi="Times New Roman" w:cs="Times New Roman"/>
        </w:rPr>
        <w:t xml:space="preserve"> and bacteria communities. As a consequence, it is unclear whether </w:t>
      </w:r>
      <w:r w:rsidR="00D12181">
        <w:rPr>
          <w:rFonts w:ascii="Times New Roman" w:hAnsi="Times New Roman" w:cs="Times New Roman"/>
        </w:rPr>
        <w:t xml:space="preserve">these diverse communities exhibit similar or different responses to genetic and environmental variation. A recent meta-analysis of the well-studied introgression between </w:t>
      </w:r>
      <w:proofErr w:type="spellStart"/>
      <w:r w:rsidR="00D12181" w:rsidRPr="00D12181">
        <w:rPr>
          <w:rFonts w:ascii="Times New Roman" w:hAnsi="Times New Roman" w:cs="Times New Roman"/>
          <w:i/>
        </w:rPr>
        <w:t>Populus</w:t>
      </w:r>
      <w:proofErr w:type="spellEnd"/>
      <w:r w:rsidR="00D12181" w:rsidRPr="00D12181">
        <w:rPr>
          <w:rFonts w:ascii="Times New Roman" w:hAnsi="Times New Roman" w:cs="Times New Roman"/>
          <w:i/>
        </w:rPr>
        <w:t xml:space="preserve"> </w:t>
      </w:r>
      <w:proofErr w:type="spellStart"/>
      <w:r w:rsidR="00D12181" w:rsidRPr="00D12181">
        <w:rPr>
          <w:rFonts w:ascii="Times New Roman" w:hAnsi="Times New Roman" w:cs="Times New Roman"/>
          <w:i/>
        </w:rPr>
        <w:t>fremontii</w:t>
      </w:r>
      <w:proofErr w:type="spellEnd"/>
      <w:r w:rsidR="00D12181">
        <w:rPr>
          <w:rFonts w:ascii="Times New Roman" w:hAnsi="Times New Roman" w:cs="Times New Roman"/>
        </w:rPr>
        <w:t xml:space="preserve"> and </w:t>
      </w:r>
      <w:proofErr w:type="spellStart"/>
      <w:r w:rsidR="00D12181" w:rsidRPr="00D12181">
        <w:rPr>
          <w:rFonts w:ascii="Times New Roman" w:hAnsi="Times New Roman" w:cs="Times New Roman"/>
          <w:i/>
        </w:rPr>
        <w:t>Populus</w:t>
      </w:r>
      <w:proofErr w:type="spellEnd"/>
      <w:r w:rsidR="00D12181" w:rsidRPr="00D12181">
        <w:rPr>
          <w:rFonts w:ascii="Times New Roman" w:hAnsi="Times New Roman" w:cs="Times New Roman"/>
          <w:i/>
        </w:rPr>
        <w:t xml:space="preserve"> </w:t>
      </w:r>
      <w:proofErr w:type="spellStart"/>
      <w:r w:rsidR="00D12181" w:rsidRPr="00D12181">
        <w:rPr>
          <w:rFonts w:ascii="Times New Roman" w:hAnsi="Times New Roman" w:cs="Times New Roman"/>
          <w:i/>
        </w:rPr>
        <w:t>angustifolia</w:t>
      </w:r>
      <w:proofErr w:type="spellEnd"/>
      <w:r w:rsidR="00D12181">
        <w:rPr>
          <w:rFonts w:ascii="Times New Roman" w:hAnsi="Times New Roman" w:cs="Times New Roman"/>
        </w:rPr>
        <w:t xml:space="preserve"> suggests that aboveground arthropods are more tightly coupled to host-plant genotype than belowground microbes/fungi </w:t>
      </w:r>
      <w:r w:rsidR="001E37BF">
        <w:rPr>
          <w:rFonts w:ascii="Times New Roman" w:hAnsi="Times New Roman" w:cs="Times New Roman"/>
        </w:rPr>
        <w:fldChar w:fldCharType="begin">
          <w:fldData xml:space="preserve">NgA5ADUAMABlADEAYwA3AC0AOABiADgANAAtADQANgAzADcALQA5AGQAZAA5AC0AZQA3ADQANgA0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1E37BF" w:rsidRPr="001E37BF">
        <w:rPr>
          <w:rFonts w:ascii="Times New Roman" w:hAnsi="Times New Roman" w:cs="Times New Roman"/>
          <w:noProof/>
          <w:color w:val="000000"/>
        </w:rPr>
        <w:t xml:space="preserve">(Bailey </w:t>
      </w:r>
      <w:r w:rsidR="001E37BF" w:rsidRPr="001E37BF">
        <w:rPr>
          <w:rFonts w:ascii="Times New Roman" w:hAnsi="Times New Roman" w:cs="Times New Roman"/>
          <w:i/>
          <w:iCs/>
          <w:noProof/>
          <w:color w:val="000000"/>
        </w:rPr>
        <w:t>et al.</w:t>
      </w:r>
      <w:r w:rsidR="001E37BF" w:rsidRPr="001E37BF">
        <w:rPr>
          <w:rFonts w:ascii="Times New Roman" w:hAnsi="Times New Roman" w:cs="Times New Roman"/>
          <w:noProof/>
          <w:color w:val="000000"/>
        </w:rPr>
        <w:t xml:space="preserve"> 2009)</w:t>
      </w:r>
      <w:r w:rsidR="001E37BF">
        <w:rPr>
          <w:rFonts w:ascii="Times New Roman" w:hAnsi="Times New Roman" w:cs="Times New Roman"/>
          <w:noProof/>
          <w:color w:val="000000"/>
        </w:rPr>
        <w:t>.</w:t>
      </w:r>
      <w:r w:rsidR="001E37BF" w:rsidRPr="001E37BF">
        <w:rPr>
          <w:rFonts w:ascii="Times New Roman" w:hAnsi="Times New Roman" w:cs="Times New Roman"/>
          <w:noProof/>
          <w:color w:val="000000"/>
        </w:rPr>
        <w:t xml:space="preserve"> </w:t>
      </w:r>
      <w:r w:rsidR="001E37BF">
        <w:rPr>
          <w:rFonts w:ascii="Times New Roman" w:hAnsi="Times New Roman" w:cs="Times New Roman"/>
        </w:rPr>
        <w:fldChar w:fldCharType="end"/>
      </w:r>
      <w:r w:rsidR="00D12181">
        <w:rPr>
          <w:rFonts w:ascii="Times New Roman" w:hAnsi="Times New Roman" w:cs="Times New Roman"/>
        </w:rPr>
        <w:t>However, there has been little work that has simultaneously examined above- and belowground community responses within genotype-by-environment studies.</w:t>
      </w:r>
    </w:p>
    <w:p w14:paraId="71361855" w14:textId="77777777" w:rsidR="0023651E" w:rsidRDefault="0023651E" w:rsidP="0059295B">
      <w:pPr>
        <w:spacing w:line="480" w:lineRule="auto"/>
        <w:rPr>
          <w:rFonts w:ascii="Times New Roman" w:hAnsi="Times New Roman" w:cs="Times New Roman"/>
        </w:rPr>
      </w:pPr>
    </w:p>
    <w:p w14:paraId="5B840665" w14:textId="2AD00436"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genetics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 xml:space="preserve">Salix </w:t>
      </w:r>
      <w:proofErr w:type="spellStart"/>
      <w:r w:rsidR="00A74FDB" w:rsidRPr="00A74FDB">
        <w:rPr>
          <w:rFonts w:ascii="Times New Roman" w:hAnsi="Times New Roman" w:cs="Times New Roman"/>
          <w:i/>
        </w:rPr>
        <w:t>hookeriana</w:t>
      </w:r>
      <w:proofErr w:type="spellEnd"/>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s and that multiple plant phenotypes</w:t>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1E37BF" w:rsidRPr="001E37BF">
        <w:rPr>
          <w:rFonts w:ascii="Times New Roman" w:hAnsi="Times New Roman" w:cs="Times New Roman"/>
          <w:noProof/>
          <w:color w:val="000000"/>
        </w:rPr>
        <w:t xml:space="preserve"> (Barbour </w:t>
      </w:r>
      <w:r w:rsidR="001E37BF" w:rsidRPr="001E37BF">
        <w:rPr>
          <w:rFonts w:ascii="Times New Roman" w:hAnsi="Times New Roman" w:cs="Times New Roman"/>
          <w:i/>
          <w:iCs/>
          <w:noProof/>
          <w:color w:val="000000"/>
        </w:rPr>
        <w:t>et al.</w:t>
      </w:r>
      <w:r w:rsidR="001E37BF" w:rsidRPr="001E37BF">
        <w:rPr>
          <w:rFonts w:ascii="Times New Roman" w:hAnsi="Times New Roman" w:cs="Times New Roman"/>
          <w:noProof/>
          <w:color w:val="000000"/>
        </w:rPr>
        <w:t xml:space="preserve"> 2015, 2016)</w:t>
      </w:r>
      <w:r w:rsidR="001E37BF">
        <w:rPr>
          <w:rFonts w:ascii="Times New Roman" w:hAnsi="Times New Roman" w:cs="Times New Roman"/>
          <w:noProof/>
          <w:color w:val="000000"/>
        </w:rPr>
        <w:t>.</w:t>
      </w:r>
      <w:r w:rsidR="001E37BF" w:rsidRPr="001E37BF">
        <w:rPr>
          <w:rFonts w:ascii="Times New Roman" w:hAnsi="Times New Roman" w:cs="Times New Roman"/>
          <w:noProof/>
          <w:color w:val="000000"/>
        </w:rPr>
        <w:t xml:space="preserve"> </w:t>
      </w:r>
      <w:r w:rsidR="001E37BF">
        <w:rPr>
          <w:rFonts w:ascii="Times New Roman" w:hAnsi="Times New Roman" w:cs="Times New Roman"/>
        </w:rPr>
        <w:fldChar w:fldCharType="end"/>
      </w:r>
      <w:r w:rsidR="00A54731">
        <w:rPr>
          <w:rFonts w:ascii="Times New Roman" w:hAnsi="Times New Roman" w:cs="Times New Roman"/>
        </w:rPr>
        <w:t xml:space="preserve"> Importantly, these phenotypes varied substantially in the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differentially influence them.</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sought to address</w:t>
      </w:r>
      <w:r w:rsidR="00606AB8">
        <w:rPr>
          <w:rFonts w:ascii="Times New Roman" w:hAnsi="Times New Roman" w:cs="Times New Roman"/>
        </w:rPr>
        <w:t xml:space="preserve"> the following questions: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community responses? (3) </w:t>
      </w:r>
      <w:r w:rsidR="00560035">
        <w:rPr>
          <w:rFonts w:ascii="Times New Roman" w:hAnsi="Times New Roman" w:cs="Times New Roman"/>
        </w:rPr>
        <w:t xml:space="preserve">Do host-associated arthropods, fungi, and bacteria exhibit similar or contrasting responses to willow genetic and environmental variation?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59295B" w:rsidRDefault="00F67D50" w:rsidP="0059295B">
      <w:pPr>
        <w:spacing w:line="480" w:lineRule="auto"/>
        <w:rPr>
          <w:rFonts w:ascii="Times New Roman" w:hAnsi="Times New Roman" w:cs="Times New Roman"/>
        </w:rPr>
      </w:pPr>
      <w:r w:rsidRPr="0059295B">
        <w:rPr>
          <w:rFonts w:ascii="Times New Roman" w:hAnsi="Times New Roman" w:cs="Times New Roman"/>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We conducted this research at </w:t>
      </w:r>
      <w:proofErr w:type="spellStart"/>
      <w:r w:rsidRPr="0059295B">
        <w:rPr>
          <w:rFonts w:ascii="Times New Roman" w:hAnsi="Times New Roman" w:cs="Times New Roman"/>
        </w:rPr>
        <w:t>Lanphere</w:t>
      </w:r>
      <w:proofErr w:type="spellEnd"/>
      <w:r w:rsidRPr="0059295B">
        <w:rPr>
          <w:rFonts w:ascii="Times New Roman" w:hAnsi="Times New Roman" w:cs="Times New Roman"/>
        </w:rPr>
        <w:t xml:space="preserv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w:t>
      </w:r>
      <w:proofErr w:type="gramStart"/>
      <w:r w:rsidRPr="0059295B">
        <w:rPr>
          <w:rFonts w:ascii="Times New Roman" w:hAnsi="Times New Roman" w:cs="Times New Roman"/>
        </w:rPr>
        <w:t>.85</w:t>
      </w:r>
      <w:proofErr w:type="gramEnd"/>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 xml:space="preserve">Salix </w:t>
      </w:r>
      <w:proofErr w:type="spellStart"/>
      <w:r w:rsidR="0059295B" w:rsidRPr="0059295B">
        <w:rPr>
          <w:rFonts w:ascii="Times New Roman" w:hAnsi="Times New Roman" w:cs="Times New Roman"/>
          <w:i/>
        </w:rPr>
        <w:t>hookeriana</w:t>
      </w:r>
      <w:proofErr w:type="spellEnd"/>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 xml:space="preserve">curs in </w:t>
      </w:r>
      <w:proofErr w:type="spellStart"/>
      <w:r w:rsidR="002400A8">
        <w:rPr>
          <w:rFonts w:ascii="Times New Roman" w:hAnsi="Times New Roman" w:cs="Times New Roman"/>
        </w:rPr>
        <w:t>nearshore</w:t>
      </w:r>
      <w:proofErr w:type="spellEnd"/>
      <w:r w:rsidR="002400A8">
        <w:rPr>
          <w:rFonts w:ascii="Times New Roman" w:hAnsi="Times New Roman" w:cs="Times New Roman"/>
        </w:rPr>
        <w:t xml:space="preserv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w:t>
      </w:r>
      <w:proofErr w:type="spellStart"/>
      <w:r w:rsidR="0059295B" w:rsidRPr="0059295B">
        <w:rPr>
          <w:rFonts w:ascii="Times New Roman" w:hAnsi="Times New Roman" w:cs="Times New Roman"/>
        </w:rPr>
        <w:t>Pickart</w:t>
      </w:r>
      <w:proofErr w:type="spellEnd"/>
      <w:r w:rsidR="0059295B" w:rsidRPr="0059295B">
        <w:rPr>
          <w:rFonts w:ascii="Times New Roman" w:hAnsi="Times New Roman" w:cs="Times New Roman"/>
        </w:rPr>
        <w:t xml:space="preserve">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proofErr w:type="spellStart"/>
      <w:r w:rsidRPr="0059295B">
        <w:rPr>
          <w:rFonts w:ascii="Times New Roman" w:hAnsi="Times New Roman" w:cs="Times New Roman"/>
          <w:i/>
        </w:rPr>
        <w:t>Pinus</w:t>
      </w:r>
      <w:proofErr w:type="spellEnd"/>
      <w:r w:rsidRPr="0059295B">
        <w:rPr>
          <w:rFonts w:ascii="Times New Roman" w:hAnsi="Times New Roman" w:cs="Times New Roman"/>
          <w:i/>
        </w:rPr>
        <w:t xml:space="preserve"> </w:t>
      </w:r>
      <w:proofErr w:type="spellStart"/>
      <w:r w:rsidRPr="0059295B">
        <w:rPr>
          <w:rFonts w:ascii="Times New Roman" w:hAnsi="Times New Roman" w:cs="Times New Roman"/>
          <w:i/>
        </w:rPr>
        <w:t>contorta</w:t>
      </w:r>
      <w:proofErr w:type="spellEnd"/>
      <w:r w:rsidR="0059295B" w:rsidRPr="0059295B">
        <w:rPr>
          <w:rFonts w:ascii="Times New Roman" w:hAnsi="Times New Roman" w:cs="Times New Roman"/>
        </w:rPr>
        <w:t xml:space="preserve"> ssp. </w:t>
      </w:r>
      <w:proofErr w:type="spellStart"/>
      <w:r w:rsidR="0023651E" w:rsidRPr="0059295B">
        <w:rPr>
          <w:rFonts w:ascii="Times New Roman" w:hAnsi="Times New Roman" w:cs="Times New Roman"/>
          <w:i/>
        </w:rPr>
        <w:t>C</w:t>
      </w:r>
      <w:r w:rsidRPr="0059295B">
        <w:rPr>
          <w:rFonts w:ascii="Times New Roman" w:hAnsi="Times New Roman" w:cs="Times New Roman"/>
          <w:i/>
        </w:rPr>
        <w:t>ontorta</w:t>
      </w:r>
      <w:proofErr w:type="spellEnd"/>
      <w:r w:rsidRPr="0059295B">
        <w:rPr>
          <w:rFonts w:ascii="Times New Roman" w:hAnsi="Times New Roman" w:cs="Times New Roman"/>
        </w:rPr>
        <w:t>)</w:t>
      </w:r>
      <w:r w:rsidR="0059295B" w:rsidRPr="0059295B">
        <w:rPr>
          <w:rFonts w:ascii="Times New Roman" w:hAnsi="Times New Roman" w:cs="Times New Roman"/>
        </w:rPr>
        <w:t xml:space="preserve"> and slough sedge (</w:t>
      </w:r>
      <w:proofErr w:type="spellStart"/>
      <w:r w:rsidR="0059295B" w:rsidRPr="0059295B">
        <w:rPr>
          <w:rFonts w:ascii="Times New Roman" w:hAnsi="Times New Roman" w:cs="Times New Roman"/>
          <w:i/>
        </w:rPr>
        <w:t>Carex</w:t>
      </w:r>
      <w:proofErr w:type="spellEnd"/>
      <w:r w:rsidR="0059295B" w:rsidRPr="0059295B">
        <w:rPr>
          <w:rFonts w:ascii="Times New Roman" w:hAnsi="Times New Roman" w:cs="Times New Roman"/>
          <w:i/>
        </w:rPr>
        <w:t xml:space="preserve"> </w:t>
      </w:r>
      <w:proofErr w:type="spellStart"/>
      <w:r w:rsidR="0059295B" w:rsidRPr="0059295B">
        <w:rPr>
          <w:rFonts w:ascii="Times New Roman" w:hAnsi="Times New Roman" w:cs="Times New Roman"/>
          <w:i/>
        </w:rPr>
        <w:t>obnupta</w:t>
      </w:r>
      <w:proofErr w:type="spellEnd"/>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103342BE"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wind exposure and </w:t>
      </w:r>
      <w:r w:rsidR="002A6C9D">
        <w:rPr>
          <w:rFonts w:ascii="Times New Roman" w:hAnsi="Times New Roman" w:cs="Times New Roman"/>
        </w:rPr>
        <w:t>ant-aphid mutualisms</w:t>
      </w:r>
      <w:r w:rsidR="005E6B11">
        <w:rPr>
          <w:rFonts w:ascii="Times New Roman" w:hAnsi="Times New Roman" w:cs="Times New Roman"/>
        </w:rPr>
        <w:t>.</w:t>
      </w:r>
      <w:r>
        <w:rPr>
          <w:rFonts w:ascii="Times New Roman" w:hAnsi="Times New Roman" w:cs="Times New Roman"/>
        </w:rPr>
        <w:t xml:space="preserve"> </w:t>
      </w:r>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3A7FE5">
        <w:rPr>
          <w:rFonts w:ascii="Times New Roman" w:hAnsi="Times New Roman" w:cs="Times New Roman"/>
        </w:rPr>
        <w:t xml:space="preserve">by the wind </w:t>
      </w:r>
      <w:r w:rsidR="005E6B11">
        <w:rPr>
          <w:rFonts w:ascii="Times New Roman" w:hAnsi="Times New Roman" w:cs="Times New Roman"/>
        </w:rPr>
        <w:t>(Fig. 1</w:t>
      </w:r>
      <w:r w:rsidR="005800CE">
        <w:rPr>
          <w:rFonts w:ascii="Times New Roman" w:hAnsi="Times New Roman" w:cs="Times New Roman"/>
        </w:rPr>
        <w:t>a</w:t>
      </w:r>
      <w:r w:rsidR="005E6B11">
        <w:rPr>
          <w:rFonts w:ascii="Times New Roman" w:hAnsi="Times New Roman" w:cs="Times New Roman"/>
        </w:rPr>
        <w:t xml:space="preserve">). </w:t>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344CEC">
        <w:rPr>
          <w:rFonts w:ascii="Times New Roman" w:hAnsi="Times New Roman" w:cs="Times New Roman"/>
        </w:rPr>
        <w:t xml:space="preserve">was an abundant herbivore at </w:t>
      </w:r>
      <w:proofErr w:type="spellStart"/>
      <w:r w:rsidR="00344CEC">
        <w:rPr>
          <w:rFonts w:ascii="Times New Roman" w:hAnsi="Times New Roman" w:cs="Times New Roman"/>
        </w:rPr>
        <w:t>Lanphere</w:t>
      </w:r>
      <w:proofErr w:type="spellEnd"/>
      <w:r w:rsidR="00344CEC">
        <w:rPr>
          <w:rFonts w:ascii="Times New Roman" w:hAnsi="Times New Roman" w:cs="Times New Roman"/>
        </w:rPr>
        <w:t xml:space="preserve"> Dunes in</w:t>
      </w:r>
      <w:r w:rsidR="00D1727F">
        <w:rPr>
          <w:rFonts w:ascii="Times New Roman" w:hAnsi="Times New Roman" w:cs="Times New Roman"/>
        </w:rPr>
        <w:t xml:space="preserve"> 2012</w:t>
      </w:r>
      <w:r w:rsidR="005334FB">
        <w:rPr>
          <w:rFonts w:ascii="Times New Roman" w:hAnsi="Times New Roman" w:cs="Times New Roman"/>
        </w:rPr>
        <w:t xml:space="preserve">. </w:t>
      </w:r>
      <w:r w:rsidR="00D1727F">
        <w:rPr>
          <w:rFonts w:ascii="Times New Roman" w:hAnsi="Times New Roman" w:cs="Times New Roman"/>
          <w:i/>
        </w:rPr>
        <w:t xml:space="preserve">Aphis </w:t>
      </w:r>
      <w:proofErr w:type="spellStart"/>
      <w:r w:rsidR="00D1727F">
        <w:rPr>
          <w:rFonts w:ascii="Times New Roman" w:hAnsi="Times New Roman" w:cs="Times New Roman"/>
          <w:i/>
        </w:rPr>
        <w:t>farinosa</w:t>
      </w:r>
      <w:proofErr w:type="spellEnd"/>
      <w:r w:rsidR="00D1727F">
        <w:rPr>
          <w:rFonts w:ascii="Times New Roman" w:hAnsi="Times New Roman" w:cs="Times New Roman"/>
          <w:i/>
        </w:rPr>
        <w:t xml:space="preserve">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Phloem is high in sugars, but low in proteins, so aphids have to ingest large volumes of phloem to get a balanced diet (cite)</w:t>
      </w:r>
      <w:r w:rsidR="00B87AA2">
        <w:rPr>
          <w:rFonts w:ascii="Times New Roman" w:hAnsi="Times New Roman" w:cs="Times New Roman"/>
        </w:rPr>
        <w:t xml:space="preserve">. As a result, aphids excrete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 xml:space="preserve">honeydew,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 xml:space="preserve"> (citation).</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ADQALQA0ADYAMwA3AC0AOQBkAGQAOQAtAGUANwA0ADYANABkADAAOABkADQAOQBmAC8AMwBEADIA
QgAyADMAQwBEAC0AMwA1ADMARQAtADgAOAA4AEEALQAwADYAQgAzAC0AMwA0ADgAOQAwADUARgA2
ADQAMQA1AEIAfABlAE4AcABkAGsARQBGAHYAdwBpAEEAWQBoAHYAOQBLAHcANwBsAE0AbwBOAEMA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VQBoAEEAVAAvAGUARwBYAEQANwBCAFEAQgB1AGoAdQBvAD0ALABlAE4AcAA5AGsAVQB0AE8AdwB6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=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 xml:space="preserve">A. </w:t>
      </w:r>
      <w:proofErr w:type="spellStart"/>
      <w:r w:rsidR="00B87AA2" w:rsidRPr="00B87AA2">
        <w:rPr>
          <w:rFonts w:ascii="Times New Roman" w:hAnsi="Times New Roman" w:cs="Times New Roman"/>
          <w:i/>
        </w:rPr>
        <w:t>farinosa</w:t>
      </w:r>
      <w:proofErr w:type="spellEnd"/>
      <w:r w:rsidR="00B87AA2">
        <w:rPr>
          <w:rFonts w:ascii="Times New Roman" w:hAnsi="Times New Roman" w:cs="Times New Roman"/>
        </w:rPr>
        <w:t xml:space="preserve"> was the western thatching ant, </w:t>
      </w:r>
      <w:r w:rsidR="00B87AA2" w:rsidRPr="00B87AA2">
        <w:rPr>
          <w:rFonts w:ascii="Times New Roman" w:hAnsi="Times New Roman" w:cs="Times New Roman"/>
          <w:i/>
        </w:rPr>
        <w:t xml:space="preserve">Formica </w:t>
      </w:r>
      <w:proofErr w:type="spellStart"/>
      <w:r w:rsidR="00B87AA2" w:rsidRPr="00B87AA2">
        <w:rPr>
          <w:rFonts w:ascii="Times New Roman" w:hAnsi="Times New Roman" w:cs="Times New Roman"/>
          <w:i/>
        </w:rPr>
        <w:t>obscuripes</w:t>
      </w:r>
      <w:proofErr w:type="spellEnd"/>
      <w:r w:rsidR="005800CE">
        <w:rPr>
          <w:rFonts w:ascii="Times New Roman" w:hAnsi="Times New Roman" w:cs="Times New Roman"/>
          <w:i/>
        </w:rPr>
        <w:t xml:space="preserve"> </w:t>
      </w:r>
      <w:r w:rsidR="005800CE">
        <w:rPr>
          <w:rFonts w:ascii="Times New Roman" w:hAnsi="Times New Roman" w:cs="Times New Roman"/>
        </w:rPr>
        <w:t>(Fig. 1b)</w:t>
      </w:r>
      <w:r w:rsidR="00B87AA2">
        <w:rPr>
          <w:rFonts w:ascii="Times New Roman" w:hAnsi="Times New Roman" w:cs="Times New Roman"/>
        </w:rPr>
        <w:t xml:space="preserve">. </w:t>
      </w:r>
      <w:r w:rsidR="00344CEC">
        <w:rPr>
          <w:rFonts w:ascii="Times New Roman" w:hAnsi="Times New Roman" w:cs="Times New Roman"/>
        </w:rPr>
        <w:t>Thatch ant</w:t>
      </w:r>
      <w:r w:rsidR="001C35D0">
        <w:rPr>
          <w:rFonts w:ascii="Times New Roman" w:hAnsi="Times New Roman" w:cs="Times New Roman"/>
        </w:rPr>
        <w:t xml:space="preserve"> </w:t>
      </w:r>
      <w:r w:rsidR="005800CE">
        <w:rPr>
          <w:rFonts w:ascii="Times New Roman" w:hAnsi="Times New Roman" w:cs="Times New Roman"/>
        </w:rPr>
        <w:t xml:space="preserve">colonies </w:t>
      </w:r>
      <w:r w:rsidR="001C35D0">
        <w:rPr>
          <w:rFonts w:ascii="Times New Roman" w:hAnsi="Times New Roman" w:cs="Times New Roman"/>
        </w:rPr>
        <w:t xml:space="preserve">create </w:t>
      </w:r>
      <w:r w:rsidR="005800CE">
        <w:rPr>
          <w:rFonts w:ascii="Times New Roman" w:hAnsi="Times New Roman" w:cs="Times New Roman"/>
        </w:rPr>
        <w:t>distinct</w:t>
      </w:r>
      <w:r w:rsidR="001C35D0">
        <w:rPr>
          <w:rFonts w:ascii="Times New Roman" w:hAnsi="Times New Roman" w:cs="Times New Roman"/>
        </w:rPr>
        <w:t xml:space="preserve"> dome-shaped mounds from nearby plant-material</w:t>
      </w:r>
      <w:r w:rsidR="005800CE">
        <w:rPr>
          <w:rFonts w:ascii="Times New Roman" w:hAnsi="Times New Roman" w:cs="Times New Roman"/>
        </w:rPr>
        <w:t>.</w:t>
      </w:r>
      <w:r w:rsidR="002A6C9D">
        <w:rPr>
          <w:rFonts w:ascii="Times New Roman" w:hAnsi="Times New Roman" w:cs="Times New Roman"/>
        </w:rPr>
        <w:t xml:space="preserve"> The strength of this</w:t>
      </w:r>
      <w:r w:rsidR="00344CEC">
        <w:rPr>
          <w:rFonts w:ascii="Times New Roman" w:hAnsi="Times New Roman" w:cs="Times New Roman"/>
        </w:rPr>
        <w:t xml:space="preserve"> mutuali</w:t>
      </w:r>
      <w:r w:rsidR="002A6C9D">
        <w:rPr>
          <w:rFonts w:ascii="Times New Roman" w:hAnsi="Times New Roman" w:cs="Times New Roman"/>
        </w:rPr>
        <w:t>stic interaction may also decrease at further distances</w:t>
      </w:r>
      <w:r w:rsidR="00344CEC">
        <w:rPr>
          <w:rFonts w:ascii="Times New Roman" w:hAnsi="Times New Roman" w:cs="Times New Roman"/>
        </w:rPr>
        <w:t xml:space="preserve"> from ant colonies </w:t>
      </w:r>
      <w:r w:rsidR="00344CEC">
        <w:rPr>
          <w:rFonts w:ascii="Times New Roman" w:hAnsi="Times New Roman" w:cs="Times New Roman"/>
        </w:rPr>
        <w:fldChar w:fldCharType="begin">
          <w:fldData xml:space="preserve">NgA5ADUAMABlADEAYwA3AC0AOABiADgANAAtADQANgAzADcALQA5AGQAZAA5AC0AZQA3ADQANgA0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344CEC" w:rsidRPr="00344CEC">
        <w:rPr>
          <w:rFonts w:ascii="Times New Roman" w:hAnsi="Times New Roman" w:cs="Times New Roman"/>
          <w:noProof/>
          <w:color w:val="000000"/>
        </w:rPr>
        <w:t>(Wimp &amp; Whitham 2001)</w:t>
      </w:r>
      <w:r w:rsidR="00344CEC">
        <w:rPr>
          <w:rFonts w:ascii="Times New Roman" w:hAnsi="Times New Roman" w:cs="Times New Roman"/>
        </w:rPr>
        <w:fldChar w:fldCharType="end"/>
      </w:r>
      <w:r w:rsidR="00344CEC">
        <w:rPr>
          <w:rFonts w:ascii="Times New Roman" w:hAnsi="Times New Roman" w:cs="Times New Roman"/>
        </w:rPr>
        <w:t>.</w:t>
      </w:r>
      <w:r w:rsidR="005C238F">
        <w:rPr>
          <w:rFonts w:ascii="Times New Roman" w:hAnsi="Times New Roman" w:cs="Times New Roman"/>
        </w:rPr>
        <w:t xml:space="preserve"> </w:t>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199437F6"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59295B">
        <w:rPr>
          <w:rFonts w:ascii="Times New Roman" w:hAnsi="Times New Roman" w:cs="Times New Roman"/>
        </w:rPr>
        <w:t>Barbour et al. (2015)</w:t>
      </w:r>
      <w:r w:rsidRPr="0059295B">
        <w:rPr>
          <w:rFonts w:ascii="Times New Roman" w:hAnsi="Times New Roman" w:cs="Times New Roman"/>
        </w:rPr>
        <w:t xml:space="preserve">. 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leaf traits (Barbour et al. 2015).</w:t>
      </w:r>
      <w:r w:rsidRPr="0059295B">
        <w:rPr>
          <w:rFonts w:ascii="Times New Roman" w:hAnsi="Times New Roman" w:cs="Times New Roman"/>
        </w:rPr>
        <w:t xml:space="preserve"> 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w:t>
      </w:r>
      <w:proofErr w:type="spellStart"/>
      <w:r w:rsidRPr="0059295B">
        <w:rPr>
          <w:rFonts w:ascii="Times New Roman" w:hAnsi="Times New Roman" w:cs="Times New Roman"/>
        </w:rPr>
        <w:t>tainers</w:t>
      </w:r>
      <w:proofErr w:type="spellEnd"/>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w:t>
      </w:r>
      <w:proofErr w:type="spellStart"/>
      <w:r w:rsidR="002A6C9D">
        <w:rPr>
          <w:rFonts w:ascii="Times New Roman" w:hAnsi="Times New Roman" w:cs="Times New Roman"/>
        </w:rPr>
        <w:t>Lanphere</w:t>
      </w:r>
      <w:proofErr w:type="spellEnd"/>
      <w:r w:rsidR="002A6C9D">
        <w:rPr>
          <w:rFonts w:ascii="Times New Roman" w:hAnsi="Times New Roman" w:cs="Times New Roman"/>
        </w:rPr>
        <w:t xml:space="preserve"> Dunes</w:t>
      </w:r>
      <w:r w:rsidRPr="0059295B">
        <w:rPr>
          <w:rFonts w:ascii="Times New Roman" w:hAnsi="Times New Roman" w:cs="Times New Roman"/>
        </w:rPr>
        <w:t>.</w:t>
      </w:r>
    </w:p>
    <w:p w14:paraId="1403DEF0" w14:textId="77777777" w:rsidR="005F4DAB" w:rsidRDefault="005F4DAB" w:rsidP="0059295B">
      <w:pPr>
        <w:spacing w:line="480" w:lineRule="auto"/>
        <w:rPr>
          <w:ins w:id="0" w:author="Matthew Barbour" w:date="2016-04-23T14:50:00Z"/>
          <w:rFonts w:ascii="Times New Roman" w:hAnsi="Times New Roman" w:cs="Times New Roman"/>
        </w:rPr>
      </w:pPr>
    </w:p>
    <w:p w14:paraId="6E5DF1DB" w14:textId="25144DD4" w:rsidR="00764123" w:rsidRDefault="00764123" w:rsidP="0059295B">
      <w:pPr>
        <w:spacing w:line="480" w:lineRule="auto"/>
        <w:rPr>
          <w:ins w:id="1" w:author="Matthew Barbour" w:date="2016-04-23T14:50:00Z"/>
          <w:rFonts w:ascii="Times New Roman" w:hAnsi="Times New Roman" w:cs="Times New Roman"/>
        </w:rPr>
      </w:pPr>
      <w:ins w:id="2" w:author="Matthew Barbour" w:date="2016-04-23T14:50:00Z">
        <w:r w:rsidRPr="002400A8">
          <w:rPr>
            <w:rFonts w:ascii="Times New Roman" w:hAnsi="Times New Roman" w:cs="Times New Roman"/>
            <w:u w:val="single"/>
          </w:rPr>
          <w:t>Ant-aphid experiment</w:t>
        </w:r>
        <w:r>
          <w:rPr>
            <w:rFonts w:ascii="Times New Roman" w:hAnsi="Times New Roman" w:cs="Times New Roman"/>
          </w:rPr>
          <w:t xml:space="preserve"> – We established common gardens </w:t>
        </w:r>
        <w:r w:rsidRPr="0059295B">
          <w:rPr>
            <w:rFonts w:ascii="Times New Roman" w:hAnsi="Times New Roman" w:cs="Times New Roman"/>
          </w:rPr>
          <w:t>around 5 dif</w:t>
        </w:r>
        <w:r>
          <w:rPr>
            <w:rFonts w:ascii="Times New Roman" w:hAnsi="Times New Roman" w:cs="Times New Roman"/>
          </w:rPr>
          <w:t>ferent ant mounds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Within each plot, we randomly assigned the aphid treatment (aphid presence vs. absence) 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w:t>
        </w:r>
        <w:r w:rsidRPr="0059295B">
          <w:rPr>
            <w:rFonts w:ascii="Times New Roman" w:hAnsi="Times New Roman" w:cs="Times New Roman"/>
          </w:rPr>
          <w:t xml:space="preserve"> and placed 5 adult </w:t>
        </w:r>
        <w:proofErr w:type="spellStart"/>
        <w:r w:rsidRPr="0059295B">
          <w:rPr>
            <w:rFonts w:ascii="Times New Roman" w:hAnsi="Times New Roman" w:cs="Times New Roman"/>
          </w:rPr>
          <w:t>apterate</w:t>
        </w:r>
        <w:proofErr w:type="spellEnd"/>
        <w:r w:rsidRPr="0059295B">
          <w:rPr>
            <w:rFonts w:ascii="Times New Roman" w:hAnsi="Times New Roman" w:cs="Times New Roman"/>
          </w:rPr>
          <w:t xml:space="preserve"> aphids on willow cu</w:t>
        </w:r>
        <w:r>
          <w:rPr>
            <w:rFonts w:ascii="Times New Roman" w:hAnsi="Times New Roman" w:cs="Times New Roman"/>
          </w:rPr>
          <w:t xml:space="preserve">ttings in the aphid treatment. </w:t>
        </w:r>
        <w:r w:rsidRPr="0059295B">
          <w:rPr>
            <w:rFonts w:ascii="Times New Roman" w:hAnsi="Times New Roman" w:cs="Times New Roman"/>
          </w:rPr>
          <w:t>We bagged aphids onto the apical shoots of cuttings using organza bags to promote aphid establishment in spite of oncoming incl</w:t>
        </w:r>
        <w:r>
          <w:rPr>
            <w:rFonts w:ascii="Times New Roman" w:hAnsi="Times New Roman" w:cs="Times New Roman"/>
          </w:rPr>
          <w:t xml:space="preserve">ement weather (wind and rain). </w:t>
        </w:r>
        <w:r w:rsidRPr="0059295B">
          <w:rPr>
            <w:rFonts w:ascii="Times New Roman" w:hAnsi="Times New Roman" w:cs="Times New Roman"/>
          </w:rPr>
          <w:t>We also placed organza bags o</w:t>
        </w:r>
        <w:r>
          <w:rPr>
            <w:rFonts w:ascii="Times New Roman" w:hAnsi="Times New Roman" w:cs="Times New Roman"/>
          </w:rPr>
          <w:t xml:space="preserve">n all control plants as well.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 The ant-aphid experiment was restricted to the summer of 2012, because in the summer of 2013 there was high willow mortality (_% of plants died by DATE) and </w:t>
        </w:r>
        <w:r w:rsidRPr="00DE5EAD">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 xml:space="preserve"> was not in high enough abundance on naturally occurring willows to repeat the aphid treatment.</w:t>
        </w:r>
      </w:ins>
    </w:p>
    <w:p w14:paraId="16FA8DD1" w14:textId="77777777" w:rsidR="00764123" w:rsidRPr="0059295B" w:rsidRDefault="00764123" w:rsidP="0059295B">
      <w:pPr>
        <w:spacing w:line="480" w:lineRule="auto"/>
        <w:rPr>
          <w:rFonts w:ascii="Times New Roman" w:hAnsi="Times New Roman" w:cs="Times New Roman"/>
        </w:rPr>
      </w:pPr>
    </w:p>
    <w:p w14:paraId="738C4E30" w14:textId="51235B6C" w:rsidR="005F4DAB" w:rsidRPr="0059295B" w:rsidDel="00764123" w:rsidRDefault="002400A8" w:rsidP="0059295B">
      <w:pPr>
        <w:spacing w:line="480" w:lineRule="auto"/>
        <w:rPr>
          <w:del w:id="3" w:author="Matthew Barbour" w:date="2016-04-23T14:50:00Z"/>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In</w:t>
      </w:r>
      <w:r w:rsidR="005F4DAB" w:rsidRPr="0059295B">
        <w:rPr>
          <w:rFonts w:ascii="Times New Roman" w:hAnsi="Times New Roman" w:cs="Times New Roman"/>
        </w:rPr>
        <w:t xml:space="preserve"> late May 2012, we planted 200 willow cuttings in a split-plot experime</w:t>
      </w:r>
      <w:r w:rsidR="00640BBA">
        <w:rPr>
          <w:rFonts w:ascii="Times New Roman" w:hAnsi="Times New Roman" w:cs="Times New Roman"/>
        </w:rPr>
        <w:t xml:space="preserve">ntal design at </w:t>
      </w:r>
      <w:proofErr w:type="spellStart"/>
      <w:r w:rsidR="00640BBA">
        <w:rPr>
          <w:rFonts w:ascii="Times New Roman" w:hAnsi="Times New Roman" w:cs="Times New Roman"/>
        </w:rPr>
        <w:t>Lanphere</w:t>
      </w:r>
      <w:proofErr w:type="spellEnd"/>
      <w:r w:rsidR="00640BBA">
        <w:rPr>
          <w:rFonts w:ascii="Times New Roman" w:hAnsi="Times New Roman" w:cs="Times New Roman"/>
        </w:rPr>
        <w:t xml:space="preserve"> Dunes. </w:t>
      </w:r>
      <w:r w:rsidR="005F4DAB" w:rsidRPr="0059295B">
        <w:rPr>
          <w:rFonts w:ascii="Times New Roman" w:hAnsi="Times New Roman" w:cs="Times New Roman"/>
        </w:rPr>
        <w:t xml:space="preserve">At 10 different willow patches (blocks), we established </w:t>
      </w:r>
      <w:proofErr w:type="gramStart"/>
      <w:r w:rsidR="005F4DAB" w:rsidRPr="0059295B">
        <w:rPr>
          <w:rFonts w:ascii="Times New Roman" w:hAnsi="Times New Roman" w:cs="Times New Roman"/>
        </w:rPr>
        <w:t xml:space="preserve">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proofErr w:type="gramEnd"/>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 Each garden consisted of one replicate cutting of each of 10 genotypes randoml</w:t>
      </w:r>
      <w:r>
        <w:rPr>
          <w:rFonts w:ascii="Times New Roman" w:hAnsi="Times New Roman" w:cs="Times New Roman"/>
        </w:rPr>
        <w:t xml:space="preserve">y planted in 2 m by 0.5 m grid with 0.5 </w:t>
      </w:r>
      <w:r w:rsidR="005F4DAB" w:rsidRPr="0059295B">
        <w:rPr>
          <w:rFonts w:ascii="Times New Roman" w:hAnsi="Times New Roman" w:cs="Times New Roman"/>
        </w:rPr>
        <w:t>m spacing between plants. 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 however, exposed gardens faced prevailing winds during the growing season.</w:t>
      </w:r>
      <w:r w:rsidR="001363E4">
        <w:rPr>
          <w:rFonts w:ascii="Times New Roman" w:hAnsi="Times New Roman" w:cs="Times New Roman"/>
        </w:rPr>
        <w:t xml:space="preserve"> </w:t>
      </w:r>
      <w:r w:rsidR="002D1413">
        <w:rPr>
          <w:rFonts w:ascii="Times New Roman" w:hAnsi="Times New Roman" w:cs="Times New Roman"/>
        </w:rPr>
        <w:t>To estimate the maximum amount of wind speed</w:t>
      </w:r>
      <w:r w:rsidR="00E41F3D">
        <w:rPr>
          <w:rFonts w:ascii="Times New Roman" w:hAnsi="Times New Roman" w:cs="Times New Roman"/>
        </w:rPr>
        <w:t xml:space="preserve"> (</w:t>
      </w:r>
      <w:r w:rsidR="00837052">
        <w:rPr>
          <w:rFonts w:ascii="Times New Roman" w:hAnsi="Times New Roman" w:cs="Times New Roman"/>
        </w:rPr>
        <w:t>km/h</w:t>
      </w:r>
      <w:r w:rsidR="00E41F3D">
        <w:rPr>
          <w:rFonts w:ascii="Times New Roman" w:hAnsi="Times New Roman" w:cs="Times New Roman"/>
        </w:rPr>
        <w:t>)</w:t>
      </w:r>
      <w:r w:rsidR="002D1413">
        <w:rPr>
          <w:rFonts w:ascii="Times New Roman" w:hAnsi="Times New Roman" w:cs="Times New Roman"/>
        </w:rPr>
        <w:t xml:space="preserve"> experienced by exposed vs. unexposed plants, </w:t>
      </w:r>
      <w:r w:rsidR="00837052">
        <w:rPr>
          <w:rFonts w:ascii="Times New Roman" w:hAnsi="Times New Roman" w:cs="Times New Roman"/>
        </w:rPr>
        <w:t>we went out on a windy afternoon</w:t>
      </w:r>
      <w:r w:rsidR="009F566F">
        <w:rPr>
          <w:rFonts w:ascii="Times New Roman" w:hAnsi="Times New Roman" w:cs="Times New Roman"/>
        </w:rPr>
        <w:t xml:space="preserve"> in September 2012</w:t>
      </w:r>
      <w:r w:rsidR="00837052">
        <w:rPr>
          <w:rFonts w:ascii="Times New Roman" w:hAnsi="Times New Roman" w:cs="Times New Roman"/>
        </w:rPr>
        <w:t xml:space="preserve"> (weather station estimated wind speeds of 22 km/h during this period)</w:t>
      </w:r>
      <w:r w:rsidR="009F566F">
        <w:rPr>
          <w:rFonts w:ascii="Times New Roman" w:hAnsi="Times New Roman" w:cs="Times New Roman"/>
        </w:rPr>
        <w:t xml:space="preserve"> and </w:t>
      </w:r>
      <w:r w:rsidR="005C238F">
        <w:rPr>
          <w:rFonts w:ascii="Times New Roman" w:hAnsi="Times New Roman" w:cs="Times New Roman"/>
        </w:rPr>
        <w:t>use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5C238F">
        <w:rPr>
          <w:rFonts w:ascii="Times New Roman" w:hAnsi="Times New Roman" w:cs="Times New Roman"/>
        </w:rPr>
        <w:t xml:space="preserve"> period and haphazardly 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2F4C17">
        <w:rPr>
          <w:rFonts w:ascii="Times New Roman" w:hAnsi="Times New Roman" w:cs="Times New Roman"/>
        </w:rPr>
        <w:t>Willows growing in wind-exposed plots experienced up to 3.7-fold higher wind speeds compared to unexposed plots (F</w:t>
      </w:r>
      <w:r w:rsidR="002F4C17" w:rsidRPr="009A54E2">
        <w:rPr>
          <w:rFonts w:ascii="Times New Roman" w:hAnsi="Times New Roman" w:cs="Times New Roman"/>
          <w:vertAlign w:val="subscript"/>
        </w:rPr>
        <w:t>1</w:t>
      </w:r>
      <w:proofErr w:type="gramStart"/>
      <w:r w:rsidR="002F4C17" w:rsidRPr="009A54E2">
        <w:rPr>
          <w:rFonts w:ascii="Times New Roman" w:hAnsi="Times New Roman" w:cs="Times New Roman"/>
          <w:vertAlign w:val="subscript"/>
        </w:rPr>
        <w:t>,9</w:t>
      </w:r>
      <w:proofErr w:type="gramEnd"/>
      <w:r w:rsidR="002F4C17">
        <w:rPr>
          <w:rFonts w:ascii="Times New Roman" w:hAnsi="Times New Roman" w:cs="Times New Roman"/>
          <w:vertAlign w:val="subscript"/>
        </w:rPr>
        <w:t xml:space="preserve"> </w:t>
      </w:r>
      <w:r w:rsidR="002F4C17">
        <w:rPr>
          <w:rFonts w:ascii="Times New Roman" w:hAnsi="Times New Roman" w:cs="Times New Roman"/>
        </w:rPr>
        <w:t>= 187.32, P &lt; 0.001).</w:t>
      </w:r>
    </w:p>
    <w:p w14:paraId="68A07FB2" w14:textId="77777777" w:rsidR="005F4DAB" w:rsidRDefault="005F4DAB" w:rsidP="0059295B">
      <w:pPr>
        <w:spacing w:line="480" w:lineRule="auto"/>
        <w:rPr>
          <w:rFonts w:ascii="Times New Roman" w:hAnsi="Times New Roman" w:cs="Times New Roman"/>
        </w:rPr>
      </w:pPr>
    </w:p>
    <w:p w14:paraId="1CA5B1BF" w14:textId="67923090" w:rsidR="0042442C" w:rsidRPr="0059295B" w:rsidDel="00E16568" w:rsidRDefault="002400A8" w:rsidP="002400A8">
      <w:pPr>
        <w:spacing w:line="480" w:lineRule="auto"/>
        <w:rPr>
          <w:del w:id="4" w:author="Matthew Barbour" w:date="2016-04-20T15:47:00Z"/>
          <w:rFonts w:ascii="Times New Roman" w:hAnsi="Times New Roman" w:cs="Times New Roman"/>
        </w:rPr>
      </w:pPr>
      <w:del w:id="5" w:author="Matthew Barbour" w:date="2016-04-23T14:50:00Z">
        <w:r w:rsidRPr="002400A8" w:rsidDel="00764123">
          <w:rPr>
            <w:rFonts w:ascii="Times New Roman" w:hAnsi="Times New Roman" w:cs="Times New Roman"/>
            <w:u w:val="single"/>
          </w:rPr>
          <w:delText>Ant-aphid experiment</w:delText>
        </w:r>
        <w:r w:rsidDel="00764123">
          <w:rPr>
            <w:rFonts w:ascii="Times New Roman" w:hAnsi="Times New Roman" w:cs="Times New Roman"/>
          </w:rPr>
          <w:delText xml:space="preserve"> – We established common gardens </w:delText>
        </w:r>
        <w:r w:rsidRPr="0059295B" w:rsidDel="00764123">
          <w:rPr>
            <w:rFonts w:ascii="Times New Roman" w:hAnsi="Times New Roman" w:cs="Times New Roman"/>
          </w:rPr>
          <w:delText>around 5 dif</w:delText>
        </w:r>
        <w:r w:rsidDel="00764123">
          <w:rPr>
            <w:rFonts w:ascii="Times New Roman" w:hAnsi="Times New Roman" w:cs="Times New Roman"/>
          </w:rPr>
          <w:delText>ferent ant mounds (</w:delText>
        </w:r>
        <w:r w:rsidRPr="0059295B" w:rsidDel="00764123">
          <w:rPr>
            <w:rFonts w:ascii="Times New Roman" w:hAnsi="Times New Roman" w:cs="Times New Roman"/>
          </w:rPr>
          <w:delText>blocks)</w:delText>
        </w:r>
        <w:r w:rsidR="002A6C9D" w:rsidDel="00764123">
          <w:rPr>
            <w:rFonts w:ascii="Times New Roman" w:hAnsi="Times New Roman" w:cs="Times New Roman"/>
          </w:rPr>
          <w:delText xml:space="preserve"> in late May </w:delText>
        </w:r>
        <w:r w:rsidR="0042442C" w:rsidDel="00764123">
          <w:rPr>
            <w:rFonts w:ascii="Times New Roman" w:hAnsi="Times New Roman" w:cs="Times New Roman"/>
          </w:rPr>
          <w:delText>2012</w:delText>
        </w:r>
        <w:r w:rsidR="002A6C9D" w:rsidDel="00764123">
          <w:rPr>
            <w:rFonts w:ascii="Times New Roman" w:hAnsi="Times New Roman" w:cs="Times New Roman"/>
          </w:rPr>
          <w:delText xml:space="preserve">. </w:delText>
        </w:r>
        <w:r w:rsidDel="00764123">
          <w:rPr>
            <w:rFonts w:ascii="Times New Roman" w:hAnsi="Times New Roman" w:cs="Times New Roman"/>
          </w:rPr>
          <w:delText>Within each block, w</w:delText>
        </w:r>
        <w:r w:rsidRPr="0059295B" w:rsidDel="00764123">
          <w:rPr>
            <w:rFonts w:ascii="Times New Roman" w:hAnsi="Times New Roman" w:cs="Times New Roman"/>
          </w:rPr>
          <w:delText xml:space="preserve">e </w:delText>
        </w:r>
        <w:r w:rsidDel="00764123">
          <w:rPr>
            <w:rFonts w:ascii="Times New Roman" w:hAnsi="Times New Roman" w:cs="Times New Roman"/>
          </w:rPr>
          <w:delText xml:space="preserve">randomly </w:delText>
        </w:r>
        <w:r w:rsidRPr="0059295B" w:rsidDel="00764123">
          <w:rPr>
            <w:rFonts w:ascii="Times New Roman" w:hAnsi="Times New Roman" w:cs="Times New Roman"/>
          </w:rPr>
          <w:delText>planted 20 cuttings (</w:delText>
        </w:r>
        <w:r w:rsidR="002A6C9D" w:rsidDel="00764123">
          <w:rPr>
            <w:rFonts w:ascii="Times New Roman" w:hAnsi="Times New Roman" w:cs="Times New Roman"/>
          </w:rPr>
          <w:delText xml:space="preserve">2 replicates </w:delText>
        </w:r>
        <w:r w:rsidRPr="0059295B" w:rsidDel="00764123">
          <w:rPr>
            <w:rFonts w:ascii="Times New Roman" w:hAnsi="Times New Roman" w:cs="Times New Roman"/>
          </w:rPr>
          <w:delText>of each of 10 ge</w:delText>
        </w:r>
        <w:r w:rsidR="0072213B" w:rsidDel="00764123">
          <w:rPr>
            <w:rFonts w:ascii="Times New Roman" w:hAnsi="Times New Roman" w:cs="Times New Roman"/>
          </w:rPr>
          <w:delText xml:space="preserve">notypes) with 0.5 m spacing in plots that were at a </w:delText>
        </w:r>
        <w:r w:rsidDel="00764123">
          <w:rPr>
            <w:rFonts w:ascii="Times New Roman" w:hAnsi="Times New Roman" w:cs="Times New Roman"/>
          </w:rPr>
          <w:delText>distance of 1, 6, and 12</w:delText>
        </w:r>
        <w:r w:rsidRPr="0059295B" w:rsidDel="00764123">
          <w:rPr>
            <w:rFonts w:ascii="Times New Roman" w:hAnsi="Times New Roman" w:cs="Times New Roman"/>
          </w:rPr>
          <w:delText xml:space="preserve"> meters from the edge of the ant mound, for a total of 60 cuttings per ant mou</w:delText>
        </w:r>
        <w:r w:rsidDel="00764123">
          <w:rPr>
            <w:rFonts w:ascii="Times New Roman" w:hAnsi="Times New Roman" w:cs="Times New Roman"/>
          </w:rPr>
          <w:delText>nd (300 cuttings for entire experiment).</w:delText>
        </w:r>
        <w:r w:rsidR="002A6C9D" w:rsidDel="00764123">
          <w:rPr>
            <w:rFonts w:ascii="Times New Roman" w:hAnsi="Times New Roman" w:cs="Times New Roman"/>
          </w:rPr>
          <w:delText xml:space="preserve">Within each </w:delText>
        </w:r>
        <w:r w:rsidR="0072213B" w:rsidDel="00764123">
          <w:rPr>
            <w:rFonts w:ascii="Times New Roman" w:hAnsi="Times New Roman" w:cs="Times New Roman"/>
          </w:rPr>
          <w:delText>plot, w</w:delText>
        </w:r>
        <w:r w:rsidR="002A6C9D" w:rsidDel="00764123">
          <w:rPr>
            <w:rFonts w:ascii="Times New Roman" w:hAnsi="Times New Roman" w:cs="Times New Roman"/>
          </w:rPr>
          <w:delText xml:space="preserve">e randomly assigned </w:delText>
        </w:r>
        <w:r w:rsidR="0072213B" w:rsidDel="00764123">
          <w:rPr>
            <w:rFonts w:ascii="Times New Roman" w:hAnsi="Times New Roman" w:cs="Times New Roman"/>
          </w:rPr>
          <w:delText xml:space="preserve">the aphid treatment (aphid presence vs. absence) to </w:delText>
        </w:r>
        <w:r w:rsidR="002A6C9D" w:rsidDel="00764123">
          <w:rPr>
            <w:rFonts w:ascii="Times New Roman" w:hAnsi="Times New Roman" w:cs="Times New Roman"/>
          </w:rPr>
          <w:delText>one of the two replicates for each</w:delText>
        </w:r>
        <w:r w:rsidR="0072213B" w:rsidDel="00764123">
          <w:rPr>
            <w:rFonts w:ascii="Times New Roman" w:hAnsi="Times New Roman" w:cs="Times New Roman"/>
          </w:rPr>
          <w:delText xml:space="preserve"> genotype. </w:delText>
        </w:r>
      </w:del>
      <w:del w:id="6" w:author="Matthew Barbour" w:date="2016-04-20T09:47:00Z">
        <w:r w:rsidR="0042442C" w:rsidRPr="0059295B" w:rsidDel="002A6C9D">
          <w:rPr>
            <w:rFonts w:ascii="Times New Roman" w:hAnsi="Times New Roman" w:cs="Times New Roman"/>
          </w:rPr>
          <w:delText>We removed all arthropods on the wi</w:delText>
        </w:r>
        <w:r w:rsidR="0042442C" w:rsidDel="002A6C9D">
          <w:rPr>
            <w:rFonts w:ascii="Times New Roman" w:hAnsi="Times New Roman" w:cs="Times New Roman"/>
          </w:rPr>
          <w:delText xml:space="preserve">llows at the time of planting. </w:delText>
        </w:r>
      </w:del>
      <w:del w:id="7" w:author="Matthew Barbour" w:date="2016-04-23T14:50:00Z">
        <w:r w:rsidR="0042442C" w:rsidRPr="0059295B" w:rsidDel="00764123">
          <w:rPr>
            <w:rFonts w:ascii="Times New Roman" w:hAnsi="Times New Roman" w:cs="Times New Roman"/>
          </w:rPr>
          <w:delText>On May 22, we collected aphids (</w:delText>
        </w:r>
        <w:r w:rsidR="0042442C" w:rsidRPr="0042442C" w:rsidDel="00764123">
          <w:rPr>
            <w:rFonts w:ascii="Times New Roman" w:hAnsi="Times New Roman" w:cs="Times New Roman"/>
            <w:i/>
          </w:rPr>
          <w:delText xml:space="preserve">Aphis </w:delText>
        </w:r>
        <w:r w:rsidR="001C0393" w:rsidDel="00764123">
          <w:rPr>
            <w:rFonts w:ascii="Times New Roman" w:hAnsi="Times New Roman" w:cs="Times New Roman"/>
            <w:i/>
          </w:rPr>
          <w:delText>f</w:delText>
        </w:r>
        <w:r w:rsidR="0023651E" w:rsidDel="00764123">
          <w:rPr>
            <w:rFonts w:ascii="Times New Roman" w:hAnsi="Times New Roman" w:cs="Times New Roman"/>
            <w:i/>
          </w:rPr>
          <w:delText>arinos</w:delText>
        </w:r>
        <w:r w:rsidR="001C0393" w:rsidDel="00764123">
          <w:rPr>
            <w:rFonts w:ascii="Times New Roman" w:hAnsi="Times New Roman" w:cs="Times New Roman"/>
            <w:i/>
          </w:rPr>
          <w:delText>a</w:delText>
        </w:r>
        <w:r w:rsidR="0042442C" w:rsidDel="00764123">
          <w:rPr>
            <w:rFonts w:ascii="Times New Roman" w:hAnsi="Times New Roman" w:cs="Times New Roman"/>
          </w:rPr>
          <w:delText>)</w:delText>
        </w:r>
        <w:r w:rsidR="0042442C" w:rsidRPr="0059295B" w:rsidDel="00764123">
          <w:rPr>
            <w:rFonts w:ascii="Times New Roman" w:hAnsi="Times New Roman" w:cs="Times New Roman"/>
          </w:rPr>
          <w:delText xml:space="preserve"> and placed 5 adult apterate aphids on willow cu</w:delText>
        </w:r>
        <w:r w:rsidR="002A6C9D" w:rsidDel="00764123">
          <w:rPr>
            <w:rFonts w:ascii="Times New Roman" w:hAnsi="Times New Roman" w:cs="Times New Roman"/>
          </w:rPr>
          <w:delText xml:space="preserve">ttings in the aphid treatment. </w:delText>
        </w:r>
        <w:r w:rsidR="0042442C" w:rsidRPr="0059295B" w:rsidDel="00764123">
          <w:rPr>
            <w:rFonts w:ascii="Times New Roman" w:hAnsi="Times New Roman" w:cs="Times New Roman"/>
          </w:rPr>
          <w:delText>We bagged aphids onto the apical shoots of cuttings using organza bags to promote aphid establishment in spite of oncoming incl</w:delText>
        </w:r>
        <w:r w:rsidR="0072213B" w:rsidDel="00764123">
          <w:rPr>
            <w:rFonts w:ascii="Times New Roman" w:hAnsi="Times New Roman" w:cs="Times New Roman"/>
          </w:rPr>
          <w:delText xml:space="preserve">ement weather (wind and rain). </w:delText>
        </w:r>
        <w:r w:rsidR="0042442C" w:rsidRPr="0059295B" w:rsidDel="00764123">
          <w:rPr>
            <w:rFonts w:ascii="Times New Roman" w:hAnsi="Times New Roman" w:cs="Times New Roman"/>
          </w:rPr>
          <w:delText>We also placed organza bags o</w:delText>
        </w:r>
        <w:r w:rsidR="001C0393" w:rsidDel="00764123">
          <w:rPr>
            <w:rFonts w:ascii="Times New Roman" w:hAnsi="Times New Roman" w:cs="Times New Roman"/>
          </w:rPr>
          <w:delText xml:space="preserve">n all control plants as well. </w:delText>
        </w:r>
        <w:r w:rsidR="0042442C" w:rsidRPr="0059295B" w:rsidDel="00764123">
          <w:rPr>
            <w:rFonts w:ascii="Times New Roman" w:hAnsi="Times New Roman" w:cs="Times New Roman"/>
          </w:rPr>
          <w:delText>On May 27, we checked aphid treatments to ensure there were 5 adult aphids and r</w:delText>
        </w:r>
        <w:r w:rsidR="0072213B" w:rsidDel="00764123">
          <w:rPr>
            <w:rFonts w:ascii="Times New Roman" w:hAnsi="Times New Roman" w:cs="Times New Roman"/>
          </w:rPr>
          <w:delText xml:space="preserve">emoved bags from all cuttings. </w:delText>
        </w:r>
        <w:r w:rsidR="0042442C" w:rsidRPr="0059295B" w:rsidDel="00764123">
          <w:rPr>
            <w:rFonts w:ascii="Times New Roman" w:hAnsi="Times New Roman" w:cs="Times New Roman"/>
          </w:rPr>
          <w:delText>If necessary, we added aphids to these treatments until there were 5 adults and we removed any aphid nymphs that were produced since initial establishment.</w:delText>
        </w:r>
        <w:r w:rsidR="003120F6" w:rsidDel="00764123">
          <w:rPr>
            <w:rFonts w:ascii="Times New Roman" w:hAnsi="Times New Roman" w:cs="Times New Roman"/>
          </w:rPr>
          <w:delText xml:space="preserve"> We checked plants for aphids on June 6, June 13, June 24, July 4, July 14, and July 20, 2012. </w:delText>
        </w:r>
      </w:del>
      <w:del w:id="8" w:author="Matthew Barbour" w:date="2016-04-20T14:02:00Z">
        <w:r w:rsidR="0042442C" w:rsidRPr="0059295B" w:rsidDel="007504D5">
          <w:rPr>
            <w:rFonts w:ascii="Times New Roman" w:hAnsi="Times New Roman" w:cs="Times New Roman"/>
          </w:rPr>
          <w:delText>On May 27, we double-checked willows to ensure that all arthropods (spiders and leaf rollers; except for a couple of st</w:delText>
        </w:r>
        <w:r w:rsidR="001C0393" w:rsidDel="007504D5">
          <w:rPr>
            <w:rFonts w:ascii="Times New Roman" w:hAnsi="Times New Roman" w:cs="Times New Roman"/>
          </w:rPr>
          <w:delText xml:space="preserve">em galls) were removed. </w:delText>
        </w:r>
        <w:r w:rsidR="0042442C" w:rsidRPr="0059295B" w:rsidDel="007504D5">
          <w:rPr>
            <w:rFonts w:ascii="Times New Roman" w:hAnsi="Times New Roman" w:cs="Times New Roman"/>
          </w:rPr>
          <w:delText>Up until May 27, we supplemented planted cuttings with water to promote the survival of cuttings.</w:delText>
        </w:r>
        <w:r w:rsidR="003120F6" w:rsidDel="007504D5">
          <w:rPr>
            <w:rFonts w:ascii="Times New Roman" w:hAnsi="Times New Roman" w:cs="Times New Roman"/>
          </w:rPr>
          <w:delText xml:space="preserve"> </w:delText>
        </w:r>
      </w:del>
      <w:del w:id="9" w:author="Matthew Barbour" w:date="2016-04-23T14:50:00Z">
        <w:r w:rsidR="003120F6" w:rsidDel="00764123">
          <w:rPr>
            <w:rFonts w:ascii="Times New Roman" w:hAnsi="Times New Roman" w:cs="Times New Roman"/>
          </w:rPr>
          <w:delText>The ant-aphid experiment was restricted to the summer of 2012, because in the summer of 2013 there was high wi</w:delText>
        </w:r>
        <w:r w:rsidR="00DE5EAD" w:rsidDel="00764123">
          <w:rPr>
            <w:rFonts w:ascii="Times New Roman" w:hAnsi="Times New Roman" w:cs="Times New Roman"/>
          </w:rPr>
          <w:delText xml:space="preserve">llow mortality (_% of plants died by DATE) and </w:delText>
        </w:r>
        <w:r w:rsidR="00DE5EAD" w:rsidRPr="00DE5EAD" w:rsidDel="00764123">
          <w:rPr>
            <w:rFonts w:ascii="Times New Roman" w:hAnsi="Times New Roman" w:cs="Times New Roman"/>
            <w:i/>
          </w:rPr>
          <w:delText xml:space="preserve">Aphis </w:delText>
        </w:r>
        <w:r w:rsidR="001C0393" w:rsidDel="00764123">
          <w:rPr>
            <w:rFonts w:ascii="Times New Roman" w:hAnsi="Times New Roman" w:cs="Times New Roman"/>
            <w:i/>
          </w:rPr>
          <w:delText>farinosa</w:delText>
        </w:r>
        <w:r w:rsidR="00DE5EAD" w:rsidDel="00764123">
          <w:rPr>
            <w:rFonts w:ascii="Times New Roman" w:hAnsi="Times New Roman" w:cs="Times New Roman"/>
          </w:rPr>
          <w:delText xml:space="preserve"> was not in high enough abundance on naturally occurring willows to repeat the aphid treatment.</w:delText>
        </w:r>
      </w:del>
    </w:p>
    <w:p w14:paraId="10E942E8" w14:textId="77777777" w:rsidR="002400A8" w:rsidDel="00764123" w:rsidRDefault="002400A8" w:rsidP="0059295B">
      <w:pPr>
        <w:spacing w:line="480" w:lineRule="auto"/>
        <w:rPr>
          <w:del w:id="10" w:author="Matthew Barbour" w:date="2016-04-23T14:50:00Z"/>
          <w:rFonts w:ascii="Times New Roman" w:hAnsi="Times New Roman" w:cs="Times New Roman"/>
        </w:rPr>
      </w:pPr>
    </w:p>
    <w:p w14:paraId="4941E094" w14:textId="77777777" w:rsidR="001B4C0B" w:rsidRPr="0059295B" w:rsidRDefault="001B4C0B" w:rsidP="001B4C0B">
      <w:pPr>
        <w:spacing w:line="480" w:lineRule="auto"/>
        <w:rPr>
          <w:rFonts w:ascii="Times New Roman" w:hAnsi="Times New Roman" w:cs="Times New Roman"/>
        </w:rPr>
      </w:pPr>
    </w:p>
    <w:p w14:paraId="7F5176D0" w14:textId="3D3C097A" w:rsidR="001B4C0B" w:rsidRPr="0059295B" w:rsidRDefault="00E16568" w:rsidP="001B4C0B">
      <w:pPr>
        <w:spacing w:line="480" w:lineRule="auto"/>
        <w:rPr>
          <w:rFonts w:ascii="Times New Roman" w:hAnsi="Times New Roman" w:cs="Times New Roman"/>
          <w:i/>
        </w:rPr>
      </w:pPr>
      <w:del w:id="11" w:author="Matthew Barbour" w:date="2016-04-23T14:51:00Z">
        <w:r w:rsidDel="00764123">
          <w:rPr>
            <w:rFonts w:ascii="Times New Roman" w:hAnsi="Times New Roman" w:cs="Times New Roman"/>
            <w:i/>
          </w:rPr>
          <w:delText>Surveying associated communities</w:delText>
        </w:r>
      </w:del>
      <w:ins w:id="12" w:author="Matthew Barbour" w:date="2016-04-23T14:51:00Z">
        <w:r w:rsidR="00764123">
          <w:rPr>
            <w:rFonts w:ascii="Times New Roman" w:hAnsi="Times New Roman" w:cs="Times New Roman"/>
            <w:i/>
          </w:rPr>
          <w:t>Community Responses</w:t>
        </w:r>
      </w:ins>
    </w:p>
    <w:p w14:paraId="31FCD2BC" w14:textId="09076200"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rveyed plants for arthropods to determine the abundances of different (</w:t>
      </w:r>
      <w:proofErr w:type="spellStart"/>
      <w:proofErr w:type="gramStart"/>
      <w:r w:rsidR="00FE109A">
        <w:rPr>
          <w:rFonts w:ascii="Times New Roman" w:hAnsi="Times New Roman" w:cs="Times New Roman"/>
        </w:rPr>
        <w:t>morpho</w:t>
      </w:r>
      <w:proofErr w:type="spellEnd"/>
      <w:r w:rsidR="00FE109A">
        <w:rPr>
          <w:rFonts w:ascii="Times New Roman" w:hAnsi="Times New Roman" w:cs="Times New Roman"/>
        </w:rPr>
        <w:t>)species</w:t>
      </w:r>
      <w:proofErr w:type="gramEnd"/>
      <w:r w:rsidR="00FE109A">
        <w:rPr>
          <w:rFonts w:ascii="Times New Roman" w:hAnsi="Times New Roman" w:cs="Times New Roman"/>
        </w:rPr>
        <w:t>. For the wind experiment,</w:t>
      </w:r>
      <w:r w:rsidR="0004103B">
        <w:rPr>
          <w:rFonts w:ascii="Times New Roman" w:hAnsi="Times New Roman" w:cs="Times New Roman"/>
        </w:rPr>
        <w:t xml:space="preserve"> we surveyed arthropods once at the end of July 2012 and then once a month in May, June, and July of 2013. For the ant-aphid experiment, we surveyed arthropods on 5 different occasions between early June and late July 2012.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w:t>
      </w:r>
      <w:proofErr w:type="spellStart"/>
      <w:proofErr w:type="gramStart"/>
      <w:r>
        <w:rPr>
          <w:rFonts w:ascii="Times New Roman" w:hAnsi="Times New Roman" w:cs="Times New Roman"/>
        </w:rPr>
        <w:t>morpho</w:t>
      </w:r>
      <w:proofErr w:type="spellEnd"/>
      <w:r>
        <w:rPr>
          <w:rFonts w:ascii="Times New Roman" w:hAnsi="Times New Roman" w:cs="Times New Roman"/>
        </w:rPr>
        <w:t>)</w:t>
      </w:r>
      <w:r w:rsidR="00DC11DE">
        <w:rPr>
          <w:rFonts w:ascii="Times New Roman" w:hAnsi="Times New Roman" w:cs="Times New Roman"/>
        </w:rPr>
        <w:t>species</w:t>
      </w:r>
      <w:proofErr w:type="gramEnd"/>
      <w:r w:rsidR="00DC11DE">
        <w:rPr>
          <w:rFonts w:ascii="Times New Roman" w:hAnsi="Times New Roman" w:cs="Times New Roman"/>
        </w:rPr>
        <w:t xml:space="preserve"> that occurred on individual plants through the summer. </w:t>
      </w:r>
      <w:r>
        <w:rPr>
          <w:rFonts w:ascii="Times New Roman" w:hAnsi="Times New Roman" w:cs="Times New Roman"/>
        </w:rPr>
        <w:t xml:space="preserve">Given the relatively low abundances of individual </w:t>
      </w:r>
      <w:proofErr w:type="spellStart"/>
      <w:r>
        <w:rPr>
          <w:rFonts w:ascii="Times New Roman" w:hAnsi="Times New Roman" w:cs="Times New Roman"/>
        </w:rPr>
        <w:t>morphospecies</w:t>
      </w:r>
      <w:proofErr w:type="spellEnd"/>
      <w:r>
        <w:rPr>
          <w:rFonts w:ascii="Times New Roman" w:hAnsi="Times New Roman" w:cs="Times New Roman"/>
        </w:rPr>
        <w:t xml:space="preserve">, we grouped arthropods at the Family-level for insects and at the Order-level for other arthropods. </w:t>
      </w:r>
    </w:p>
    <w:p w14:paraId="4B2D52E8" w14:textId="77777777" w:rsidR="001B4C0B" w:rsidRDefault="001B4C0B" w:rsidP="001B4C0B">
      <w:pPr>
        <w:spacing w:line="480" w:lineRule="auto"/>
        <w:rPr>
          <w:rFonts w:ascii="Times New Roman" w:hAnsi="Times New Roman" w:cs="Times New Roman"/>
        </w:rPr>
      </w:pPr>
    </w:p>
    <w:p w14:paraId="5B09C252" w14:textId="0B91F2AD" w:rsidR="00282961" w:rsidRDefault="001A539D" w:rsidP="001B4C0B">
      <w:pPr>
        <w:spacing w:line="480" w:lineRule="auto"/>
        <w:rPr>
          <w:rFonts w:ascii="Times New Roman" w:hAnsi="Times New Roman" w:cs="Times New Roman"/>
          <w:i/>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in order to sample the </w:t>
      </w:r>
      <w:proofErr w:type="spellStart"/>
      <w:r w:rsidR="00730B36">
        <w:rPr>
          <w:rFonts w:ascii="Times New Roman" w:hAnsi="Times New Roman" w:cs="Times New Roman"/>
        </w:rPr>
        <w:t>mychorrizal</w:t>
      </w:r>
      <w:proofErr w:type="spellEnd"/>
      <w:r w:rsidR="00730B36">
        <w:rPr>
          <w:rFonts w:ascii="Times New Roman" w:hAnsi="Times New Roman" w:cs="Times New Roman"/>
        </w:rPr>
        <w:t xml:space="preserve"> and bacterial communities associated with the willow roots. We did not sample the belowground communities of plants in the ant-aphid experiment due to the high mortality of plants in 2013. To sample these belowground communities, we carefully removed dirt until we found all of the living root tissue. We then </w:t>
      </w:r>
      <w:r w:rsidR="004A5D3A">
        <w:rPr>
          <w:rFonts w:ascii="Times New Roman" w:hAnsi="Times New Roman" w:cs="Times New Roman"/>
        </w:rPr>
        <w:t xml:space="preserve">stored </w:t>
      </w:r>
      <w:r w:rsidR="00730B36">
        <w:rPr>
          <w:rFonts w:ascii="Times New Roman" w:hAnsi="Times New Roman" w:cs="Times New Roman"/>
        </w:rPr>
        <w:t xml:space="preserve">the root tissue of each plant in separate plastic bags </w:t>
      </w:r>
      <w:r w:rsidR="004A5D3A">
        <w:rPr>
          <w:rFonts w:ascii="Times New Roman" w:hAnsi="Times New Roman" w:cs="Times New Roman"/>
        </w:rPr>
        <w:t>within</w:t>
      </w:r>
      <w:r w:rsidR="00730B36">
        <w:rPr>
          <w:rFonts w:ascii="Times New Roman" w:hAnsi="Times New Roman" w:cs="Times New Roman"/>
        </w:rPr>
        <w:t xml:space="preserve"> a cooler</w:t>
      </w:r>
      <w:r w:rsidR="004A5D3A">
        <w:rPr>
          <w:rFonts w:ascii="Times New Roman" w:hAnsi="Times New Roman" w:cs="Times New Roman"/>
        </w:rPr>
        <w:t xml:space="preserve"> </w:t>
      </w:r>
      <w:r w:rsidR="00730B36">
        <w:rPr>
          <w:rFonts w:ascii="Times New Roman" w:hAnsi="Times New Roman" w:cs="Times New Roman"/>
        </w:rPr>
        <w:t>which were immediately transporte</w:t>
      </w:r>
      <w:r w:rsidR="00282961">
        <w:rPr>
          <w:rFonts w:ascii="Times New Roman" w:hAnsi="Times New Roman" w:cs="Times New Roman"/>
        </w:rPr>
        <w:t xml:space="preserve">d back to the lab and kept </w:t>
      </w:r>
      <w:r w:rsidR="004A5D3A">
        <w:rPr>
          <w:rFonts w:ascii="Times New Roman" w:hAnsi="Times New Roman" w:cs="Times New Roman"/>
        </w:rPr>
        <w:t xml:space="preserve">in a freezer </w:t>
      </w:r>
      <w:r w:rsidR="00282961">
        <w:rPr>
          <w:rFonts w:ascii="Times New Roman" w:hAnsi="Times New Roman" w:cs="Times New Roman"/>
        </w:rPr>
        <w:t xml:space="preserve">at </w:t>
      </w:r>
      <w:r w:rsidR="004A5D3A">
        <w:rPr>
          <w:rFonts w:ascii="Times New Roman" w:hAnsi="Times New Roman" w:cs="Times New Roman"/>
        </w:rPr>
        <w:t>_</w:t>
      </w:r>
      <w:r w:rsidR="004A5D3A" w:rsidRPr="00B37669">
        <w:rPr>
          <w:rFonts w:ascii="Times New Roman" w:hAnsi="Times New Roman" w:cs="Times New Roman"/>
        </w:rPr>
        <w:t xml:space="preserve">°C </w:t>
      </w:r>
      <w:r w:rsidR="00282961">
        <w:rPr>
          <w:rFonts w:ascii="Times New Roman" w:hAnsi="Times New Roman" w:cs="Times New Roman"/>
        </w:rPr>
        <w:t>until further processing.</w:t>
      </w:r>
      <w:r w:rsidR="004A5D3A">
        <w:rPr>
          <w:rFonts w:ascii="Times New Roman" w:hAnsi="Times New Roman" w:cs="Times New Roman"/>
        </w:rPr>
        <w:t xml:space="preserve"> </w:t>
      </w:r>
      <w:r w:rsidR="004A5D3A">
        <w:rPr>
          <w:rFonts w:ascii="Times New Roman" w:hAnsi="Times New Roman" w:cs="Times New Roman"/>
          <w:i/>
        </w:rPr>
        <w:t>(</w:t>
      </w:r>
      <w:proofErr w:type="gramStart"/>
      <w:r w:rsidR="004A5D3A">
        <w:rPr>
          <w:rFonts w:ascii="Times New Roman" w:hAnsi="Times New Roman" w:cs="Times New Roman"/>
          <w:i/>
        </w:rPr>
        <w:t>need</w:t>
      </w:r>
      <w:proofErr w:type="gramEnd"/>
      <w:r w:rsidR="004A5D3A">
        <w:rPr>
          <w:rFonts w:ascii="Times New Roman" w:hAnsi="Times New Roman" w:cs="Times New Roman"/>
          <w:i/>
        </w:rPr>
        <w:t xml:space="preserve"> further details on quantifying the belowground communities from Sonya).</w:t>
      </w:r>
    </w:p>
    <w:p w14:paraId="7291E9BC" w14:textId="77777777" w:rsidR="001D44A3" w:rsidRDefault="001D44A3" w:rsidP="001B4C0B">
      <w:pPr>
        <w:spacing w:line="480" w:lineRule="auto"/>
        <w:rPr>
          <w:rFonts w:ascii="Times New Roman" w:hAnsi="Times New Roman" w:cs="Times New Roman"/>
          <w:i/>
        </w:rPr>
      </w:pPr>
    </w:p>
    <w:p w14:paraId="3EE94C41" w14:textId="77777777" w:rsidR="001D44A3" w:rsidRDefault="001D44A3" w:rsidP="001D44A3">
      <w:pPr>
        <w:spacing w:line="480" w:lineRule="auto"/>
        <w:rPr>
          <w:rFonts w:ascii="Times New Roman" w:hAnsi="Times New Roman" w:cs="Times New Roman"/>
        </w:rPr>
      </w:pPr>
      <w:r w:rsidRPr="001D44A3">
        <w:rPr>
          <w:rFonts w:ascii="Times New Roman" w:hAnsi="Times New Roman" w:cs="Times New Roman"/>
          <w:u w:val="single"/>
        </w:rPr>
        <w:t>Statistical analyses</w:t>
      </w:r>
      <w:r>
        <w:rPr>
          <w:rFonts w:ascii="Times New Roman" w:hAnsi="Times New Roman" w:cs="Times New Roman"/>
        </w:rPr>
        <w:t xml:space="preserve"> – To examine how willow genotype, the environment, and their </w:t>
      </w:r>
      <w:proofErr w:type="gramStart"/>
      <w:r>
        <w:rPr>
          <w:rFonts w:ascii="Times New Roman" w:hAnsi="Times New Roman" w:cs="Times New Roman"/>
        </w:rPr>
        <w:t>interaction influenced</w:t>
      </w:r>
      <w:proofErr w:type="gramEnd"/>
      <w:r>
        <w:rPr>
          <w:rFonts w:ascii="Times New Roman" w:hAnsi="Times New Roman" w:cs="Times New Roman"/>
        </w:rPr>
        <w:t xml:space="preserve"> richness, abundance, and rarefied richness of aboveground arthropods as well as root-associated </w:t>
      </w:r>
      <w:proofErr w:type="spellStart"/>
      <w:r>
        <w:rPr>
          <w:rFonts w:ascii="Times New Roman" w:hAnsi="Times New Roman" w:cs="Times New Roman"/>
        </w:rPr>
        <w:t>mycorrhiza</w:t>
      </w:r>
      <w:proofErr w:type="spellEnd"/>
      <w:r>
        <w:rPr>
          <w:rFonts w:ascii="Times New Roman" w:hAnsi="Times New Roman" w:cs="Times New Roman"/>
        </w:rPr>
        <w:t xml:space="preserve"> and 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 xml:space="preserve">Bolker </w:t>
      </w:r>
      <w:r w:rsidRPr="0045749F">
        <w:rPr>
          <w:rFonts w:ascii="Times New Roman" w:hAnsi="Times New Roman" w:cs="Times New Roman"/>
          <w:i/>
          <w:iCs/>
          <w:noProof/>
          <w:color w:val="000000"/>
        </w:rPr>
        <w:t>et al.</w:t>
      </w:r>
      <w:r w:rsidRPr="0045749F">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For the wind experiment, we specified block (willow patch) and plots nested within block (2 wind exposure treatments) as random effects. We specified willow genotype, wind treatment, sampling year, and their 3-way interaction as fixed effects in the model. For the ant-aphid experiment, we specified block (ant mound) and plots nested within block (3 different distances from ant mound) as random effects. We specified willow genotype, aphid treatment, distance from ant mound, and their 3-way interaction as fixed effects in the model. Plant mortality in each experiment resulted in unbalanced designs, so we used Type II sum-of-squares to test the significance of fixed effects. For continuous responses (rarefied richness, normalized </w:t>
      </w:r>
      <w:proofErr w:type="spellStart"/>
      <w:r>
        <w:rPr>
          <w:rFonts w:ascii="Times New Roman" w:hAnsi="Times New Roman" w:cs="Times New Roman"/>
        </w:rPr>
        <w:t>mycorrhiza</w:t>
      </w:r>
      <w:proofErr w:type="spellEnd"/>
      <w:r>
        <w:rPr>
          <w:rFonts w:ascii="Times New Roman" w:hAnsi="Times New Roman" w:cs="Times New Roman"/>
        </w:rPr>
        <w:t xml:space="preserve"> and bacteria abundances)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 xml:space="preserve">-Roger approximated degrees of freedom. For count responses (richness and arthropod abundances), we specified Poisson error distributions in our models and tested the significance of fixed effects using likelihood-ratio tests. If necessary, we modeled </w:t>
      </w:r>
      <w:proofErr w:type="spellStart"/>
      <w:r>
        <w:rPr>
          <w:rFonts w:ascii="Times New Roman" w:hAnsi="Times New Roman" w:cs="Times New Roman"/>
        </w:rPr>
        <w:t>overdispersion</w:t>
      </w:r>
      <w:proofErr w:type="spellEnd"/>
      <w:r>
        <w:rPr>
          <w:rFonts w:ascii="Times New Roman" w:hAnsi="Times New Roman" w:cs="Times New Roman"/>
        </w:rPr>
        <w:t xml:space="preserve"> in these Poisson models by specifying an individual-level random effect. </w:t>
      </w:r>
    </w:p>
    <w:p w14:paraId="171F2871" w14:textId="77777777" w:rsidR="001D44A3" w:rsidRDefault="001D44A3" w:rsidP="001D44A3">
      <w:pPr>
        <w:spacing w:line="480" w:lineRule="auto"/>
        <w:rPr>
          <w:rFonts w:ascii="Times New Roman" w:hAnsi="Times New Roman" w:cs="Times New Roman"/>
        </w:rPr>
      </w:pPr>
    </w:p>
    <w:p w14:paraId="62C0B540" w14:textId="145FE63A" w:rsidR="001D44A3" w:rsidRPr="001D44A3" w:rsidRDefault="001D44A3" w:rsidP="001B4C0B">
      <w:pPr>
        <w:spacing w:line="480" w:lineRule="auto"/>
        <w:rPr>
          <w:rFonts w:ascii="Times New Roman" w:hAnsi="Times New Roman" w:cs="Times New Roman"/>
        </w:rPr>
      </w:pPr>
      <w:r>
        <w:rPr>
          <w:rFonts w:ascii="Times New Roman" w:hAnsi="Times New Roman" w:cs="Times New Roman"/>
        </w:rPr>
        <w:t xml:space="preserve">To examine how community composition depended on willow genotype, the environment, and their interaction, we applied a </w:t>
      </w:r>
      <w:proofErr w:type="spellStart"/>
      <w:r>
        <w:rPr>
          <w:rFonts w:ascii="Times New Roman" w:hAnsi="Times New Roman" w:cs="Times New Roman"/>
        </w:rPr>
        <w:t>Hellinger</w:t>
      </w:r>
      <w:proofErr w:type="spellEnd"/>
      <w:r>
        <w:rPr>
          <w:rFonts w:ascii="Times New Roman" w:hAnsi="Times New Roman" w:cs="Times New Roman"/>
        </w:rPr>
        <w:t xml:space="preserve"> transformation 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Pr="0045749F">
        <w:rPr>
          <w:rFonts w:ascii="Times New Roman" w:hAnsi="Times New Roman" w:cs="Times New Roman"/>
          <w:noProof/>
          <w:color w:val="000000"/>
        </w:rPr>
        <w:t>Legendre &amp; Gallagher 2001)</w:t>
      </w:r>
      <w:r>
        <w:rPr>
          <w:rFonts w:ascii="Times New Roman" w:hAnsi="Times New Roman" w:cs="Times New Roman"/>
        </w:rPr>
        <w:fldChar w:fldCharType="end"/>
      </w:r>
      <w:r>
        <w:rPr>
          <w:rFonts w:ascii="Times New Roman" w:hAnsi="Times New Roman" w:cs="Times New Roman"/>
        </w:rPr>
        <w:t xml:space="preserve"> and conducted separate </w:t>
      </w:r>
      <w:proofErr w:type="spellStart"/>
      <w:r>
        <w:rPr>
          <w:rFonts w:ascii="Times New Roman" w:hAnsi="Times New Roman" w:cs="Times New Roman"/>
        </w:rPr>
        <w:t>permutational</w:t>
      </w:r>
      <w:proofErr w:type="spellEnd"/>
      <w:r>
        <w:rPr>
          <w:rFonts w:ascii="Times New Roman" w:hAnsi="Times New Roman" w:cs="Times New Roman"/>
        </w:rPr>
        <w:t xml:space="preserve"> multivariate analysis of variance (PERMANOVA, 1000 permutations on Euclidean distances) for the arthropod, </w:t>
      </w:r>
      <w:proofErr w:type="spellStart"/>
      <w:r>
        <w:rPr>
          <w:rFonts w:ascii="Times New Roman" w:hAnsi="Times New Roman" w:cs="Times New Roman"/>
        </w:rPr>
        <w:t>mycorrhiza</w:t>
      </w:r>
      <w:proofErr w:type="spellEnd"/>
      <w:r>
        <w:rPr>
          <w:rFonts w:ascii="Times New Roman" w:hAnsi="Times New Roman" w:cs="Times New Roman"/>
        </w:rPr>
        <w:t xml:space="preserve">, and bacteria communities. We incorporated the same fixed effects structured as we used to analyze the </w:t>
      </w:r>
      <w:proofErr w:type="spellStart"/>
      <w:r>
        <w:rPr>
          <w:rFonts w:ascii="Times New Roman" w:hAnsi="Times New Roman" w:cs="Times New Roman"/>
        </w:rPr>
        <w:t>univariate</w:t>
      </w:r>
      <w:proofErr w:type="spellEnd"/>
      <w:r>
        <w:rPr>
          <w:rFonts w:ascii="Times New Roman" w:hAnsi="Times New Roman" w:cs="Times New Roman"/>
        </w:rPr>
        <w:t xml:space="preserv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permutation test as previously described. This ensured that our significance tests of treatments that varied at the plot-level were based on the appropriate residual degrees of freedom (wind exposure residual </w:t>
      </w:r>
      <w:proofErr w:type="spellStart"/>
      <w:r w:rsidRPr="002B3249">
        <w:rPr>
          <w:rFonts w:ascii="Times New Roman" w:hAnsi="Times New Roman" w:cs="Times New Roman"/>
          <w:i/>
        </w:rPr>
        <w:t>df</w:t>
      </w:r>
      <w:proofErr w:type="spellEnd"/>
      <w:r w:rsidRPr="002B3249">
        <w:rPr>
          <w:rFonts w:ascii="Times New Roman" w:hAnsi="Times New Roman" w:cs="Times New Roman"/>
          <w:i/>
        </w:rPr>
        <w:t xml:space="preserve"> </w:t>
      </w:r>
      <w:r>
        <w:rPr>
          <w:rFonts w:ascii="Times New Roman" w:hAnsi="Times New Roman" w:cs="Times New Roman"/>
        </w:rPr>
        <w:t xml:space="preserve">= 9; distance from ant mound residual </w:t>
      </w:r>
      <w:proofErr w:type="spellStart"/>
      <w:r w:rsidRPr="002B3249">
        <w:rPr>
          <w:rFonts w:ascii="Times New Roman" w:hAnsi="Times New Roman" w:cs="Times New Roman"/>
          <w:i/>
        </w:rPr>
        <w:t>df</w:t>
      </w:r>
      <w:proofErr w:type="spellEnd"/>
      <w:r>
        <w:rPr>
          <w:rFonts w:ascii="Times New Roman" w:hAnsi="Times New Roman" w:cs="Times New Roman"/>
        </w:rPr>
        <w:t xml:space="preserve"> = 4).</w:t>
      </w:r>
    </w:p>
    <w:p w14:paraId="13666997" w14:textId="77777777" w:rsidR="00E16568" w:rsidRDefault="00E16568" w:rsidP="001B4C0B">
      <w:pPr>
        <w:spacing w:line="480" w:lineRule="auto"/>
        <w:rPr>
          <w:rFonts w:ascii="Times New Roman" w:hAnsi="Times New Roman" w:cs="Times New Roman"/>
          <w:i/>
        </w:rPr>
      </w:pPr>
    </w:p>
    <w:p w14:paraId="5FA04F94" w14:textId="7B748D31" w:rsidR="001D44A3" w:rsidRPr="00D64ABE" w:rsidRDefault="00764123" w:rsidP="00E16568">
      <w:pPr>
        <w:spacing w:line="480" w:lineRule="auto"/>
        <w:rPr>
          <w:rFonts w:ascii="Times New Roman" w:hAnsi="Times New Roman" w:cs="Times New Roman"/>
          <w:i/>
        </w:rPr>
      </w:pPr>
      <w:r>
        <w:rPr>
          <w:rFonts w:ascii="Times New Roman" w:hAnsi="Times New Roman" w:cs="Times New Roman"/>
          <w:i/>
        </w:rPr>
        <w:t>Mechanisms of community assembly</w:t>
      </w:r>
    </w:p>
    <w:p w14:paraId="3C81F46E" w14:textId="16F6C1CC"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 </w:t>
      </w:r>
      <w:r w:rsidR="0088391B">
        <w:rPr>
          <w:rFonts w:ascii="Times New Roman" w:hAnsi="Times New Roman" w:cs="Times New Roman"/>
        </w:rPr>
        <w:t xml:space="preserve">Host </w:t>
      </w:r>
      <w:r>
        <w:rPr>
          <w:rFonts w:ascii="Times New Roman" w:hAnsi="Times New Roman" w:cs="Times New Roman"/>
        </w:rPr>
        <w:t>plants provide both food and shelter for the diverse group of organisms that colonize them. Ultimately, the availability</w:t>
      </w:r>
      <w:r w:rsidR="0088391B">
        <w:rPr>
          <w:rFonts w:ascii="Times New Roman" w:hAnsi="Times New Roman" w:cs="Times New Roman"/>
        </w:rPr>
        <w:t xml:space="preserve"> and suitability</w:t>
      </w:r>
      <w:r>
        <w:rPr>
          <w:rFonts w:ascii="Times New Roman" w:hAnsi="Times New Roman" w:cs="Times New Roman"/>
        </w:rPr>
        <w:t xml:space="preserve"> of food and shelter </w:t>
      </w:r>
      <w:r w:rsidR="0088391B">
        <w:rPr>
          <w:rFonts w:ascii="Times New Roman" w:hAnsi="Times New Roman" w:cs="Times New Roman"/>
        </w:rPr>
        <w:t xml:space="preserve">for these organisms </w:t>
      </w:r>
      <w:r>
        <w:rPr>
          <w:rFonts w:ascii="Times New Roman" w:hAnsi="Times New Roman" w:cs="Times New Roman"/>
        </w:rPr>
        <w:t xml:space="preserve">is determined by </w:t>
      </w:r>
      <w:r w:rsidR="0088391B">
        <w:rPr>
          <w:rFonts w:ascii="Times New Roman" w:hAnsi="Times New Roman" w:cs="Times New Roman"/>
        </w:rPr>
        <w:t>host-</w:t>
      </w:r>
      <w:r>
        <w:rPr>
          <w:rFonts w:ascii="Times New Roman" w:hAnsi="Times New Roman" w:cs="Times New Roman"/>
        </w:rPr>
        <w:t xml:space="preserve">plant traits; therefore, we hypothesized that one of the major pathways by which willow genotype and the environment could shape community responses is via plant traits. </w:t>
      </w:r>
    </w:p>
    <w:p w14:paraId="4D7BAC35" w14:textId="77777777" w:rsidR="0088391B" w:rsidRDefault="0088391B" w:rsidP="00E16568">
      <w:pPr>
        <w:spacing w:line="480" w:lineRule="auto"/>
        <w:rPr>
          <w:rFonts w:ascii="Times New Roman" w:hAnsi="Times New Roman" w:cs="Times New Roman"/>
        </w:rPr>
      </w:pPr>
    </w:p>
    <w:p w14:paraId="59AC2B21" w14:textId="234A88C6" w:rsidR="00E16568" w:rsidRDefault="0088391B" w:rsidP="00E16568">
      <w:pPr>
        <w:spacing w:line="480" w:lineRule="auto"/>
        <w:rPr>
          <w:rFonts w:ascii="Times New Roman" w:hAnsi="Times New Roman" w:cs="Times New Roman"/>
        </w:rPr>
      </w:pPr>
      <w:r>
        <w:rPr>
          <w:rFonts w:ascii="Times New Roman" w:hAnsi="Times New Roman" w:cs="Times New Roman"/>
        </w:rPr>
        <w:t xml:space="preserve">For foliar arthropods, variation in both plant growth and leaf quality may affect their likelihood of colonizing plants.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tance (mm)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sidR="00D64ABE">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w:t>
      </w:r>
      <w:proofErr w:type="spellStart"/>
      <w:r w:rsidR="00E16568">
        <w:rPr>
          <w:rFonts w:ascii="Times New Roman" w:hAnsi="Times New Roman" w:cs="Times New Roman"/>
        </w:rPr>
        <w:t>trichome</w:t>
      </w:r>
      <w:proofErr w:type="spellEnd"/>
      <w:r w:rsidR="00E16568">
        <w:rPr>
          <w:rFonts w:ascii="Times New Roman" w:hAnsi="Times New Roman" w:cs="Times New Roman"/>
        </w:rPr>
        <w:t xml:space="preserve"> density, specific leaf area (SLA), percentage carbon (C) and nitrogen (N), and C</w:t>
      </w:r>
      <w:proofErr w:type="gramStart"/>
      <w:r w:rsidR="00E16568">
        <w:rPr>
          <w:rFonts w:ascii="Times New Roman" w:hAnsi="Times New Roman" w:cs="Times New Roman"/>
        </w:rPr>
        <w:t>:N</w:t>
      </w:r>
      <w:proofErr w:type="gramEnd"/>
      <w:r w:rsidR="00E16568">
        <w:rPr>
          <w:rFonts w:ascii="Times New Roman" w:hAnsi="Times New Roman" w:cs="Times New Roman"/>
        </w:rPr>
        <w:t xml:space="preserve">.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w:t>
      </w:r>
      <w:proofErr w:type="spellStart"/>
      <w:r w:rsidR="00E16568">
        <w:rPr>
          <w:rFonts w:ascii="Times New Roman" w:hAnsi="Times New Roman" w:cs="Times New Roman"/>
        </w:rPr>
        <w:t>ImageJ</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Abrámoff</w:t>
      </w:r>
      <w:proofErr w:type="spellEnd"/>
      <w:r w:rsidR="00E16568">
        <w:rPr>
          <w:rFonts w:ascii="Times New Roman" w:hAnsi="Times New Roman" w:cs="Times New Roman"/>
        </w:rPr>
        <w:t xml:space="preserve">, </w:t>
      </w:r>
      <w:proofErr w:type="spellStart"/>
      <w:r w:rsidR="00E16568">
        <w:rPr>
          <w:rFonts w:ascii="Times New Roman" w:hAnsi="Times New Roman" w:cs="Times New Roman"/>
        </w:rPr>
        <w:t>Magalhães</w:t>
      </w:r>
      <w:proofErr w:type="spellEnd"/>
      <w:r w:rsidR="00E16568">
        <w:rPr>
          <w:rFonts w:ascii="Times New Roman" w:hAnsi="Times New Roman" w:cs="Times New Roman"/>
        </w:rPr>
        <w:t xml:space="preserve">,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w:t>
      </w:r>
      <w:proofErr w:type="spellStart"/>
      <w:r w:rsidR="00E16568" w:rsidRPr="00B37669">
        <w:rPr>
          <w:rFonts w:ascii="Times New Roman" w:hAnsi="Times New Roman" w:cs="Times New Roman"/>
        </w:rPr>
        <w:t>Cornelissen</w:t>
      </w:r>
      <w:proofErr w:type="spellEnd"/>
      <w:r w:rsidR="00E16568" w:rsidRPr="00B37669">
        <w:rPr>
          <w:rFonts w:ascii="Times New Roman" w:hAnsi="Times New Roman" w:cs="Times New Roman"/>
        </w:rPr>
        <w:t xml:space="preserve">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proofErr w:type="spellStart"/>
      <w:r w:rsidR="00E16568" w:rsidRPr="00B37669">
        <w:rPr>
          <w:rFonts w:ascii="Times New Roman" w:hAnsi="Times New Roman" w:cs="Times New Roman"/>
        </w:rPr>
        <w:t>PrometheusWiki</w:t>
      </w:r>
      <w:proofErr w:type="spellEnd"/>
      <w:r w:rsidR="00E16568" w:rsidRPr="00B37669">
        <w:rPr>
          <w:rFonts w:ascii="Times New Roman" w:hAnsi="Times New Roman" w:cs="Times New Roman"/>
        </w:rPr>
        <w:t xml:space="preserve"> Contributors 2010). To measure </w:t>
      </w:r>
      <w:proofErr w:type="spellStart"/>
      <w:r w:rsidR="00E16568" w:rsidRPr="00B37669">
        <w:rPr>
          <w:rFonts w:ascii="Times New Roman" w:hAnsi="Times New Roman" w:cs="Times New Roman"/>
        </w:rPr>
        <w:t>trichome</w:t>
      </w:r>
      <w:proofErr w:type="spellEnd"/>
      <w:r w:rsidR="00E16568" w:rsidRPr="00B37669">
        <w:rPr>
          <w:rFonts w:ascii="Times New Roman" w:hAnsi="Times New Roman" w:cs="Times New Roman"/>
        </w:rPr>
        <w:t xml:space="preserve"> density,</w:t>
      </w:r>
      <w:r w:rsidR="00E16568">
        <w:rPr>
          <w:rFonts w:ascii="Times New Roman" w:hAnsi="Times New Roman" w:cs="Times New Roman"/>
        </w:rPr>
        <w:t xml:space="preserve"> </w:t>
      </w:r>
      <w:r w:rsidR="00E16568" w:rsidRPr="00B37669">
        <w:rPr>
          <w:rFonts w:ascii="Times New Roman" w:hAnsi="Times New Roman" w:cs="Times New Roman"/>
        </w:rPr>
        <w:t xml:space="preserve">we counted the number of </w:t>
      </w:r>
      <w:proofErr w:type="spellStart"/>
      <w:r w:rsidR="00E16568" w:rsidRPr="00B37669">
        <w:rPr>
          <w:rFonts w:ascii="Times New Roman" w:hAnsi="Times New Roman" w:cs="Times New Roman"/>
        </w:rPr>
        <w:t>trichomes</w:t>
      </w:r>
      <w:proofErr w:type="spellEnd"/>
      <w:r w:rsidR="00E16568" w:rsidRPr="00B37669">
        <w:rPr>
          <w:rFonts w:ascii="Times New Roman" w:hAnsi="Times New Roman" w:cs="Times New Roman"/>
        </w:rPr>
        <w:t xml:space="preserve">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 xml:space="preserve">ball mill (Mixer/Mill 8000D, SPEX </w:t>
      </w:r>
      <w:proofErr w:type="spellStart"/>
      <w:r w:rsidR="00E16568" w:rsidRPr="00B37669">
        <w:rPr>
          <w:rFonts w:ascii="Times New Roman" w:hAnsi="Times New Roman" w:cs="Times New Roman"/>
        </w:rPr>
        <w:t>SamplePrep</w:t>
      </w:r>
      <w:proofErr w:type="spellEnd"/>
      <w:r w:rsidR="00E16568" w:rsidRPr="00B37669">
        <w:rPr>
          <w:rFonts w:ascii="Times New Roman" w:hAnsi="Times New Roman" w:cs="Times New Roman"/>
        </w:rPr>
        <w:t>;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 xml:space="preserve">ECS 4010; </w:t>
      </w:r>
      <w:proofErr w:type="spellStart"/>
      <w:r w:rsidR="00E16568">
        <w:rPr>
          <w:rFonts w:ascii="Times New Roman" w:hAnsi="Times New Roman" w:cs="Times New Roman"/>
        </w:rPr>
        <w:t>Costech</w:t>
      </w:r>
      <w:proofErr w:type="spellEnd"/>
      <w:r w:rsidR="00E16568">
        <w:rPr>
          <w:rFonts w:ascii="Times New Roman" w:hAnsi="Times New Roman" w:cs="Times New Roman"/>
        </w:rPr>
        <w:t xml:space="preserve">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p>
    <w:p w14:paraId="7D6DCD2C" w14:textId="77777777" w:rsidR="0088391B" w:rsidRDefault="0088391B" w:rsidP="00E16568">
      <w:pPr>
        <w:spacing w:line="480" w:lineRule="auto"/>
        <w:rPr>
          <w:rFonts w:ascii="Times New Roman" w:hAnsi="Times New Roman" w:cs="Times New Roman"/>
        </w:rPr>
      </w:pPr>
    </w:p>
    <w:p w14:paraId="7865087E" w14:textId="7FD903C6" w:rsidR="0088391B" w:rsidRDefault="0088391B" w:rsidP="00E16568">
      <w:pPr>
        <w:spacing w:line="480" w:lineRule="auto"/>
        <w:rPr>
          <w:rFonts w:ascii="Times New Roman" w:hAnsi="Times New Roman" w:cs="Times New Roman"/>
        </w:rPr>
      </w:pPr>
      <w:r>
        <w:rPr>
          <w:rFonts w:ascii="Times New Roman" w:hAnsi="Times New Roman" w:cs="Times New Roman"/>
        </w:rPr>
        <w:t>For root-associated communities, …</w:t>
      </w:r>
    </w:p>
    <w:p w14:paraId="7523B057" w14:textId="77777777" w:rsidR="0088391B" w:rsidRDefault="0088391B" w:rsidP="00E16568">
      <w:pPr>
        <w:spacing w:line="480" w:lineRule="auto"/>
        <w:rPr>
          <w:rFonts w:ascii="Times New Roman" w:hAnsi="Times New Roman" w:cs="Times New Roman"/>
        </w:rPr>
      </w:pPr>
    </w:p>
    <w:p w14:paraId="4372CA2D" w14:textId="2108A64D" w:rsidR="0088391B" w:rsidRPr="00B37669" w:rsidRDefault="0088391B" w:rsidP="00E16568">
      <w:pPr>
        <w:spacing w:line="480" w:lineRule="auto"/>
        <w:rPr>
          <w:rFonts w:ascii="Times New Roman" w:hAnsi="Times New Roman" w:cs="Times New Roman"/>
        </w:rPr>
      </w:pPr>
      <w:r>
        <w:rPr>
          <w:rFonts w:ascii="Times New Roman" w:hAnsi="Times New Roman" w:cs="Times New Roman"/>
        </w:rPr>
        <w:t xml:space="preserve">To analyze how willow genotype, the environment, and their interaction influenced willow phenotypes, we used separate GLMMs with the same structure described in the </w:t>
      </w:r>
      <w:r>
        <w:rPr>
          <w:rFonts w:ascii="Times New Roman" w:hAnsi="Times New Roman" w:cs="Times New Roman"/>
          <w:i/>
        </w:rPr>
        <w:t xml:space="preserve">Community responses </w:t>
      </w:r>
      <w:r>
        <w:rPr>
          <w:rFonts w:ascii="Times New Roman" w:hAnsi="Times New Roman" w:cs="Times New Roman"/>
        </w:rPr>
        <w:t xml:space="preserve">section. For the wind experiment, we lacked multiple years of data on leaf </w:t>
      </w:r>
      <w:proofErr w:type="spellStart"/>
      <w:r>
        <w:rPr>
          <w:rFonts w:ascii="Times New Roman" w:hAnsi="Times New Roman" w:cs="Times New Roman"/>
        </w:rPr>
        <w:t>trichome</w:t>
      </w:r>
      <w:proofErr w:type="spellEnd"/>
      <w:r>
        <w:rPr>
          <w:rFonts w:ascii="Times New Roman" w:hAnsi="Times New Roman" w:cs="Times New Roman"/>
        </w:rPr>
        <w:t xml:space="preserve"> density (2012 only), SLA (2013 only), leaf C</w:t>
      </w:r>
      <w:proofErr w:type="gramStart"/>
      <w:r>
        <w:rPr>
          <w:rFonts w:ascii="Times New Roman" w:hAnsi="Times New Roman" w:cs="Times New Roman"/>
        </w:rPr>
        <w:t>:N</w:t>
      </w:r>
      <w:proofErr w:type="gramEnd"/>
      <w:r>
        <w:rPr>
          <w:rFonts w:ascii="Times New Roman" w:hAnsi="Times New Roman" w:cs="Times New Roman"/>
        </w:rPr>
        <w:t xml:space="preserve"> (2013 only), and root C:N (2013 only); therefore, we removed sampling year, and its interactions, from the fixed effects structures of these GLMMs.</w:t>
      </w:r>
    </w:p>
    <w:p w14:paraId="6031E58E" w14:textId="77777777" w:rsidR="001B4C0B" w:rsidRPr="0059295B" w:rsidRDefault="001B4C0B" w:rsidP="0059295B">
      <w:pPr>
        <w:spacing w:line="480" w:lineRule="auto"/>
        <w:rPr>
          <w:rFonts w:ascii="Times New Roman" w:hAnsi="Times New Roman" w:cs="Times New Roman"/>
        </w:rPr>
      </w:pPr>
    </w:p>
    <w:p w14:paraId="362623F9" w14:textId="1FC4BF0E" w:rsidR="009F405D" w:rsidRDefault="00124834" w:rsidP="00124834">
      <w:pPr>
        <w:spacing w:line="480" w:lineRule="auto"/>
        <w:rPr>
          <w:rFonts w:ascii="Times New Roman" w:hAnsi="Times New Roman" w:cs="Times New Roman"/>
        </w:rPr>
      </w:pPr>
      <w:r w:rsidRPr="00D64ABE">
        <w:rPr>
          <w:rFonts w:ascii="Times New Roman" w:hAnsi="Times New Roman" w:cs="Times New Roman"/>
          <w:u w:val="single"/>
        </w:rPr>
        <w:t>Soil characteristics</w:t>
      </w:r>
      <w:r w:rsidR="00D64ABE">
        <w:rPr>
          <w:rFonts w:ascii="Times New Roman" w:hAnsi="Times New Roman" w:cs="Times New Roman"/>
        </w:rPr>
        <w:t xml:space="preserve"> – </w:t>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proofErr w:type="spellStart"/>
      <w:r>
        <w:rPr>
          <w:rFonts w:ascii="Times New Roman" w:hAnsi="Times New Roman" w:cs="Times New Roman"/>
        </w:rPr>
        <w:t>mychorizzal</w:t>
      </w:r>
      <w:proofErr w:type="spellEnd"/>
      <w:r>
        <w:rPr>
          <w:rFonts w:ascii="Times New Roman" w:hAnsi="Times New Roman" w:cs="Times New Roman"/>
        </w:rPr>
        <w:t xml:space="preserve">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(Erlandson </w:t>
      </w:r>
      <w:r w:rsidR="008D6FEA" w:rsidRPr="008D6FEA">
        <w:rPr>
          <w:rFonts w:ascii="Times New Roman" w:hAnsi="Times New Roman" w:cs="Times New Roman"/>
          <w:i/>
          <w:iCs/>
          <w:noProof/>
          <w:color w:val="000000"/>
        </w:rPr>
        <w:t>et al.</w:t>
      </w:r>
      <w:r w:rsidR="008D6FEA" w:rsidRPr="008D6FEA">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r>
        <w:rPr>
          <w:rFonts w:ascii="Times New Roman" w:hAnsi="Times New Roman" w:cs="Times New Roman"/>
        </w:rPr>
        <w:t>to</w:t>
      </w:r>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8D6FEA" w:rsidRPr="008D6FEA">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w:t>
      </w:r>
      <w:proofErr w:type="spellStart"/>
      <w:r w:rsidR="00D440B0">
        <w:rPr>
          <w:rFonts w:ascii="Times New Roman" w:hAnsi="Times New Roman" w:cs="Times New Roman"/>
        </w:rPr>
        <w:t>Ca</w:t>
      </w:r>
      <w:proofErr w:type="spellEnd"/>
      <w:r w:rsidR="00D440B0">
        <w:rPr>
          <w:rFonts w:ascii="Times New Roman" w:hAnsi="Times New Roman" w:cs="Times New Roman"/>
        </w:rPr>
        <w:t xml:space="preserve">, Mg, K, P, Fe, </w:t>
      </w:r>
      <w:proofErr w:type="spellStart"/>
      <w:r w:rsidR="00D440B0">
        <w:rPr>
          <w:rFonts w:ascii="Times New Roman" w:hAnsi="Times New Roman" w:cs="Times New Roman"/>
        </w:rPr>
        <w:t>Mn</w:t>
      </w:r>
      <w:proofErr w:type="spellEnd"/>
      <w:r w:rsidR="00D440B0">
        <w:rPr>
          <w:rFonts w:ascii="Times New Roman" w:hAnsi="Times New Roman" w:cs="Times New Roman"/>
        </w:rPr>
        <w:t xml:space="preserve">, Cu, Zn, B, S, </w:t>
      </w:r>
      <w:proofErr w:type="spellStart"/>
      <w:r w:rsidR="00D440B0">
        <w:rPr>
          <w:rFonts w:ascii="Times New Roman" w:hAnsi="Times New Roman" w:cs="Times New Roman"/>
        </w:rPr>
        <w:t>Pb</w:t>
      </w:r>
      <w:proofErr w:type="spellEnd"/>
      <w:r w:rsidR="00D440B0">
        <w:rPr>
          <w:rFonts w:ascii="Times New Roman" w:hAnsi="Times New Roman" w:cs="Times New Roman"/>
        </w:rPr>
        <w:t xml:space="preserve">,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560E0B1E" w14:textId="73CD6E10" w:rsidR="0088391B" w:rsidRDefault="0088391B" w:rsidP="0059295B">
      <w:pPr>
        <w:spacing w:line="480" w:lineRule="auto"/>
        <w:rPr>
          <w:rFonts w:ascii="Times New Roman" w:hAnsi="Times New Roman" w:cs="Times New Roman"/>
        </w:rPr>
      </w:pPr>
      <w:r>
        <w:rPr>
          <w:rFonts w:ascii="Times New Roman" w:hAnsi="Times New Roman" w:cs="Times New Roman"/>
        </w:rPr>
        <w:t xml:space="preserve">To examine the effect of wind exposure on soil characteristics (total N, nutrients PC1, %OM, and soil moisture), we used separate mixed effect models with wind treatment as a fixed effect and block (willow patch) as a random effect. Since all soil characteristics were continuous responses, we specified Gaussian error distributions in our models and tested the significance of fixed effects using F-tests with </w:t>
      </w:r>
      <w:proofErr w:type="spellStart"/>
      <w:r>
        <w:rPr>
          <w:rFonts w:ascii="Times New Roman" w:hAnsi="Times New Roman" w:cs="Times New Roman"/>
        </w:rPr>
        <w:t>Kenward</w:t>
      </w:r>
      <w:proofErr w:type="spellEnd"/>
      <w:r>
        <w:rPr>
          <w:rFonts w:ascii="Times New Roman" w:hAnsi="Times New Roman" w:cs="Times New Roman"/>
        </w:rPr>
        <w:t>-Roger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45ABE557"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r w:rsidR="00E13205">
        <w:rPr>
          <w:rFonts w:ascii="Times New Roman" w:hAnsi="Times New Roman" w:cs="Times New Roman"/>
        </w:rPr>
        <w:t xml:space="preserve">Ultimately, we </w:t>
      </w:r>
      <w:r w:rsidR="00361641">
        <w:rPr>
          <w:rFonts w:ascii="Times New Roman" w:hAnsi="Times New Roman" w:cs="Times New Roman"/>
        </w:rPr>
        <w:t>wanted to examine</w:t>
      </w:r>
      <w:r w:rsidR="00E13205">
        <w:rPr>
          <w:rFonts w:ascii="Times New Roman" w:hAnsi="Times New Roman" w:cs="Times New Roman"/>
        </w:rPr>
        <w:t xml:space="preserve"> how willow phenotypes and soil properties mediated the direct and indirect effects of willow genotype and the environment on community responses. </w:t>
      </w:r>
      <w:r w:rsidR="00361641">
        <w:rPr>
          <w:rFonts w:ascii="Times New Roman" w:hAnsi="Times New Roman" w:cs="Times New Roman"/>
        </w:rPr>
        <w:t xml:space="preserve">To quantify these effects, we used piecewise structural equation models (SEMs cite </w:t>
      </w:r>
      <w:proofErr w:type="spellStart"/>
      <w:r w:rsidR="00361641">
        <w:rPr>
          <w:rFonts w:ascii="Times New Roman" w:hAnsi="Times New Roman" w:cs="Times New Roman"/>
        </w:rPr>
        <w:t>Lefcheck</w:t>
      </w:r>
      <w:proofErr w:type="spellEnd"/>
      <w:r w:rsidR="00361641">
        <w:rPr>
          <w:rFonts w:ascii="Times New Roman" w:hAnsi="Times New Roman" w:cs="Times New Roman"/>
        </w:rPr>
        <w:t xml:space="preserve"> MEE 2015). An advantage of piecewise SEMs is 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 xml:space="preserve">lies on multiple </w:t>
      </w:r>
      <w:proofErr w:type="gramStart"/>
      <w:r w:rsidR="00361641">
        <w:rPr>
          <w:rFonts w:ascii="Times New Roman" w:hAnsi="Times New Roman" w:cs="Times New Roman"/>
        </w:rPr>
        <w:t>regression</w:t>
      </w:r>
      <w:proofErr w:type="gramEnd"/>
      <w:r w:rsidR="00361641">
        <w:rPr>
          <w:rFonts w:ascii="Times New Roman" w:hAnsi="Times New Roman" w:cs="Times New Roman"/>
        </w:rPr>
        <w:t>, structural equation models</w:t>
      </w:r>
      <w:r w:rsidR="00E13205">
        <w:rPr>
          <w:rFonts w:ascii="Times New Roman" w:hAnsi="Times New Roman" w:cs="Times New Roman"/>
        </w:rPr>
        <w:t xml:space="preserve"> can give misleading results if there is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among predictor variables. To mitigate the effects of </w:t>
      </w:r>
      <w:proofErr w:type="spellStart"/>
      <w:r w:rsidR="00E13205">
        <w:rPr>
          <w:rFonts w:ascii="Times New Roman" w:hAnsi="Times New Roman" w:cs="Times New Roman"/>
        </w:rPr>
        <w:t>collinearity</w:t>
      </w:r>
      <w:proofErr w:type="spellEnd"/>
      <w:r w:rsidR="00E13205">
        <w:rPr>
          <w:rFonts w:ascii="Times New Roman" w:hAnsi="Times New Roman" w:cs="Times New Roman"/>
        </w:rPr>
        <w:t xml:space="preserve">,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proofErr w:type="gramStart"/>
      <w:r w:rsidR="005E212F">
        <w:rPr>
          <w:rFonts w:ascii="Times New Roman" w:hAnsi="Times New Roman" w:cs="Times New Roman"/>
        </w:rPr>
        <w:t>REGULARIZED …</w:t>
      </w:r>
      <w:r w:rsidR="005E212F">
        <w:rPr>
          <w:rFonts w:ascii="Times New Roman" w:hAnsi="Times New Roman" w:cs="Times New Roman"/>
          <w:i/>
        </w:rPr>
        <w:t xml:space="preserve"> </w:t>
      </w:r>
      <w:r w:rsidR="005E212F">
        <w:rPr>
          <w:rFonts w:ascii="Times New Roman" w:hAnsi="Times New Roman" w:cs="Times New Roman"/>
        </w:rPr>
        <w:t>,</w:t>
      </w:r>
      <w:proofErr w:type="gramEnd"/>
      <w:r w:rsidR="005E212F">
        <w:rPr>
          <w:rFonts w:ascii="Times New Roman" w:hAnsi="Times New Roman" w:cs="Times New Roman"/>
        </w:rPr>
        <w:t xml:space="preserve"> a technique that uses correlations among variables to impute missing values.</w:t>
      </w:r>
      <w:r w:rsidR="00E13205">
        <w:rPr>
          <w:rFonts w:ascii="Times New Roman" w:hAnsi="Times New Roman" w:cs="Times New Roman"/>
        </w:rPr>
        <w:t xml:space="preserve"> 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E13205">
        <w:rPr>
          <w:rFonts w:ascii="Times New Roman" w:hAnsi="Times New Roman" w:cs="Times New Roman"/>
        </w:rPr>
        <w:t xml:space="preserve"> (cite </w:t>
      </w:r>
      <w:proofErr w:type="gramStart"/>
      <w:r w:rsidR="00E13205">
        <w:rPr>
          <w:rFonts w:ascii="Times New Roman" w:hAnsi="Times New Roman" w:cs="Times New Roman"/>
        </w:rPr>
        <w:t>reference</w:t>
      </w:r>
      <w:r w:rsidR="00361641">
        <w:rPr>
          <w:rFonts w:ascii="Times New Roman" w:hAnsi="Times New Roman" w:cs="Times New Roman"/>
        </w:rPr>
        <w:t xml:space="preserve"> )</w:t>
      </w:r>
      <w:proofErr w:type="gramEnd"/>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05CB53CA" w14:textId="4E8DC080" w:rsidR="00326031" w:rsidRDefault="00361641" w:rsidP="0059295B">
      <w:pPr>
        <w:spacing w:line="480" w:lineRule="auto"/>
        <w:rPr>
          <w:ins w:id="13" w:author="Matthew Barbour" w:date="2016-04-24T10:43:00Z"/>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calculate standardized coefficients 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DD3131" w:rsidRPr="0045749F">
        <w:rPr>
          <w:rFonts w:ascii="Times New Roman" w:hAnsi="Times New Roman" w:cs="Times New Roman"/>
          <w:noProof/>
          <w:color w:val="000000"/>
        </w:rPr>
        <w:t xml:space="preserve"> (Nakagawa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we used a test of directed separation (</w:t>
      </w:r>
      <w:r w:rsidR="00AC24E1">
        <w:rPr>
          <w:rFonts w:ascii="Times New Roman" w:hAnsi="Times New Roman" w:cs="Times New Roman"/>
        </w:rPr>
        <w:t xml:space="preserve">cite </w:t>
      </w:r>
      <w:r w:rsidR="00E309DB" w:rsidRPr="00E309DB">
        <w:rPr>
          <w:rFonts w:ascii="Times New Roman" w:hAnsi="Times New Roman" w:cs="Times New Roman"/>
        </w:rPr>
        <w:t xml:space="preserve">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proofErr w:type="spellStart"/>
      <w:r w:rsidR="00E309DB" w:rsidRPr="00E309DB">
        <w:rPr>
          <w:rFonts w:ascii="Times New Roman" w:hAnsi="Times New Roman" w:cs="Times New Roman"/>
          <w:i/>
        </w:rPr>
        <w:t>i</w:t>
      </w:r>
      <w:r w:rsidR="00E309DB" w:rsidRPr="00E309DB">
        <w:rPr>
          <w:rFonts w:ascii="Times New Roman" w:hAnsi="Times New Roman" w:cs="Times New Roman"/>
        </w:rPr>
        <w:t>th</w:t>
      </w:r>
      <w:proofErr w:type="spellEnd"/>
      <w:r w:rsidR="00E309DB" w:rsidRPr="00E309DB">
        <w:rPr>
          <w:rFonts w:ascii="Times New Roman" w:hAnsi="Times New Roman" w:cs="Times New Roman"/>
        </w:rPr>
        <w:t xml:space="preserve">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C513AE4" w14:textId="77777777" w:rsidR="00BD4808" w:rsidRDefault="00BD4808" w:rsidP="0059295B">
      <w:pPr>
        <w:spacing w:line="480" w:lineRule="auto"/>
        <w:rPr>
          <w:ins w:id="14" w:author="Matthew Barbour" w:date="2016-04-24T10:43:00Z"/>
          <w:rFonts w:ascii="Times New Roman" w:hAnsi="Times New Roman" w:cs="Times New Roman"/>
        </w:rPr>
      </w:pPr>
    </w:p>
    <w:p w14:paraId="234D036A" w14:textId="09C51FF4" w:rsidR="00BD4808" w:rsidRDefault="00BD4808" w:rsidP="0059295B">
      <w:pPr>
        <w:spacing w:line="480" w:lineRule="auto"/>
        <w:rPr>
          <w:rFonts w:ascii="Times New Roman" w:hAnsi="Times New Roman" w:cs="Times New Roman"/>
        </w:rPr>
      </w:pPr>
      <w:ins w:id="15" w:author="Matthew Barbour" w:date="2016-04-24T10:43:00Z">
        <w:r>
          <w:rPr>
            <w:rFonts w:ascii="Times New Roman" w:hAnsi="Times New Roman" w:cs="Times New Roman"/>
          </w:rPr>
          <w:t xml:space="preserve">To examine the direct and indirect effects of willow genotype and the environment on community composition, </w:t>
        </w:r>
      </w:ins>
      <w:ins w:id="16" w:author="Matthew Barbour" w:date="2016-04-24T10:45:00Z">
        <w:r>
          <w:rPr>
            <w:rFonts w:ascii="Times New Roman" w:hAnsi="Times New Roman" w:cs="Times New Roman"/>
          </w:rPr>
          <w:t>we used PERMANOVA.</w:t>
        </w:r>
      </w:ins>
      <w:ins w:id="17" w:author="Matthew Barbour" w:date="2016-04-24T10:47:00Z">
        <w:r>
          <w:rPr>
            <w:rFonts w:ascii="Times New Roman" w:hAnsi="Times New Roman" w:cs="Times New Roman"/>
          </w:rPr>
          <w:t xml:space="preserve"> For the arthropod community in the wind experiment, we </w:t>
        </w:r>
      </w:ins>
    </w:p>
    <w:p w14:paraId="1A7672B4" w14:textId="77777777" w:rsidR="00701973" w:rsidRDefault="00701973" w:rsidP="00701973">
      <w:pPr>
        <w:spacing w:line="480" w:lineRule="auto"/>
        <w:rPr>
          <w:rFonts w:ascii="Times New Roman" w:hAnsi="Times New Roman" w:cs="Times New Roman"/>
        </w:rPr>
      </w:pPr>
    </w:p>
    <w:p w14:paraId="4D1B24F4" w14:textId="7E975BC2" w:rsidR="00701973" w:rsidRPr="0059295B" w:rsidRDefault="00701973" w:rsidP="00701973">
      <w:pPr>
        <w:spacing w:line="480" w:lineRule="auto"/>
        <w:rPr>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r w:rsidR="00B61401">
        <w:rPr>
          <w:rFonts w:ascii="Times New Roman" w:hAnsi="Times New Roman" w:cs="Times New Roman"/>
          <w:i/>
        </w:rPr>
        <w:t xml:space="preserve"> </w:t>
      </w:r>
      <w:r>
        <w:rPr>
          <w:rFonts w:ascii="Times New Roman" w:hAnsi="Times New Roman" w:cs="Times New Roman"/>
        </w:rPr>
        <w:t xml:space="preserve">All code and data to replicate these analyses has been deposited in </w:t>
      </w:r>
      <w:proofErr w:type="spellStart"/>
      <w:r>
        <w:rPr>
          <w:rFonts w:ascii="Times New Roman" w:hAnsi="Times New Roman" w:cs="Times New Roman"/>
        </w:rPr>
        <w:t>Zenodo</w:t>
      </w:r>
      <w:proofErr w:type="spellEnd"/>
      <w:r>
        <w:rPr>
          <w:rFonts w:ascii="Times New Roman" w:hAnsi="Times New Roman" w:cs="Times New Roman"/>
        </w:rPr>
        <w:t xml:space="preserve"> (DOI: ___).</w:t>
      </w:r>
    </w:p>
    <w:p w14:paraId="374AA6EB" w14:textId="77777777" w:rsidR="002C7607" w:rsidRDefault="002C7607" w:rsidP="0059295B">
      <w:pPr>
        <w:spacing w:line="480" w:lineRule="auto"/>
        <w:rPr>
          <w:rFonts w:ascii="Times New Roman" w:hAnsi="Times New Roman" w:cs="Times New Roman"/>
          <w:b/>
        </w:rPr>
      </w:pPr>
    </w:p>
    <w:p w14:paraId="3FADB368" w14:textId="77777777" w:rsidR="00F67D50" w:rsidRPr="00C64D69" w:rsidRDefault="00F67D50" w:rsidP="0059295B">
      <w:pPr>
        <w:spacing w:line="480" w:lineRule="auto"/>
        <w:rPr>
          <w:rFonts w:ascii="Times New Roman" w:hAnsi="Times New Roman" w:cs="Times New Roman"/>
          <w:b/>
        </w:rPr>
      </w:pPr>
      <w:r w:rsidRPr="00C64D69">
        <w:rPr>
          <w:rFonts w:ascii="Times New Roman" w:hAnsi="Times New Roman" w:cs="Times New Roman"/>
          <w:b/>
        </w:rPr>
        <w:t>Results</w:t>
      </w:r>
    </w:p>
    <w:p w14:paraId="0CA2AF7C" w14:textId="5832CEDC" w:rsidR="00764123" w:rsidRDefault="00764123" w:rsidP="0059295B">
      <w:pPr>
        <w:spacing w:line="480" w:lineRule="auto"/>
        <w:rPr>
          <w:rFonts w:ascii="Times New Roman" w:hAnsi="Times New Roman" w:cs="Times New Roman"/>
        </w:rPr>
      </w:pPr>
      <w:r>
        <w:rPr>
          <w:rFonts w:ascii="Times New Roman" w:hAnsi="Times New Roman" w:cs="Times New Roman"/>
          <w:i/>
        </w:rPr>
        <w:t>Community Responses</w:t>
      </w:r>
    </w:p>
    <w:p w14:paraId="788BD13C" w14:textId="62AAD3DA" w:rsidR="002F4C17" w:rsidRDefault="00843DC0" w:rsidP="002F4C17">
      <w:pPr>
        <w:spacing w:line="480" w:lineRule="auto"/>
        <w:rPr>
          <w:rFonts w:ascii="Times New Roman" w:hAnsi="Times New Roman" w:cs="Times New Roman"/>
        </w:rPr>
      </w:pPr>
      <w:r>
        <w:rPr>
          <w:rFonts w:ascii="Times New Roman" w:hAnsi="Times New Roman" w:cs="Times New Roman"/>
          <w:u w:val="single"/>
        </w:rPr>
        <w:t>Arthropod community</w:t>
      </w:r>
      <w:r w:rsidR="00764123">
        <w:rPr>
          <w:rFonts w:ascii="Times New Roman" w:hAnsi="Times New Roman" w:cs="Times New Roman"/>
        </w:rPr>
        <w:t xml:space="preserve"> –</w:t>
      </w:r>
      <w:r w:rsidR="009F54D6">
        <w:rPr>
          <w:rFonts w:ascii="Times New Roman" w:hAnsi="Times New Roman" w:cs="Times New Roman"/>
        </w:rPr>
        <w:t xml:space="preserve"> </w:t>
      </w:r>
      <w:r w:rsidR="00D338F9">
        <w:rPr>
          <w:rFonts w:ascii="Times New Roman" w:hAnsi="Times New Roman" w:cs="Times New Roman"/>
        </w:rPr>
        <w:t>In the ant-aphid experiment, w</w:t>
      </w:r>
      <w:r w:rsidR="009F54D6">
        <w:rPr>
          <w:rFonts w:ascii="Times New Roman" w:hAnsi="Times New Roman" w:cs="Times New Roman"/>
        </w:rPr>
        <w:t>e found that w</w:t>
      </w:r>
      <w:r w:rsidR="00230C56">
        <w:rPr>
          <w:rFonts w:ascii="Times New Roman" w:hAnsi="Times New Roman" w:cs="Times New Roman"/>
        </w:rPr>
        <w:t>illow</w:t>
      </w:r>
      <w:r w:rsidR="002F4C17">
        <w:rPr>
          <w:rFonts w:ascii="Times New Roman" w:hAnsi="Times New Roman" w:cs="Times New Roman"/>
        </w:rPr>
        <w:t xml:space="preserve"> genotype</w:t>
      </w:r>
      <w:r w:rsidR="009F54D6">
        <w:rPr>
          <w:rFonts w:ascii="Times New Roman" w:hAnsi="Times New Roman" w:cs="Times New Roman"/>
        </w:rPr>
        <w:t>, the biotic environment, and their interaction influenced</w:t>
      </w:r>
      <w:r w:rsidR="002F4C17">
        <w:rPr>
          <w:rFonts w:ascii="Times New Roman" w:hAnsi="Times New Roman" w:cs="Times New Roman"/>
        </w:rPr>
        <w:t xml:space="preserve"> arthropod community responses</w:t>
      </w:r>
      <w:r w:rsidR="00D338F9">
        <w:rPr>
          <w:rFonts w:ascii="Times New Roman" w:hAnsi="Times New Roman" w:cs="Times New Roman"/>
        </w:rPr>
        <w:t xml:space="preserve"> </w:t>
      </w:r>
      <w:r w:rsidR="009F54D6">
        <w:rPr>
          <w:rFonts w:ascii="Times New Roman" w:hAnsi="Times New Roman" w:cs="Times New Roman"/>
        </w:rPr>
        <w:t>(Table 1)</w:t>
      </w:r>
      <w:r w:rsidR="002F4C17">
        <w:rPr>
          <w:rFonts w:ascii="Times New Roman" w:hAnsi="Times New Roman" w:cs="Times New Roman"/>
        </w:rPr>
        <w:t>. We found that the richness and abundance of arthropods varied 2.6- and 4-fold, respectively, among the most disparate willow genotypes. The effect of willow genotype on arthropod richness appeared to be due to correlated responses in arthropod abundance, as willow genotype had no effect on</w:t>
      </w:r>
      <w:r w:rsidR="009E439A">
        <w:rPr>
          <w:rFonts w:ascii="Times New Roman" w:hAnsi="Times New Roman" w:cs="Times New Roman"/>
        </w:rPr>
        <w:t xml:space="preserve"> rarefied richness</w:t>
      </w:r>
      <w:r w:rsidR="002F4C17">
        <w:rPr>
          <w:rFonts w:ascii="Times New Roman" w:hAnsi="Times New Roman" w:cs="Times New Roman"/>
        </w:rPr>
        <w:t xml:space="preserve">. We </w:t>
      </w:r>
      <w:r w:rsidR="009F54D6">
        <w:rPr>
          <w:rFonts w:ascii="Times New Roman" w:hAnsi="Times New Roman" w:cs="Times New Roman"/>
        </w:rPr>
        <w:t>also</w:t>
      </w:r>
      <w:r w:rsidR="002F4C17">
        <w:rPr>
          <w:rFonts w:ascii="Times New Roman" w:hAnsi="Times New Roman" w:cs="Times New Roman"/>
        </w:rPr>
        <w:t xml:space="preserve"> detect</w:t>
      </w:r>
      <w:r w:rsidR="009F54D6">
        <w:rPr>
          <w:rFonts w:ascii="Times New Roman" w:hAnsi="Times New Roman" w:cs="Times New Roman"/>
        </w:rPr>
        <w:t>ed</w:t>
      </w:r>
      <w:r w:rsidR="002F4C17">
        <w:rPr>
          <w:rFonts w:ascii="Times New Roman" w:hAnsi="Times New Roman" w:cs="Times New Roman"/>
        </w:rPr>
        <w:t xml:space="preserve"> a significant </w:t>
      </w:r>
      <w:proofErr w:type="spellStart"/>
      <w:r w:rsidR="002F4C17" w:rsidRPr="00916A2B">
        <w:rPr>
          <w:rFonts w:ascii="Times New Roman" w:hAnsi="Times New Roman" w:cs="Times New Roman"/>
        </w:rPr>
        <w:t>E</w:t>
      </w:r>
      <w:r w:rsidR="002F4C17" w:rsidRPr="00916A2B">
        <w:rPr>
          <w:rFonts w:ascii="Times New Roman" w:hAnsi="Times New Roman" w:cs="Times New Roman"/>
          <w:vertAlign w:val="subscript"/>
        </w:rPr>
        <w:t>aphid</w:t>
      </w:r>
      <w:proofErr w:type="spellEnd"/>
      <m:oMath>
        <m:r>
          <w:rPr>
            <w:rFonts w:ascii="Cambria Math" w:hAnsi="Cambria Math" w:cs="Times New Roman"/>
          </w:rPr>
          <m:t>×</m:t>
        </m:r>
      </m:oMath>
      <w:r w:rsidR="002F4C17" w:rsidRPr="00916A2B">
        <w:rPr>
          <w:rFonts w:ascii="Times New Roman" w:hAnsi="Times New Roman" w:cs="Times New Roman"/>
        </w:rPr>
        <w:t>E</w:t>
      </w:r>
      <w:r w:rsidR="002F4C17" w:rsidRPr="00916A2B">
        <w:rPr>
          <w:rFonts w:ascii="Times New Roman" w:hAnsi="Times New Roman" w:cs="Times New Roman"/>
          <w:vertAlign w:val="subscript"/>
        </w:rPr>
        <w:t>ant</w:t>
      </w:r>
      <w:r w:rsidR="002F4C17">
        <w:rPr>
          <w:rFonts w:ascii="Times New Roman" w:hAnsi="Times New Roman" w:cs="Times New Roman"/>
        </w:rPr>
        <w:t xml:space="preserve"> effect on arthropod abundance (Table 2). Arthropods were 1.8-fold more abundant on aphid-treated willows at 12 m vs. 2 m from ant mounds</w:t>
      </w:r>
      <w:r w:rsidR="009F54D6">
        <w:rPr>
          <w:rFonts w:ascii="Times New Roman" w:hAnsi="Times New Roman" w:cs="Times New Roman"/>
        </w:rPr>
        <w:t>.</w:t>
      </w:r>
      <w:r w:rsidR="009F54D6" w:rsidDel="009F54D6">
        <w:rPr>
          <w:rFonts w:ascii="Times New Roman" w:hAnsi="Times New Roman" w:cs="Times New Roman"/>
        </w:rPr>
        <w:t xml:space="preserve"> </w:t>
      </w:r>
      <w:r w:rsidR="002F4C17">
        <w:rPr>
          <w:rFonts w:ascii="Times New Roman" w:hAnsi="Times New Roman" w:cs="Times New Roman"/>
        </w:rPr>
        <w:t xml:space="preserve">In contrast to the independent effects of willow genotype and biotic factors on aggregate community responses, we </w:t>
      </w:r>
      <w:r w:rsidR="009F54D6">
        <w:rPr>
          <w:rFonts w:ascii="Times New Roman" w:hAnsi="Times New Roman" w:cs="Times New Roman"/>
        </w:rPr>
        <w:t>detected</w:t>
      </w:r>
      <w:r w:rsidR="002F4C17">
        <w:rPr>
          <w:rFonts w:ascii="Times New Roman" w:hAnsi="Times New Roman" w:cs="Times New Roman"/>
        </w:rPr>
        <w:t xml:space="preserve"> a significant willow </w:t>
      </w:r>
      <w:r w:rsidR="002F4C17" w:rsidRPr="0072272B">
        <w:rPr>
          <w:rFonts w:ascii="Times New Roman" w:hAnsi="Times New Roman" w:cs="Times New Roman"/>
        </w:rPr>
        <w:t>G</w:t>
      </w:r>
      <m:oMath>
        <m:r>
          <w:rPr>
            <w:rFonts w:ascii="Cambria Math" w:hAnsi="Cambria Math" w:cs="Times New Roman"/>
          </w:rPr>
          <m:t>×</m:t>
        </m:r>
      </m:oMath>
      <w:r w:rsidR="002F4C17" w:rsidRPr="0072272B">
        <w:rPr>
          <w:rFonts w:ascii="Times New Roman" w:hAnsi="Times New Roman" w:cs="Times New Roman"/>
        </w:rPr>
        <w:t>E</w:t>
      </w:r>
      <w:r w:rsidR="002F4C17" w:rsidRPr="0072272B">
        <w:rPr>
          <w:rFonts w:ascii="Times New Roman" w:hAnsi="Times New Roman" w:cs="Times New Roman"/>
          <w:vertAlign w:val="subscript"/>
        </w:rPr>
        <w:t>aphid</w:t>
      </w:r>
      <w:r w:rsidR="002F4C17">
        <w:rPr>
          <w:rFonts w:ascii="Times New Roman" w:hAnsi="Times New Roman" w:cs="Times New Roman"/>
        </w:rPr>
        <w:t xml:space="preserve"> effect on arthropod community composition</w:t>
      </w:r>
      <w:r w:rsidR="0015581F">
        <w:rPr>
          <w:rFonts w:ascii="Times New Roman" w:hAnsi="Times New Roman" w:cs="Times New Roman"/>
        </w:rPr>
        <w:t xml:space="preserve"> (Table 1, Fig. 1E)</w:t>
      </w:r>
      <w:r w:rsidR="002F4C17">
        <w:rPr>
          <w:rFonts w:ascii="Times New Roman" w:hAnsi="Times New Roman" w:cs="Times New Roman"/>
        </w:rPr>
        <w:t xml:space="preserve">. This </w:t>
      </w:r>
      <w:r w:rsidR="002F4C17" w:rsidRPr="0072272B">
        <w:rPr>
          <w:rFonts w:ascii="Times New Roman" w:hAnsi="Times New Roman" w:cs="Times New Roman"/>
        </w:rPr>
        <w:t>G</w:t>
      </w:r>
      <m:oMath>
        <m:r>
          <w:rPr>
            <w:rFonts w:ascii="Cambria Math" w:hAnsi="Cambria Math" w:cs="Times New Roman"/>
          </w:rPr>
          <m:t>×</m:t>
        </m:r>
      </m:oMath>
      <w:r w:rsidR="002F4C17" w:rsidRPr="0072272B">
        <w:rPr>
          <w:rFonts w:ascii="Times New Roman" w:hAnsi="Times New Roman" w:cs="Times New Roman"/>
        </w:rPr>
        <w:t>E</w:t>
      </w:r>
      <w:r w:rsidR="002F4C17" w:rsidRPr="0072272B">
        <w:rPr>
          <w:rFonts w:ascii="Times New Roman" w:hAnsi="Times New Roman" w:cs="Times New Roman"/>
          <w:vertAlign w:val="subscript"/>
        </w:rPr>
        <w:t>aphid</w:t>
      </w:r>
      <w:r w:rsidR="002F4C17">
        <w:rPr>
          <w:rFonts w:ascii="Times New Roman" w:hAnsi="Times New Roman" w:cs="Times New Roman"/>
        </w:rPr>
        <w:t xml:space="preserve"> effect </w:t>
      </w:r>
      <w:r w:rsidR="009E439A">
        <w:rPr>
          <w:rFonts w:ascii="Times New Roman" w:hAnsi="Times New Roman" w:cs="Times New Roman"/>
        </w:rPr>
        <w:t xml:space="preserve">was primarily due to </w:t>
      </w:r>
      <w:r w:rsidR="002F4C17">
        <w:rPr>
          <w:rFonts w:ascii="Times New Roman" w:hAnsi="Times New Roman" w:cs="Times New Roman"/>
        </w:rPr>
        <w:t>non-</w:t>
      </w:r>
      <w:r w:rsidR="002F4C17" w:rsidRPr="00A66147">
        <w:rPr>
          <w:rFonts w:ascii="Times New Roman" w:hAnsi="Times New Roman" w:cs="Times New Roman"/>
          <w:i/>
        </w:rPr>
        <w:t xml:space="preserve">A. </w:t>
      </w:r>
      <w:proofErr w:type="spellStart"/>
      <w:proofErr w:type="gramStart"/>
      <w:r w:rsidR="002F4C17" w:rsidRPr="00A66147">
        <w:rPr>
          <w:rFonts w:ascii="Times New Roman" w:hAnsi="Times New Roman" w:cs="Times New Roman"/>
          <w:i/>
        </w:rPr>
        <w:t>farinosa</w:t>
      </w:r>
      <w:proofErr w:type="spellEnd"/>
      <w:proofErr w:type="gramEnd"/>
      <w:r w:rsidR="002F4C17">
        <w:rPr>
          <w:rFonts w:ascii="Times New Roman" w:hAnsi="Times New Roman" w:cs="Times New Roman"/>
        </w:rPr>
        <w:t xml:space="preserve"> aphids</w:t>
      </w:r>
      <w:r w:rsidR="00D338F9">
        <w:rPr>
          <w:rFonts w:ascii="Times New Roman" w:hAnsi="Times New Roman" w:cs="Times New Roman"/>
        </w:rPr>
        <w:t xml:space="preserve"> that varied from being positively to negatively affected by the aphid treatment, depending on willow genotype </w:t>
      </w:r>
      <w:r w:rsidR="002F4C17">
        <w:rPr>
          <w:rFonts w:ascii="Times New Roman" w:hAnsi="Times New Roman" w:cs="Times New Roman"/>
        </w:rPr>
        <w:t>(</w:t>
      </w:r>
      <w:r w:rsidR="006E61E2">
        <w:rPr>
          <w:rFonts w:ascii="Times New Roman" w:hAnsi="Times New Roman" w:cs="Times New Roman"/>
        </w:rPr>
        <w:t>Fig. S1</w:t>
      </w:r>
      <w:r w:rsidR="002F4C17">
        <w:rPr>
          <w:rFonts w:ascii="Times New Roman" w:hAnsi="Times New Roman" w:cs="Times New Roman"/>
        </w:rPr>
        <w:t>).</w:t>
      </w:r>
      <w:r w:rsidR="00230C56">
        <w:rPr>
          <w:rFonts w:ascii="Times New Roman" w:hAnsi="Times New Roman" w:cs="Times New Roman"/>
        </w:rPr>
        <w:t xml:space="preserve"> </w:t>
      </w:r>
    </w:p>
    <w:p w14:paraId="3A3360C2" w14:textId="77777777" w:rsidR="002F4C17" w:rsidRDefault="002F4C17" w:rsidP="002F4C17">
      <w:pPr>
        <w:spacing w:line="480" w:lineRule="auto"/>
        <w:rPr>
          <w:rFonts w:ascii="Times New Roman" w:hAnsi="Times New Roman" w:cs="Times New Roman"/>
        </w:rPr>
      </w:pPr>
    </w:p>
    <w:p w14:paraId="4A765626" w14:textId="61CD4AAD" w:rsidR="002F4C17" w:rsidRDefault="00D338F9" w:rsidP="002F4C17">
      <w:pPr>
        <w:spacing w:line="480" w:lineRule="auto"/>
        <w:rPr>
          <w:rFonts w:ascii="Times New Roman" w:hAnsi="Times New Roman" w:cs="Times New Roman"/>
        </w:rPr>
      </w:pPr>
      <w:r>
        <w:rPr>
          <w:rFonts w:ascii="Times New Roman" w:hAnsi="Times New Roman" w:cs="Times New Roman"/>
        </w:rPr>
        <w:t>In the wind experiment, we found that w</w:t>
      </w:r>
      <w:r w:rsidR="00E83D4E">
        <w:rPr>
          <w:rFonts w:ascii="Times New Roman" w:hAnsi="Times New Roman" w:cs="Times New Roman"/>
        </w:rPr>
        <w:t>ind exposure and willow genotype</w:t>
      </w:r>
      <w:r w:rsidR="002F4C17">
        <w:rPr>
          <w:rFonts w:ascii="Times New Roman" w:hAnsi="Times New Roman" w:cs="Times New Roman"/>
        </w:rPr>
        <w:t xml:space="preserve"> had strong,</w:t>
      </w:r>
      <w:r w:rsidR="00E83D4E">
        <w:rPr>
          <w:rFonts w:ascii="Times New Roman" w:hAnsi="Times New Roman" w:cs="Times New Roman"/>
        </w:rPr>
        <w:t xml:space="preserve"> but</w:t>
      </w:r>
      <w:r w:rsidR="002F4C17">
        <w:rPr>
          <w:rFonts w:ascii="Times New Roman" w:hAnsi="Times New Roman" w:cs="Times New Roman"/>
        </w:rPr>
        <w:t xml:space="preserve"> independent effects on the arthropod community (Table 1). </w:t>
      </w:r>
      <w:r>
        <w:rPr>
          <w:rFonts w:ascii="Times New Roman" w:hAnsi="Times New Roman" w:cs="Times New Roman"/>
        </w:rPr>
        <w:t>In particular, w</w:t>
      </w:r>
      <w:r w:rsidR="002F4C17">
        <w:rPr>
          <w:rFonts w:ascii="Times New Roman" w:hAnsi="Times New Roman" w:cs="Times New Roman"/>
        </w:rPr>
        <w:t>illows growing in wind-exposed plots hosted 51% fewer species, 47% fewer individuals,</w:t>
      </w:r>
      <w:r w:rsidR="00BD4808">
        <w:rPr>
          <w:rFonts w:ascii="Times New Roman" w:hAnsi="Times New Roman" w:cs="Times New Roman"/>
        </w:rPr>
        <w:t xml:space="preserve"> and</w:t>
      </w:r>
      <w:r w:rsidR="002F4C17">
        <w:rPr>
          <w:rFonts w:ascii="Times New Roman" w:hAnsi="Times New Roman" w:cs="Times New Roman"/>
        </w:rPr>
        <w:t xml:space="preserve"> 60% fewer rarefied species compared to unexposed willows. In spite of the effects of wind exposure, willow genotype had a strong effect on both the richness (3.1-fold differences) and abundance (4.7-fold differences) of arthropods, but only a marginal effect on </w:t>
      </w:r>
      <w:r w:rsidR="00BD4808">
        <w:rPr>
          <w:rFonts w:ascii="Times New Roman" w:hAnsi="Times New Roman" w:cs="Times New Roman"/>
        </w:rPr>
        <w:t>rarefied richness</w:t>
      </w:r>
      <w:r w:rsidR="002F4C17">
        <w:rPr>
          <w:rFonts w:ascii="Times New Roman" w:hAnsi="Times New Roman" w:cs="Times New Roman"/>
        </w:rPr>
        <w:t xml:space="preserve">. </w:t>
      </w:r>
      <w:r w:rsidR="00E83D4E">
        <w:rPr>
          <w:rFonts w:ascii="Times New Roman" w:hAnsi="Times New Roman" w:cs="Times New Roman"/>
        </w:rPr>
        <w:t>Arthropod communities on willows had both more species and more individuals in the second year of the experiment compared to the first (Table 1); however, this effect could simply be an artifact of us conducting more arthropod surveys for the wind experiment in 2013 vs. 2012.</w:t>
      </w:r>
      <w:r w:rsidR="00843DC0">
        <w:rPr>
          <w:rFonts w:ascii="Times New Roman" w:hAnsi="Times New Roman" w:cs="Times New Roman"/>
        </w:rPr>
        <w:t xml:space="preserve"> </w:t>
      </w:r>
      <w:r>
        <w:rPr>
          <w:rFonts w:ascii="Times New Roman" w:hAnsi="Times New Roman" w:cs="Times New Roman"/>
        </w:rPr>
        <w:t>In terms of community composition, w</w:t>
      </w:r>
      <w:r w:rsidR="002F4C17">
        <w:rPr>
          <w:rFonts w:ascii="Times New Roman" w:hAnsi="Times New Roman" w:cs="Times New Roman"/>
        </w:rPr>
        <w:t>e observed strong effects of wind exposure by the end of experiment (Table 1</w:t>
      </w:r>
      <w:r w:rsidR="006E61E2">
        <w:rPr>
          <w:rFonts w:ascii="Times New Roman" w:hAnsi="Times New Roman" w:cs="Times New Roman"/>
        </w:rPr>
        <w:t>, Fig. 1F</w:t>
      </w:r>
      <w:r w:rsidR="002F4C17">
        <w:rPr>
          <w:rFonts w:ascii="Times New Roman" w:hAnsi="Times New Roman" w:cs="Times New Roman"/>
        </w:rPr>
        <w:t>). These compositional differences were due to several key arthropod taxa (gall midges, leaf-mining moths, and spiders) being less abundant on wind-exposed willows, whereas leaf-</w:t>
      </w:r>
      <w:proofErr w:type="spellStart"/>
      <w:r w:rsidR="002F4C17">
        <w:rPr>
          <w:rFonts w:ascii="Times New Roman" w:hAnsi="Times New Roman" w:cs="Times New Roman"/>
        </w:rPr>
        <w:t>tiering</w:t>
      </w:r>
      <w:proofErr w:type="spellEnd"/>
      <w:r w:rsidR="002F4C17">
        <w:rPr>
          <w:rFonts w:ascii="Times New Roman" w:hAnsi="Times New Roman" w:cs="Times New Roman"/>
        </w:rPr>
        <w:t xml:space="preserve"> moths </w:t>
      </w:r>
      <w:r w:rsidR="006E61E2">
        <w:rPr>
          <w:rFonts w:ascii="Times New Roman" w:hAnsi="Times New Roman" w:cs="Times New Roman"/>
        </w:rPr>
        <w:t>were</w:t>
      </w:r>
      <w:r w:rsidR="002F4C17">
        <w:rPr>
          <w:rFonts w:ascii="Times New Roman" w:hAnsi="Times New Roman" w:cs="Times New Roman"/>
        </w:rPr>
        <w:t xml:space="preserve"> insensitive to wind exposure (</w:t>
      </w:r>
      <w:r w:rsidR="006E61E2">
        <w:rPr>
          <w:rFonts w:ascii="Times New Roman" w:hAnsi="Times New Roman" w:cs="Times New Roman"/>
        </w:rPr>
        <w:t xml:space="preserve">and therefore relatively more abundant; Table S1, </w:t>
      </w:r>
      <w:r w:rsidR="002F4C17">
        <w:rPr>
          <w:rFonts w:ascii="Times New Roman" w:hAnsi="Times New Roman" w:cs="Times New Roman"/>
        </w:rPr>
        <w:t xml:space="preserve">Fig. </w:t>
      </w:r>
      <w:r w:rsidR="006E61E2">
        <w:rPr>
          <w:rFonts w:ascii="Times New Roman" w:hAnsi="Times New Roman" w:cs="Times New Roman"/>
        </w:rPr>
        <w:t>S2</w:t>
      </w:r>
      <w:r w:rsidR="002F4C17">
        <w:rPr>
          <w:rFonts w:ascii="Times New Roman" w:hAnsi="Times New Roman" w:cs="Times New Roman"/>
        </w:rPr>
        <w:t xml:space="preserve">). </w:t>
      </w:r>
      <w:r w:rsidR="006E61E2">
        <w:rPr>
          <w:rFonts w:ascii="Times New Roman" w:hAnsi="Times New Roman" w:cs="Times New Roman"/>
        </w:rPr>
        <w:t>A</w:t>
      </w:r>
      <w:r w:rsidR="002F4C17">
        <w:rPr>
          <w:rFonts w:ascii="Times New Roman" w:hAnsi="Times New Roman" w:cs="Times New Roman"/>
        </w:rPr>
        <w:t>lthough several arthropod taxa varied in abundance among willow genotypes (</w:t>
      </w:r>
      <w:r w:rsidR="006E61E2">
        <w:rPr>
          <w:rFonts w:ascii="Times New Roman" w:hAnsi="Times New Roman" w:cs="Times New Roman"/>
        </w:rPr>
        <w:t>Table S2, Fig. S2), we did not detect an effect of genotype on community composition in either year of the experiment (Table 1).</w:t>
      </w:r>
    </w:p>
    <w:p w14:paraId="38D3BBDC" w14:textId="77777777" w:rsidR="002F4C17" w:rsidRPr="00A27FAA" w:rsidRDefault="002F4C17" w:rsidP="002F4C17">
      <w:pPr>
        <w:spacing w:line="480" w:lineRule="auto"/>
        <w:rPr>
          <w:rFonts w:ascii="Times New Roman" w:hAnsi="Times New Roman" w:cs="Times New Roman"/>
        </w:rPr>
      </w:pPr>
    </w:p>
    <w:p w14:paraId="2DDAB3E0" w14:textId="220F2ABA" w:rsidR="002F4C17" w:rsidRPr="00962EC8" w:rsidRDefault="00843DC0" w:rsidP="002F4C17">
      <w:pPr>
        <w:spacing w:line="480" w:lineRule="auto"/>
        <w:rPr>
          <w:rFonts w:ascii="Times New Roman" w:hAnsi="Times New Roman" w:cs="Times New Roman"/>
        </w:rPr>
      </w:pPr>
      <w:proofErr w:type="spellStart"/>
      <w:r>
        <w:rPr>
          <w:rFonts w:ascii="Times New Roman" w:hAnsi="Times New Roman" w:cs="Times New Roman"/>
          <w:u w:val="single"/>
        </w:rPr>
        <w:t>Mycorrhizal</w:t>
      </w:r>
      <w:proofErr w:type="spellEnd"/>
      <w:r>
        <w:rPr>
          <w:rFonts w:ascii="Times New Roman" w:hAnsi="Times New Roman" w:cs="Times New Roman"/>
          <w:u w:val="single"/>
        </w:rPr>
        <w:t xml:space="preserve"> and B</w:t>
      </w:r>
      <w:r w:rsidRPr="001A539D">
        <w:rPr>
          <w:rFonts w:ascii="Times New Roman" w:hAnsi="Times New Roman" w:cs="Times New Roman"/>
          <w:u w:val="single"/>
        </w:rPr>
        <w:t>acteria</w:t>
      </w:r>
      <w:r>
        <w:rPr>
          <w:rFonts w:ascii="Times New Roman" w:hAnsi="Times New Roman" w:cs="Times New Roman"/>
          <w:u w:val="single"/>
        </w:rPr>
        <w:t>l</w:t>
      </w:r>
      <w:r w:rsidRPr="00AE06D5">
        <w:rPr>
          <w:rFonts w:ascii="Times New Roman" w:hAnsi="Times New Roman" w:cs="Times New Roman"/>
          <w:u w:val="single"/>
        </w:rPr>
        <w:t xml:space="preserve"> communities</w:t>
      </w:r>
      <w:r>
        <w:rPr>
          <w:rFonts w:ascii="Times New Roman" w:hAnsi="Times New Roman" w:cs="Times New Roman"/>
        </w:rPr>
        <w:t xml:space="preserve"> – </w:t>
      </w:r>
      <w:r w:rsidR="006E61E2">
        <w:rPr>
          <w:rFonts w:ascii="Times New Roman" w:hAnsi="Times New Roman" w:cs="Times New Roman"/>
        </w:rPr>
        <w:t xml:space="preserve">Root-associated </w:t>
      </w:r>
      <w:proofErr w:type="spellStart"/>
      <w:r w:rsidR="006E61E2">
        <w:rPr>
          <w:rFonts w:ascii="Times New Roman" w:hAnsi="Times New Roman" w:cs="Times New Roman"/>
        </w:rPr>
        <w:t>mycorrhizal</w:t>
      </w:r>
      <w:proofErr w:type="spellEnd"/>
      <w:r w:rsidR="006E61E2">
        <w:rPr>
          <w:rFonts w:ascii="Times New Roman" w:hAnsi="Times New Roman" w:cs="Times New Roman"/>
        </w:rPr>
        <w:t xml:space="preserve"> and microbial communities </w:t>
      </w:r>
      <w:r w:rsidR="0015581F">
        <w:rPr>
          <w:rFonts w:ascii="Times New Roman" w:hAnsi="Times New Roman" w:cs="Times New Roman"/>
        </w:rPr>
        <w:t>responded differently to willow genotype and wind exposure compared to foliar arthropods. For example</w:t>
      </w:r>
      <w:r w:rsidR="002F4C17">
        <w:rPr>
          <w:rFonts w:ascii="Times New Roman" w:hAnsi="Times New Roman" w:cs="Times New Roman"/>
        </w:rPr>
        <w:t>, neither wind exposure nor willow genotype influence</w:t>
      </w:r>
      <w:r w:rsidR="0015581F">
        <w:rPr>
          <w:rFonts w:ascii="Times New Roman" w:hAnsi="Times New Roman" w:cs="Times New Roman"/>
        </w:rPr>
        <w:t>d</w:t>
      </w:r>
      <w:r w:rsidR="002F4C17">
        <w:rPr>
          <w:rFonts w:ascii="Times New Roman" w:hAnsi="Times New Roman" w:cs="Times New Roman"/>
        </w:rPr>
        <w:t xml:space="preserve"> the richness, abundance, or </w:t>
      </w:r>
      <w:r w:rsidR="00BD4808">
        <w:rPr>
          <w:rFonts w:ascii="Times New Roman" w:hAnsi="Times New Roman" w:cs="Times New Roman"/>
        </w:rPr>
        <w:t>rarefied richness</w:t>
      </w:r>
      <w:r w:rsidR="002F4C17">
        <w:rPr>
          <w:rFonts w:ascii="Times New Roman" w:hAnsi="Times New Roman" w:cs="Times New Roman"/>
        </w:rPr>
        <w:t xml:space="preserve"> of the </w:t>
      </w:r>
      <w:proofErr w:type="spellStart"/>
      <w:r w:rsidR="0015581F">
        <w:rPr>
          <w:rFonts w:ascii="Times New Roman" w:hAnsi="Times New Roman" w:cs="Times New Roman"/>
        </w:rPr>
        <w:t>mycorrhiza</w:t>
      </w:r>
      <w:proofErr w:type="spellEnd"/>
      <w:r w:rsidR="002F4C17">
        <w:rPr>
          <w:rFonts w:ascii="Times New Roman" w:hAnsi="Times New Roman" w:cs="Times New Roman"/>
        </w:rPr>
        <w:t xml:space="preserve"> (Table 1,</w:t>
      </w:r>
      <w:r w:rsidR="0015581F">
        <w:rPr>
          <w:rFonts w:ascii="Times New Roman" w:hAnsi="Times New Roman" w:cs="Times New Roman"/>
        </w:rPr>
        <w:t xml:space="preserve"> Fig. 1C</w:t>
      </w:r>
      <w:r w:rsidR="002F4C17">
        <w:rPr>
          <w:rFonts w:ascii="Times New Roman" w:hAnsi="Times New Roman" w:cs="Times New Roman"/>
        </w:rPr>
        <w:t xml:space="preserve">). However, willow genotype </w:t>
      </w:r>
      <w:r w:rsidR="0015581F">
        <w:rPr>
          <w:rFonts w:ascii="Times New Roman" w:hAnsi="Times New Roman" w:cs="Times New Roman"/>
        </w:rPr>
        <w:t>explained 7% of the variation in</w:t>
      </w:r>
      <w:r w:rsidR="002F4C17">
        <w:rPr>
          <w:rFonts w:ascii="Times New Roman" w:hAnsi="Times New Roman" w:cs="Times New Roman"/>
        </w:rPr>
        <w:t xml:space="preserve"> the composition of the </w:t>
      </w:r>
      <w:proofErr w:type="spellStart"/>
      <w:r w:rsidR="002F4C17">
        <w:rPr>
          <w:rFonts w:ascii="Times New Roman" w:hAnsi="Times New Roman" w:cs="Times New Roman"/>
        </w:rPr>
        <w:t>mycorrhizal</w:t>
      </w:r>
      <w:proofErr w:type="spellEnd"/>
      <w:r w:rsidR="002F4C17">
        <w:rPr>
          <w:rFonts w:ascii="Times New Roman" w:hAnsi="Times New Roman" w:cs="Times New Roman"/>
        </w:rPr>
        <w:t xml:space="preserve"> community (</w:t>
      </w:r>
      <w:r w:rsidR="0015581F">
        <w:rPr>
          <w:rFonts w:ascii="Times New Roman" w:hAnsi="Times New Roman" w:cs="Times New Roman"/>
        </w:rPr>
        <w:t>Fig. 1G</w:t>
      </w:r>
      <w:r w:rsidR="002F4C17">
        <w:rPr>
          <w:rFonts w:ascii="Times New Roman" w:hAnsi="Times New Roman" w:cs="Times New Roman"/>
        </w:rPr>
        <w:t>), whereas wind-exposure had no detectable effect</w:t>
      </w:r>
      <w:r w:rsidR="0015581F">
        <w:rPr>
          <w:rFonts w:ascii="Times New Roman" w:hAnsi="Times New Roman" w:cs="Times New Roman"/>
        </w:rPr>
        <w:t xml:space="preserve"> (Table 1)</w:t>
      </w:r>
      <w:r w:rsidR="002F4C17">
        <w:rPr>
          <w:rFonts w:ascii="Times New Roman" w:hAnsi="Times New Roman" w:cs="Times New Roman"/>
        </w:rPr>
        <w:t xml:space="preserve">. In contrast to the </w:t>
      </w:r>
      <w:proofErr w:type="spellStart"/>
      <w:r w:rsidR="002F4C17">
        <w:rPr>
          <w:rFonts w:ascii="Times New Roman" w:hAnsi="Times New Roman" w:cs="Times New Roman"/>
        </w:rPr>
        <w:t>myc</w:t>
      </w:r>
      <w:r w:rsidR="0015581F">
        <w:rPr>
          <w:rFonts w:ascii="Times New Roman" w:hAnsi="Times New Roman" w:cs="Times New Roman"/>
        </w:rPr>
        <w:t>orrhizal</w:t>
      </w:r>
      <w:proofErr w:type="spellEnd"/>
      <w:r w:rsidR="0015581F">
        <w:rPr>
          <w:rFonts w:ascii="Times New Roman" w:hAnsi="Times New Roman" w:cs="Times New Roman"/>
        </w:rPr>
        <w:t xml:space="preserve"> community, </w:t>
      </w:r>
      <w:r w:rsidR="002F4C17">
        <w:rPr>
          <w:rFonts w:ascii="Times New Roman" w:hAnsi="Times New Roman" w:cs="Times New Roman"/>
        </w:rPr>
        <w:t xml:space="preserve">wind exposure </w:t>
      </w:r>
      <w:r w:rsidR="0015581F">
        <w:rPr>
          <w:rFonts w:ascii="Times New Roman" w:hAnsi="Times New Roman" w:cs="Times New Roman"/>
        </w:rPr>
        <w:t xml:space="preserve">appeared to influence </w:t>
      </w:r>
      <w:r w:rsidR="002F4C17">
        <w:rPr>
          <w:rFonts w:ascii="Times New Roman" w:hAnsi="Times New Roman" w:cs="Times New Roman"/>
        </w:rPr>
        <w:t xml:space="preserve">multiple indices of the bacteria community, </w:t>
      </w:r>
      <w:r w:rsidR="00D338F9">
        <w:rPr>
          <w:rFonts w:ascii="Times New Roman" w:hAnsi="Times New Roman" w:cs="Times New Roman"/>
        </w:rPr>
        <w:t xml:space="preserve">but in the opposite direction of the aboveground arthropods </w:t>
      </w:r>
      <w:r w:rsidR="002F4C17">
        <w:rPr>
          <w:rFonts w:ascii="Times New Roman" w:hAnsi="Times New Roman" w:cs="Times New Roman"/>
        </w:rPr>
        <w:t>(Table 1). For example, the roots of wind-exposed plants tended to host more bacteria OTUs (10% increase) than unexposed plants</w:t>
      </w:r>
      <w:r w:rsidR="0015581F">
        <w:rPr>
          <w:rFonts w:ascii="Times New Roman" w:hAnsi="Times New Roman" w:cs="Times New Roman"/>
        </w:rPr>
        <w:t xml:space="preserve"> (Fig. 1D)</w:t>
      </w:r>
      <w:r w:rsidR="002F4C17">
        <w:rPr>
          <w:rFonts w:ascii="Times New Roman" w:hAnsi="Times New Roman" w:cs="Times New Roman"/>
        </w:rPr>
        <w:t xml:space="preserve">. Wind-exposed plants also had </w:t>
      </w:r>
      <w:r w:rsidR="0015581F">
        <w:rPr>
          <w:rFonts w:ascii="Times New Roman" w:hAnsi="Times New Roman" w:cs="Times New Roman"/>
        </w:rPr>
        <w:t>higher rarefied richness of bacteria OTUs (Table 1)</w:t>
      </w:r>
      <w:r w:rsidR="002F4C17">
        <w:rPr>
          <w:rFonts w:ascii="Times New Roman" w:hAnsi="Times New Roman" w:cs="Times New Roman"/>
        </w:rPr>
        <w:t>, but the effect size was very small (wind-exposed PIE = 0.9993, u</w:t>
      </w:r>
      <w:r w:rsidR="0015581F">
        <w:rPr>
          <w:rFonts w:ascii="Times New Roman" w:hAnsi="Times New Roman" w:cs="Times New Roman"/>
        </w:rPr>
        <w:t>nexposed PIE = 0.9992)</w:t>
      </w:r>
      <w:r w:rsidR="002F4C17">
        <w:rPr>
          <w:rFonts w:ascii="Times New Roman" w:hAnsi="Times New Roman" w:cs="Times New Roman"/>
        </w:rPr>
        <w:t xml:space="preserve">. While wind exposure did not affect the total abundance of bacteria OTUs, </w:t>
      </w:r>
      <w:r w:rsidR="00274776">
        <w:rPr>
          <w:rFonts w:ascii="Times New Roman" w:hAnsi="Times New Roman" w:cs="Times New Roman"/>
        </w:rPr>
        <w:t xml:space="preserve">it had a marginal effect on </w:t>
      </w:r>
      <w:r w:rsidR="002F4C17">
        <w:rPr>
          <w:rFonts w:ascii="Times New Roman" w:hAnsi="Times New Roman" w:cs="Times New Roman"/>
        </w:rPr>
        <w:t>the composition of the bacteria community (</w:t>
      </w:r>
      <w:r w:rsidR="0015581F">
        <w:rPr>
          <w:rFonts w:ascii="Times New Roman" w:hAnsi="Times New Roman" w:cs="Times New Roman"/>
        </w:rPr>
        <w:t>Table 1, Fig. 1H</w:t>
      </w:r>
      <w:r w:rsidR="002F4C17">
        <w:rPr>
          <w:rFonts w:ascii="Times New Roman" w:hAnsi="Times New Roman" w:cs="Times New Roman"/>
        </w:rPr>
        <w:t xml:space="preserve">). </w:t>
      </w:r>
      <w:r w:rsidR="00D338F9">
        <w:rPr>
          <w:rFonts w:ascii="Times New Roman" w:hAnsi="Times New Roman" w:cs="Times New Roman"/>
        </w:rPr>
        <w:t>There was no detectable effect of willow genotype on any responses of the bacteria community.</w:t>
      </w:r>
    </w:p>
    <w:p w14:paraId="3036AB35" w14:textId="2F127E4E" w:rsidR="00764123" w:rsidRDefault="00764123" w:rsidP="0059295B">
      <w:pPr>
        <w:spacing w:line="480" w:lineRule="auto"/>
        <w:rPr>
          <w:rFonts w:ascii="Times New Roman" w:hAnsi="Times New Roman" w:cs="Times New Roman"/>
        </w:rPr>
      </w:pPr>
    </w:p>
    <w:p w14:paraId="01ECAE1C" w14:textId="208EBA6C" w:rsidR="00975D14" w:rsidRPr="00975D14" w:rsidRDefault="002F4C17" w:rsidP="00843DC0">
      <w:pPr>
        <w:spacing w:line="480" w:lineRule="auto"/>
        <w:rPr>
          <w:rFonts w:ascii="Times New Roman" w:hAnsi="Times New Roman" w:cs="Times New Roman"/>
          <w:i/>
        </w:rPr>
      </w:pPr>
      <w:r>
        <w:rPr>
          <w:rFonts w:ascii="Times New Roman" w:hAnsi="Times New Roman" w:cs="Times New Roman"/>
          <w:i/>
        </w:rPr>
        <w:t>Mechanisms of community assembly</w:t>
      </w:r>
    </w:p>
    <w:p w14:paraId="785A7377" w14:textId="7AAFE7A3" w:rsidR="00843DC0" w:rsidRDefault="00843DC0" w:rsidP="00843DC0">
      <w:pPr>
        <w:spacing w:line="480" w:lineRule="auto"/>
        <w:rPr>
          <w:rFonts w:ascii="Times New Roman" w:hAnsi="Times New Roman" w:cs="Times New Roman"/>
          <w:iCs/>
        </w:rPr>
      </w:pPr>
      <w:r>
        <w:rPr>
          <w:rFonts w:ascii="Times New Roman" w:hAnsi="Times New Roman" w:cs="Times New Roman"/>
          <w:u w:val="single"/>
        </w:rPr>
        <w:t>Plant traits</w:t>
      </w:r>
      <w:r w:rsidR="002F4C17">
        <w:rPr>
          <w:rFonts w:ascii="Times New Roman" w:hAnsi="Times New Roman" w:cs="Times New Roman"/>
        </w:rPr>
        <w:t xml:space="preserve"> –</w:t>
      </w:r>
      <w:r w:rsidR="001D29C7">
        <w:rPr>
          <w:rFonts w:ascii="Times New Roman" w:hAnsi="Times New Roman" w:cs="Times New Roman"/>
        </w:rPr>
        <w:t xml:space="preserve"> </w:t>
      </w:r>
      <w:r w:rsidR="00E64744">
        <w:rPr>
          <w:rFonts w:ascii="Times New Roman" w:hAnsi="Times New Roman" w:cs="Times New Roman"/>
        </w:rPr>
        <w:t>In the ant-aphid experiment, willow genotype was the primary determinant of variation in p</w:t>
      </w:r>
      <w:r>
        <w:rPr>
          <w:rFonts w:ascii="Times New Roman" w:hAnsi="Times New Roman" w:cs="Times New Roman"/>
        </w:rPr>
        <w:t>lant traits (Table S2</w:t>
      </w:r>
      <w:r w:rsidRPr="007B13B4">
        <w:rPr>
          <w:rFonts w:ascii="Times New Roman" w:hAnsi="Times New Roman" w:cs="Times New Roman"/>
          <w:iCs/>
        </w:rPr>
        <w:t>).</w:t>
      </w:r>
      <w:r>
        <w:rPr>
          <w:rFonts w:ascii="Times New Roman" w:hAnsi="Times New Roman" w:cs="Times New Roman"/>
          <w:iCs/>
        </w:rPr>
        <w:t xml:space="preserve"> For example, all of the plant-growth traits we measured varied approximately 2-fold among the most disparate willow genotypes. Willows also appeared to produce slightly more shoots in the absence of aphids and at further distances from ant mounds (Table 2), but this effect was weak (</w:t>
      </w:r>
      <w:r w:rsidRPr="0038631D">
        <w:rPr>
          <w:rFonts w:ascii="Times New Roman" w:hAnsi="Times New Roman" w:cs="Times New Roman"/>
          <w:i/>
          <w:iCs/>
        </w:rPr>
        <w:t>R</w:t>
      </w:r>
      <w:r w:rsidRPr="0038631D">
        <w:rPr>
          <w:rFonts w:ascii="Times New Roman" w:hAnsi="Times New Roman" w:cs="Times New Roman"/>
          <w:iCs/>
          <w:vertAlign w:val="superscript"/>
        </w:rPr>
        <w:t>2</w:t>
      </w:r>
      <w:r>
        <w:rPr>
          <w:rFonts w:ascii="Times New Roman" w:hAnsi="Times New Roman" w:cs="Times New Roman"/>
          <w:iCs/>
        </w:rPr>
        <w:t xml:space="preserve"> = 0.01) compared to willow genotype (</w:t>
      </w:r>
      <w:r w:rsidRPr="0038631D">
        <w:rPr>
          <w:rFonts w:ascii="Times New Roman" w:hAnsi="Times New Roman" w:cs="Times New Roman"/>
          <w:i/>
          <w:iCs/>
        </w:rPr>
        <w:t>R</w:t>
      </w:r>
      <w:r w:rsidRPr="0038631D">
        <w:rPr>
          <w:rFonts w:ascii="Times New Roman" w:hAnsi="Times New Roman" w:cs="Times New Roman"/>
          <w:iCs/>
          <w:vertAlign w:val="superscript"/>
        </w:rPr>
        <w:t>2</w:t>
      </w:r>
      <w:r>
        <w:rPr>
          <w:rFonts w:ascii="Times New Roman" w:hAnsi="Times New Roman" w:cs="Times New Roman"/>
          <w:iCs/>
        </w:rPr>
        <w:t xml:space="preserve"> = 0.15). Leaf </w:t>
      </w:r>
      <w:proofErr w:type="spellStart"/>
      <w:r>
        <w:rPr>
          <w:rFonts w:ascii="Times New Roman" w:hAnsi="Times New Roman" w:cs="Times New Roman"/>
          <w:iCs/>
        </w:rPr>
        <w:t>trichome</w:t>
      </w:r>
      <w:proofErr w:type="spellEnd"/>
      <w:r>
        <w:rPr>
          <w:rFonts w:ascii="Times New Roman" w:hAnsi="Times New Roman" w:cs="Times New Roman"/>
          <w:iCs/>
        </w:rPr>
        <w:t xml:space="preserve"> density varied 30-fold among willow genotypes, but there was little apparent effect of willow genotype on leaf water content in the ant-aphid experiment (Table 2).</w:t>
      </w:r>
    </w:p>
    <w:p w14:paraId="04F5BADF" w14:textId="77777777" w:rsidR="00843DC0" w:rsidRDefault="00843DC0" w:rsidP="00843DC0">
      <w:pPr>
        <w:spacing w:line="480" w:lineRule="auto"/>
        <w:rPr>
          <w:rFonts w:ascii="Times New Roman" w:hAnsi="Times New Roman" w:cs="Times New Roman"/>
          <w:iCs/>
        </w:rPr>
      </w:pPr>
    </w:p>
    <w:p w14:paraId="5C226B1F" w14:textId="340024BC" w:rsidR="001D44A3" w:rsidRDefault="00042C2C" w:rsidP="001D44A3">
      <w:pPr>
        <w:spacing w:line="480" w:lineRule="auto"/>
        <w:rPr>
          <w:rFonts w:ascii="Times New Roman" w:hAnsi="Times New Roman" w:cs="Times New Roman"/>
        </w:rPr>
      </w:pPr>
      <w:r>
        <w:rPr>
          <w:rFonts w:ascii="Times New Roman" w:hAnsi="Times New Roman" w:cs="Times New Roman"/>
        </w:rPr>
        <w:t xml:space="preserve">In contrast to the ant-aphid experiment, we found that plant-growth and leaf quality traits responded differently to willow genotype and </w:t>
      </w:r>
      <w:r w:rsidR="00E64744">
        <w:rPr>
          <w:rFonts w:ascii="Times New Roman" w:hAnsi="Times New Roman" w:cs="Times New Roman"/>
        </w:rPr>
        <w:t>wind exposure (Table 2</w:t>
      </w:r>
      <w:r w:rsidR="00843DC0" w:rsidRPr="007B13B4">
        <w:rPr>
          <w:rFonts w:ascii="Times New Roman" w:hAnsi="Times New Roman" w:cs="Times New Roman"/>
          <w:iCs/>
        </w:rPr>
        <w:t>).</w:t>
      </w:r>
      <w:r w:rsidR="00843DC0">
        <w:rPr>
          <w:rFonts w:ascii="Times New Roman" w:hAnsi="Times New Roman" w:cs="Times New Roman"/>
          <w:iCs/>
        </w:rPr>
        <w:t xml:space="preserve"> </w:t>
      </w:r>
      <w:r>
        <w:rPr>
          <w:rFonts w:ascii="Times New Roman" w:hAnsi="Times New Roman" w:cs="Times New Roman"/>
          <w:iCs/>
        </w:rPr>
        <w:t>For example</w:t>
      </w:r>
      <w:r w:rsidR="00843DC0">
        <w:rPr>
          <w:rFonts w:ascii="Times New Roman" w:hAnsi="Times New Roman" w:cs="Times New Roman"/>
          <w:iCs/>
        </w:rPr>
        <w:t>, wind exposure negatively affected all plant-growth traits. Moreover, the negative effects of wind were magnified by the end of the experiment for both plant height and the number of shoots produced (Table 1).</w:t>
      </w:r>
      <w:r w:rsidR="00843DC0">
        <w:rPr>
          <w:rFonts w:ascii="Times New Roman" w:hAnsi="Times New Roman" w:cs="Times New Roman"/>
          <w:i/>
          <w:iCs/>
        </w:rPr>
        <w:t xml:space="preserve"> </w:t>
      </w:r>
      <w:r w:rsidR="00843DC0">
        <w:rPr>
          <w:rFonts w:ascii="Times New Roman" w:hAnsi="Times New Roman" w:cs="Times New Roman"/>
          <w:iCs/>
        </w:rPr>
        <w:t>Still, willow genotype had a pronounced effect on all plant-growth traits, resulting in willows that varied over 2-fold in height, number of shoots, and shoot length among the most disparate genotypes. While the effect of willow genotype on shoot length changed by the end of the experiment (Table 1), this G</w:t>
      </w:r>
      <m:oMath>
        <m:r>
          <w:rPr>
            <w:rFonts w:ascii="Cambria Math" w:hAnsi="Cambria Math" w:cs="Times New Roman"/>
          </w:rPr>
          <m:t>×</m:t>
        </m:r>
      </m:oMath>
      <w:r w:rsidR="00843DC0">
        <w:rPr>
          <w:rFonts w:ascii="Times New Roman" w:hAnsi="Times New Roman" w:cs="Times New Roman"/>
          <w:iCs/>
        </w:rPr>
        <w:t>E</w:t>
      </w:r>
      <w:r w:rsidR="00843DC0">
        <w:rPr>
          <w:rFonts w:ascii="Times New Roman" w:hAnsi="Times New Roman" w:cs="Times New Roman"/>
          <w:iCs/>
          <w:vertAlign w:val="subscript"/>
        </w:rPr>
        <w:t>year</w:t>
      </w:r>
      <w:r w:rsidR="00843DC0">
        <w:rPr>
          <w:rFonts w:ascii="Times New Roman" w:hAnsi="Times New Roman" w:cs="Times New Roman"/>
          <w:iCs/>
        </w:rPr>
        <w:t xml:space="preserve"> effect was relatively small (</w:t>
      </w:r>
      <w:r w:rsidR="00843DC0" w:rsidRPr="00E82F64">
        <w:rPr>
          <w:rFonts w:ascii="Times New Roman" w:hAnsi="Times New Roman" w:cs="Times New Roman"/>
          <w:i/>
          <w:iCs/>
        </w:rPr>
        <w:t>R</w:t>
      </w:r>
      <w:r w:rsidR="00843DC0" w:rsidRPr="00E82F64">
        <w:rPr>
          <w:rFonts w:ascii="Times New Roman" w:hAnsi="Times New Roman" w:cs="Times New Roman"/>
          <w:i/>
          <w:iCs/>
          <w:vertAlign w:val="superscript"/>
        </w:rPr>
        <w:t>2</w:t>
      </w:r>
      <w:r w:rsidR="00843DC0">
        <w:rPr>
          <w:rFonts w:ascii="Times New Roman" w:hAnsi="Times New Roman" w:cs="Times New Roman"/>
          <w:iCs/>
        </w:rPr>
        <w:t xml:space="preserve"> = 0.05) compared to the effect of genotype alone (</w:t>
      </w:r>
      <w:r w:rsidR="00843DC0" w:rsidRPr="00E82F64">
        <w:rPr>
          <w:rFonts w:ascii="Times New Roman" w:hAnsi="Times New Roman" w:cs="Times New Roman"/>
          <w:i/>
          <w:iCs/>
        </w:rPr>
        <w:t>R</w:t>
      </w:r>
      <w:r w:rsidR="00843DC0" w:rsidRPr="00E82F64">
        <w:rPr>
          <w:rFonts w:ascii="Times New Roman" w:hAnsi="Times New Roman" w:cs="Times New Roman"/>
          <w:i/>
          <w:iCs/>
          <w:vertAlign w:val="superscript"/>
        </w:rPr>
        <w:t>2</w:t>
      </w:r>
      <w:r w:rsidR="00843DC0">
        <w:rPr>
          <w:rFonts w:ascii="Times New Roman" w:hAnsi="Times New Roman" w:cs="Times New Roman"/>
          <w:iCs/>
        </w:rPr>
        <w:t xml:space="preserve"> = 0.13). In contrast to plant-growth traits, willow genotype was the primary factor in determining leaf traits across both years of the experiment (Table 1). The leaves of willow genotypes varied 46-fold in </w:t>
      </w:r>
      <w:proofErr w:type="spellStart"/>
      <w:r w:rsidR="00843DC0">
        <w:rPr>
          <w:rFonts w:ascii="Times New Roman" w:hAnsi="Times New Roman" w:cs="Times New Roman"/>
          <w:iCs/>
        </w:rPr>
        <w:t>trichome</w:t>
      </w:r>
      <w:proofErr w:type="spellEnd"/>
      <w:r w:rsidR="00843DC0">
        <w:rPr>
          <w:rFonts w:ascii="Times New Roman" w:hAnsi="Times New Roman" w:cs="Times New Roman"/>
          <w:iCs/>
        </w:rPr>
        <w:t xml:space="preserve"> density, 1.5-fold in SLA, and 1.6-fold in C</w:t>
      </w:r>
      <w:proofErr w:type="gramStart"/>
      <w:r w:rsidR="00843DC0">
        <w:rPr>
          <w:rFonts w:ascii="Times New Roman" w:hAnsi="Times New Roman" w:cs="Times New Roman"/>
          <w:iCs/>
        </w:rPr>
        <w:t>:N</w:t>
      </w:r>
      <w:proofErr w:type="gramEnd"/>
      <w:r w:rsidR="00843DC0">
        <w:rPr>
          <w:rFonts w:ascii="Times New Roman" w:hAnsi="Times New Roman" w:cs="Times New Roman"/>
          <w:iCs/>
        </w:rPr>
        <w:t xml:space="preserve">. We had data available on leaf water content for 2012 and 2013, and we found that the amount of variation explained by willow genotype depended on the sampling year (2012, </w:t>
      </w:r>
      <w:r w:rsidR="00843DC0">
        <w:rPr>
          <w:rFonts w:ascii="Times New Roman" w:hAnsi="Times New Roman" w:cs="Times New Roman"/>
          <w:i/>
          <w:iCs/>
        </w:rPr>
        <w:t>R</w:t>
      </w:r>
      <w:r w:rsidR="00843DC0" w:rsidRPr="00123AD8">
        <w:rPr>
          <w:rFonts w:ascii="Times New Roman" w:hAnsi="Times New Roman" w:cs="Times New Roman"/>
          <w:i/>
          <w:iCs/>
          <w:vertAlign w:val="superscript"/>
        </w:rPr>
        <w:t>2</w:t>
      </w:r>
      <w:r w:rsidR="00843DC0">
        <w:rPr>
          <w:rFonts w:ascii="Times New Roman" w:hAnsi="Times New Roman" w:cs="Times New Roman"/>
          <w:iCs/>
        </w:rPr>
        <w:t xml:space="preserve"> = 0.11; 2013, </w:t>
      </w:r>
      <w:r w:rsidR="00843DC0">
        <w:rPr>
          <w:rFonts w:ascii="Times New Roman" w:hAnsi="Times New Roman" w:cs="Times New Roman"/>
          <w:i/>
          <w:iCs/>
        </w:rPr>
        <w:t>R</w:t>
      </w:r>
      <w:r w:rsidR="00843DC0" w:rsidRPr="00123AD8">
        <w:rPr>
          <w:rFonts w:ascii="Times New Roman" w:hAnsi="Times New Roman" w:cs="Times New Roman"/>
          <w:i/>
          <w:iCs/>
          <w:vertAlign w:val="superscript"/>
        </w:rPr>
        <w:t>2</w:t>
      </w:r>
      <w:r w:rsidR="00843DC0">
        <w:rPr>
          <w:rFonts w:ascii="Times New Roman" w:hAnsi="Times New Roman" w:cs="Times New Roman"/>
          <w:iCs/>
        </w:rPr>
        <w:t xml:space="preserve"> = 0.16). Unlike </w:t>
      </w:r>
      <w:r>
        <w:rPr>
          <w:rFonts w:ascii="Times New Roman" w:hAnsi="Times New Roman" w:cs="Times New Roman"/>
          <w:iCs/>
        </w:rPr>
        <w:t>aboveground plant traits</w:t>
      </w:r>
      <w:r w:rsidR="00843DC0">
        <w:rPr>
          <w:rFonts w:ascii="Times New Roman" w:hAnsi="Times New Roman" w:cs="Times New Roman"/>
          <w:iCs/>
        </w:rPr>
        <w:t>, root C</w:t>
      </w:r>
      <w:proofErr w:type="gramStart"/>
      <w:r w:rsidR="00843DC0">
        <w:rPr>
          <w:rFonts w:ascii="Times New Roman" w:hAnsi="Times New Roman" w:cs="Times New Roman"/>
          <w:iCs/>
        </w:rPr>
        <w:t>:N</w:t>
      </w:r>
      <w:proofErr w:type="gramEnd"/>
      <w:r w:rsidR="00843DC0">
        <w:rPr>
          <w:rFonts w:ascii="Times New Roman" w:hAnsi="Times New Roman" w:cs="Times New Roman"/>
          <w:iCs/>
        </w:rPr>
        <w:t xml:space="preserve"> did not appear to be influenced by either wind exposure or willow genotype.</w:t>
      </w:r>
    </w:p>
    <w:p w14:paraId="13F18FBD" w14:textId="41B1B306" w:rsidR="001D44A3" w:rsidRDefault="001D44A3" w:rsidP="002F4C17">
      <w:pPr>
        <w:spacing w:line="480" w:lineRule="auto"/>
        <w:rPr>
          <w:rFonts w:ascii="Times New Roman" w:hAnsi="Times New Roman" w:cs="Times New Roman"/>
        </w:rPr>
      </w:pPr>
    </w:p>
    <w:p w14:paraId="737D3CD2" w14:textId="77777777" w:rsidR="00975D14" w:rsidRPr="00A870E5" w:rsidRDefault="00975D14" w:rsidP="00975D14">
      <w:pPr>
        <w:spacing w:line="480" w:lineRule="auto"/>
        <w:rPr>
          <w:rFonts w:ascii="Times New Roman" w:eastAsiaTheme="minorEastAsia" w:hAnsi="Times New Roman" w:cs="Times New Roman"/>
        </w:rPr>
      </w:pPr>
      <w:r>
        <w:rPr>
          <w:rFonts w:ascii="Times New Roman" w:hAnsi="Times New Roman" w:cs="Times New Roman"/>
          <w:u w:val="single"/>
        </w:rPr>
        <w:t>Ant-aphid interactions</w:t>
      </w:r>
      <w:r>
        <w:rPr>
          <w:rFonts w:ascii="Times New Roman" w:hAnsi="Times New Roman" w:cs="Times New Roman"/>
        </w:rPr>
        <w:t xml:space="preserve"> – Willow genotype had a strong effect on </w:t>
      </w:r>
      <w:r>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rPr>
        <w:t xml:space="preserve"> abundance (</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9</m:t>
            </m:r>
          </m:sub>
          <m:sup>
            <m:r>
              <w:rPr>
                <w:rFonts w:ascii="Cambria Math" w:hAnsi="Cambria Math" w:cs="Times New Roman"/>
              </w:rPr>
              <m:t>2</m:t>
            </m:r>
          </m:sup>
        </m:sSubSup>
      </m:oMath>
      <w:r>
        <w:rPr>
          <w:rFonts w:ascii="Times New Roman" w:eastAsiaTheme="minorEastAsia" w:hAnsi="Times New Roman" w:cs="Times New Roman"/>
        </w:rPr>
        <w:t xml:space="preserve"> = 20.83, P = 0.013), whereas mound distance did not influence </w:t>
      </w:r>
      <w:r>
        <w:rPr>
          <w:rFonts w:ascii="Times New Roman" w:hAnsi="Times New Roman" w:cs="Times New Roman"/>
        </w:rPr>
        <w:t>aphid abundance</w:t>
      </w:r>
      <w:r>
        <w:rPr>
          <w:rFonts w:ascii="Times New Roman" w:eastAsiaTheme="minorEastAsia" w:hAnsi="Times New Roman" w:cs="Times New Roman"/>
        </w:rPr>
        <w:t xml:space="preserve"> </w:t>
      </w:r>
      <w:r>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Pr>
          <w:rFonts w:ascii="Times New Roman" w:eastAsiaTheme="minorEastAsia" w:hAnsi="Times New Roman" w:cs="Times New Roman"/>
        </w:rPr>
        <w:t xml:space="preserve"> = 0.55, P = 0.460). Both aphid treatment and mound distance independently affected the probability of finding </w:t>
      </w:r>
      <w:r w:rsidRPr="001D0337">
        <w:rPr>
          <w:rFonts w:ascii="Times New Roman" w:hAnsi="Times New Roman" w:cs="Times New Roman"/>
          <w:i/>
        </w:rPr>
        <w:t xml:space="preserve">F. </w:t>
      </w:r>
      <w:proofErr w:type="spellStart"/>
      <w:r w:rsidRPr="001D0337">
        <w:rPr>
          <w:rFonts w:ascii="Times New Roman" w:hAnsi="Times New Roman" w:cs="Times New Roman"/>
          <w:i/>
        </w:rPr>
        <w:t>obscuripes</w:t>
      </w:r>
      <w:proofErr w:type="spellEnd"/>
      <w:r>
        <w:rPr>
          <w:rFonts w:ascii="Times New Roman" w:hAnsi="Times New Roman" w:cs="Times New Roman"/>
          <w:i/>
        </w:rPr>
        <w:t xml:space="preserve"> </w:t>
      </w:r>
      <w:r>
        <w:rPr>
          <w:rFonts w:ascii="Times New Roman" w:hAnsi="Times New Roman" w:cs="Times New Roman"/>
        </w:rPr>
        <w:t xml:space="preserve">tending </w:t>
      </w:r>
      <w:r>
        <w:rPr>
          <w:rFonts w:ascii="Times New Roman" w:hAnsi="Times New Roman" w:cs="Times New Roman"/>
          <w:i/>
        </w:rPr>
        <w:t xml:space="preserve">Aphis </w:t>
      </w:r>
      <w:proofErr w:type="spellStart"/>
      <w:r>
        <w:rPr>
          <w:rFonts w:ascii="Times New Roman" w:hAnsi="Times New Roman" w:cs="Times New Roman"/>
          <w:i/>
        </w:rPr>
        <w:t>farinosa</w:t>
      </w:r>
      <w:proofErr w:type="spellEnd"/>
      <w:r>
        <w:rPr>
          <w:rFonts w:ascii="Times New Roman" w:hAnsi="Times New Roman" w:cs="Times New Roman"/>
          <w:i/>
        </w:rPr>
        <w:t xml:space="preserve">. </w:t>
      </w:r>
      <w:r>
        <w:rPr>
          <w:rFonts w:ascii="Times New Roman" w:hAnsi="Times New Roman" w:cs="Times New Roman"/>
        </w:rPr>
        <w:t>The probability of finding</w:t>
      </w:r>
      <w:r w:rsidRPr="00927CA9">
        <w:rPr>
          <w:rFonts w:ascii="Times New Roman" w:hAnsi="Times New Roman" w:cs="Times New Roman"/>
          <w:i/>
        </w:rPr>
        <w:t xml:space="preserve"> </w:t>
      </w:r>
      <w:r w:rsidRPr="001D0337">
        <w:rPr>
          <w:rFonts w:ascii="Times New Roman" w:hAnsi="Times New Roman" w:cs="Times New Roman"/>
          <w:i/>
        </w:rPr>
        <w:t xml:space="preserve">F. </w:t>
      </w:r>
      <w:proofErr w:type="spellStart"/>
      <w:r w:rsidRPr="001D0337">
        <w:rPr>
          <w:rFonts w:ascii="Times New Roman" w:hAnsi="Times New Roman" w:cs="Times New Roman"/>
          <w:i/>
        </w:rPr>
        <w:t>obscuripes</w:t>
      </w:r>
      <w:proofErr w:type="spellEnd"/>
      <w:r>
        <w:rPr>
          <w:rFonts w:ascii="Times New Roman" w:hAnsi="Times New Roman" w:cs="Times New Roman"/>
          <w:i/>
        </w:rPr>
        <w:t xml:space="preserve"> </w:t>
      </w:r>
      <w:r>
        <w:rPr>
          <w:rFonts w:ascii="Times New Roman" w:hAnsi="Times New Roman" w:cs="Times New Roman"/>
        </w:rPr>
        <w:t>on willows</w:t>
      </w:r>
      <w:r>
        <w:rPr>
          <w:rFonts w:ascii="Times New Roman" w:hAnsi="Times New Roman" w:cs="Times New Roman"/>
          <w:i/>
        </w:rPr>
        <w:t xml:space="preserve"> </w:t>
      </w:r>
      <w:r>
        <w:rPr>
          <w:rFonts w:ascii="Times New Roman" w:hAnsi="Times New Roman" w:cs="Times New Roman"/>
        </w:rPr>
        <w:t>increased from &lt; 1% to 10% in the aphid treatment (</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Pr>
          <w:rFonts w:ascii="Times New Roman" w:eastAsiaTheme="minorEastAsia" w:hAnsi="Times New Roman" w:cs="Times New Roman"/>
        </w:rPr>
        <w:t xml:space="preserve"> = 28.10, P &lt; 0.001) and </w:t>
      </w:r>
      <w:r>
        <w:rPr>
          <w:rFonts w:ascii="Times New Roman" w:hAnsi="Times New Roman" w:cs="Times New Roman"/>
        </w:rPr>
        <w:t>decreased from 4% at to &lt; 1% at 12 m from the ant mound (</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Pr>
          <w:rFonts w:ascii="Times New Roman" w:eastAsiaTheme="minorEastAsia" w:hAnsi="Times New Roman" w:cs="Times New Roman"/>
        </w:rPr>
        <w:t xml:space="preserve"> = 4.02, P = 0.045)</w:t>
      </w:r>
      <w:r>
        <w:rPr>
          <w:rFonts w:ascii="Times New Roman" w:hAnsi="Times New Roman" w:cs="Times New Roman"/>
        </w:rPr>
        <w:t>. Genotype did not appear to have a strong effect on the probability of finding</w:t>
      </w:r>
      <w:r w:rsidRPr="00927CA9">
        <w:rPr>
          <w:rFonts w:ascii="Times New Roman" w:hAnsi="Times New Roman" w:cs="Times New Roman"/>
          <w:i/>
        </w:rPr>
        <w:t xml:space="preserve"> </w:t>
      </w:r>
      <w:r w:rsidRPr="001D0337">
        <w:rPr>
          <w:rFonts w:ascii="Times New Roman" w:hAnsi="Times New Roman" w:cs="Times New Roman"/>
          <w:i/>
        </w:rPr>
        <w:t xml:space="preserve">F. </w:t>
      </w:r>
      <w:proofErr w:type="spellStart"/>
      <w:r w:rsidRPr="001D0337">
        <w:rPr>
          <w:rFonts w:ascii="Times New Roman" w:hAnsi="Times New Roman" w:cs="Times New Roman"/>
          <w:i/>
        </w:rPr>
        <w:t>obscuripes</w:t>
      </w:r>
      <w:proofErr w:type="spellEnd"/>
      <w:r>
        <w:rPr>
          <w:rFonts w:ascii="Times New Roman" w:hAnsi="Times New Roman" w:cs="Times New Roman"/>
          <w:i/>
        </w:rPr>
        <w:t xml:space="preserve"> </w:t>
      </w:r>
      <w:r>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1</m:t>
            </m:r>
          </m:sub>
          <m:sup>
            <m:r>
              <w:rPr>
                <w:rFonts w:ascii="Cambria Math" w:hAnsi="Cambria Math" w:cs="Times New Roman"/>
              </w:rPr>
              <m:t>2</m:t>
            </m:r>
          </m:sup>
        </m:sSubSup>
      </m:oMath>
      <w:r>
        <w:rPr>
          <w:rFonts w:ascii="Times New Roman" w:eastAsiaTheme="minorEastAsia" w:hAnsi="Times New Roman" w:cs="Times New Roman"/>
        </w:rPr>
        <w:t xml:space="preserve"> = 0.98, P = 0.322).</w:t>
      </w:r>
    </w:p>
    <w:p w14:paraId="1E92741D" w14:textId="77777777" w:rsidR="00975D14" w:rsidRDefault="00975D14" w:rsidP="002F4C17">
      <w:pPr>
        <w:spacing w:line="480" w:lineRule="auto"/>
        <w:rPr>
          <w:rFonts w:ascii="Times New Roman" w:hAnsi="Times New Roman" w:cs="Times New Roman"/>
        </w:rPr>
      </w:pPr>
    </w:p>
    <w:p w14:paraId="48B7AC7B" w14:textId="67308A6C" w:rsidR="00843DC0" w:rsidRPr="00843DC0" w:rsidRDefault="00843DC0" w:rsidP="002F4C17">
      <w:pPr>
        <w:spacing w:line="480" w:lineRule="auto"/>
        <w:rPr>
          <w:rFonts w:ascii="Times New Roman" w:hAnsi="Times New Roman" w:cs="Times New Roman"/>
        </w:rPr>
      </w:pPr>
      <w:r>
        <w:rPr>
          <w:rFonts w:ascii="Times New Roman" w:hAnsi="Times New Roman" w:cs="Times New Roman"/>
          <w:u w:val="single"/>
        </w:rPr>
        <w:t>Soil characteristics</w:t>
      </w:r>
      <w:r>
        <w:rPr>
          <w:rFonts w:ascii="Times New Roman" w:hAnsi="Times New Roman" w:cs="Times New Roman"/>
        </w:rPr>
        <w:t xml:space="preserve"> – We observed only modest effects of wind exposure on soil properties. Specifically, soil in wind-exposed plots tended to be drier (</w:t>
      </w:r>
      <w:r w:rsidRPr="00A650A7">
        <w:rPr>
          <w:rFonts w:ascii="Times New Roman" w:hAnsi="Times New Roman" w:cs="Times New Roman"/>
        </w:rPr>
        <w:t>F</w:t>
      </w:r>
      <w:r w:rsidRPr="009A54E2">
        <w:rPr>
          <w:rFonts w:ascii="Times New Roman" w:hAnsi="Times New Roman" w:cs="Times New Roman"/>
          <w:vertAlign w:val="subscript"/>
        </w:rPr>
        <w:t>1</w:t>
      </w:r>
      <w:proofErr w:type="gramStart"/>
      <w:r w:rsidRPr="009A54E2">
        <w:rPr>
          <w:rFonts w:ascii="Times New Roman" w:hAnsi="Times New Roman" w:cs="Times New Roman"/>
          <w:vertAlign w:val="subscript"/>
        </w:rPr>
        <w:t>,9</w:t>
      </w:r>
      <w:proofErr w:type="gramEnd"/>
      <w:r>
        <w:rPr>
          <w:rFonts w:ascii="Times New Roman" w:hAnsi="Times New Roman" w:cs="Times New Roman"/>
          <w:vertAlign w:val="subscript"/>
        </w:rPr>
        <w:t xml:space="preserve"> </w:t>
      </w:r>
      <w:r>
        <w:rPr>
          <w:rFonts w:ascii="Times New Roman" w:hAnsi="Times New Roman" w:cs="Times New Roman"/>
        </w:rPr>
        <w:t>= 3.52, P = 0.093) with higher amounts of total Nitrogen (F</w:t>
      </w:r>
      <w:r w:rsidRPr="009A54E2">
        <w:rPr>
          <w:rFonts w:ascii="Times New Roman" w:hAnsi="Times New Roman" w:cs="Times New Roman"/>
          <w:vertAlign w:val="subscript"/>
        </w:rPr>
        <w:t>1,9</w:t>
      </w:r>
      <w:r>
        <w:rPr>
          <w:rFonts w:ascii="Times New Roman" w:hAnsi="Times New Roman" w:cs="Times New Roman"/>
          <w:vertAlign w:val="subscript"/>
        </w:rPr>
        <w:t xml:space="preserve"> </w:t>
      </w:r>
      <w:r>
        <w:rPr>
          <w:rFonts w:ascii="Times New Roman" w:hAnsi="Times New Roman" w:cs="Times New Roman"/>
        </w:rPr>
        <w:t>= 5.08, P = 0.051). There was no difference in percent organic matter (F</w:t>
      </w:r>
      <w:r>
        <w:rPr>
          <w:rFonts w:ascii="Times New Roman" w:hAnsi="Times New Roman" w:cs="Times New Roman"/>
          <w:vertAlign w:val="subscript"/>
        </w:rPr>
        <w:t>1</w:t>
      </w:r>
      <w:proofErr w:type="gramStart"/>
      <w:r>
        <w:rPr>
          <w:rFonts w:ascii="Times New Roman" w:hAnsi="Times New Roman" w:cs="Times New Roman"/>
          <w:vertAlign w:val="subscript"/>
        </w:rPr>
        <w:t>,8.4</w:t>
      </w:r>
      <w:proofErr w:type="gramEnd"/>
      <w:r>
        <w:rPr>
          <w:rFonts w:ascii="Times New Roman" w:hAnsi="Times New Roman" w:cs="Times New Roman"/>
          <w:vertAlign w:val="subscript"/>
        </w:rPr>
        <w:t xml:space="preserve"> </w:t>
      </w:r>
      <w:r>
        <w:rPr>
          <w:rFonts w:ascii="Times New Roman" w:hAnsi="Times New Roman" w:cs="Times New Roman"/>
        </w:rPr>
        <w:t>= 0.68, P = 0.434) or nutrient composition (PC1: F</w:t>
      </w:r>
      <w:r>
        <w:rPr>
          <w:rFonts w:ascii="Times New Roman" w:hAnsi="Times New Roman" w:cs="Times New Roman"/>
          <w:vertAlign w:val="subscript"/>
        </w:rPr>
        <w:t xml:space="preserve">1,9 </w:t>
      </w:r>
      <w:r>
        <w:rPr>
          <w:rFonts w:ascii="Times New Roman" w:hAnsi="Times New Roman" w:cs="Times New Roman"/>
        </w:rPr>
        <w:t xml:space="preserve">= 1.31, P = 0.282) between soils in wind-exposed and unexposed plots. </w:t>
      </w:r>
    </w:p>
    <w:p w14:paraId="4E0D25D6" w14:textId="77777777" w:rsidR="00843DC0" w:rsidRDefault="00843DC0" w:rsidP="002F4C17">
      <w:pPr>
        <w:spacing w:line="480" w:lineRule="auto"/>
        <w:rPr>
          <w:rFonts w:ascii="Times New Roman" w:hAnsi="Times New Roman" w:cs="Times New Roman"/>
        </w:rPr>
      </w:pPr>
    </w:p>
    <w:p w14:paraId="02A82DE8" w14:textId="5CC8903B" w:rsidR="007E7792" w:rsidRPr="00E0526D" w:rsidRDefault="00843DC0" w:rsidP="002F4C17">
      <w:pPr>
        <w:spacing w:line="480" w:lineRule="auto"/>
        <w:rPr>
          <w:rFonts w:ascii="Times New Roman" w:hAnsi="Times New Roman" w:cs="Times New Roman"/>
          <w:caps/>
        </w:rPr>
      </w:pPr>
      <w:r w:rsidRPr="00843DC0">
        <w:rPr>
          <w:rFonts w:ascii="Times New Roman" w:hAnsi="Times New Roman" w:cs="Times New Roman"/>
          <w:u w:val="single"/>
        </w:rPr>
        <w:t>Direct and indirect effects</w:t>
      </w:r>
      <w:r>
        <w:rPr>
          <w:rFonts w:ascii="Times New Roman" w:hAnsi="Times New Roman" w:cs="Times New Roman"/>
        </w:rPr>
        <w:t xml:space="preserve"> – </w:t>
      </w:r>
      <w:r w:rsidR="00975D14">
        <w:rPr>
          <w:rFonts w:ascii="Times New Roman" w:hAnsi="Times New Roman" w:cs="Times New Roman"/>
        </w:rPr>
        <w:t>For the ant-aphid experiment, o</w:t>
      </w:r>
      <w:r>
        <w:rPr>
          <w:rFonts w:ascii="Times New Roman" w:hAnsi="Times New Roman" w:cs="Times New Roman"/>
        </w:rPr>
        <w:t>ur</w:t>
      </w:r>
      <w:r w:rsidR="001847C6">
        <w:rPr>
          <w:rFonts w:ascii="Times New Roman" w:hAnsi="Times New Roman" w:cs="Times New Roman"/>
        </w:rPr>
        <w:t xml:space="preserve"> structural equation models for both arthropod richness (</w:t>
      </w:r>
      <w:r w:rsidR="00975D14">
        <w:rPr>
          <w:rFonts w:ascii="Times New Roman" w:hAnsi="Times New Roman" w:cs="Times New Roman"/>
          <w:i/>
        </w:rPr>
        <w:t xml:space="preserve">stats </w:t>
      </w:r>
      <w:r w:rsidR="001847C6">
        <w:rPr>
          <w:rFonts w:ascii="Times New Roman" w:hAnsi="Times New Roman" w:cs="Times New Roman"/>
        </w:rPr>
        <w:t>Fig. 2A) and abundance (</w:t>
      </w:r>
      <w:r w:rsidR="00975D14">
        <w:rPr>
          <w:rFonts w:ascii="Times New Roman" w:hAnsi="Times New Roman" w:cs="Times New Roman"/>
          <w:i/>
        </w:rPr>
        <w:t xml:space="preserve">stats </w:t>
      </w:r>
      <w:r w:rsidR="001847C6">
        <w:rPr>
          <w:rFonts w:ascii="Times New Roman" w:hAnsi="Times New Roman" w:cs="Times New Roman"/>
          <w:i/>
        </w:rPr>
        <w:t>create supplement Fig.</w:t>
      </w:r>
      <w:r w:rsidR="001847C6">
        <w:rPr>
          <w:rFonts w:ascii="Times New Roman" w:hAnsi="Times New Roman" w:cs="Times New Roman"/>
        </w:rPr>
        <w:t>) provided a good fit to our data</w:t>
      </w:r>
      <w:r w:rsidR="008E5A28">
        <w:rPr>
          <w:rFonts w:ascii="Times New Roman" w:hAnsi="Times New Roman" w:cs="Times New Roman"/>
        </w:rPr>
        <w:t>, suggesting that we identified the key drivers of the</w:t>
      </w:r>
      <w:r w:rsidR="00A650A7">
        <w:rPr>
          <w:rFonts w:ascii="Times New Roman" w:hAnsi="Times New Roman" w:cs="Times New Roman"/>
        </w:rPr>
        <w:t>se</w:t>
      </w:r>
      <w:r w:rsidR="008E5A28">
        <w:rPr>
          <w:rFonts w:ascii="Times New Roman" w:hAnsi="Times New Roman" w:cs="Times New Roman"/>
        </w:rPr>
        <w:t xml:space="preserve"> community</w:t>
      </w:r>
      <w:r w:rsidR="00A650A7">
        <w:rPr>
          <w:rFonts w:ascii="Times New Roman" w:hAnsi="Times New Roman" w:cs="Times New Roman"/>
        </w:rPr>
        <w:t xml:space="preserve"> responses</w:t>
      </w:r>
      <w:r w:rsidR="001847C6">
        <w:rPr>
          <w:rFonts w:ascii="Times New Roman" w:hAnsi="Times New Roman" w:cs="Times New Roman"/>
        </w:rPr>
        <w:t xml:space="preserve">. </w:t>
      </w:r>
      <w:r w:rsidR="008E5A28">
        <w:rPr>
          <w:rFonts w:ascii="Times New Roman" w:hAnsi="Times New Roman" w:cs="Times New Roman"/>
        </w:rPr>
        <w:t>For arthropod richness, w</w:t>
      </w:r>
      <w:r w:rsidR="001847C6">
        <w:rPr>
          <w:rFonts w:ascii="Times New Roman" w:hAnsi="Times New Roman" w:cs="Times New Roman"/>
        </w:rPr>
        <w:t>e found that t</w:t>
      </w:r>
      <w:r w:rsidR="001D29C7">
        <w:rPr>
          <w:rFonts w:ascii="Times New Roman" w:hAnsi="Times New Roman" w:cs="Times New Roman"/>
        </w:rPr>
        <w:t xml:space="preserve">he effect of willow genotype was primarily mediated by </w:t>
      </w:r>
      <w:r w:rsidR="001847C6">
        <w:rPr>
          <w:rFonts w:ascii="Times New Roman" w:hAnsi="Times New Roman" w:cs="Times New Roman"/>
        </w:rPr>
        <w:t xml:space="preserve">plant </w:t>
      </w:r>
      <w:r w:rsidR="001D29C7">
        <w:rPr>
          <w:rFonts w:ascii="Times New Roman" w:hAnsi="Times New Roman" w:cs="Times New Roman"/>
        </w:rPr>
        <w:t xml:space="preserve">trait PC1. </w:t>
      </w:r>
      <w:r w:rsidR="001847C6">
        <w:rPr>
          <w:rFonts w:ascii="Times New Roman" w:hAnsi="Times New Roman" w:cs="Times New Roman"/>
        </w:rPr>
        <w:t>Plant height, shoot count, and shoot length all had strong, positive loadings on trait PC1 (</w:t>
      </w:r>
      <w:r w:rsidR="001847C6">
        <w:rPr>
          <w:rFonts w:ascii="Times New Roman" w:hAnsi="Times New Roman" w:cs="Times New Roman"/>
          <w:i/>
        </w:rPr>
        <w:t>create supplement table</w:t>
      </w:r>
      <w:r w:rsidR="001847C6">
        <w:rPr>
          <w:rFonts w:ascii="Times New Roman" w:hAnsi="Times New Roman" w:cs="Times New Roman"/>
        </w:rPr>
        <w:t>), indicating that larger willows hosted more arthropod species and individu</w:t>
      </w:r>
      <w:r w:rsidR="00E0526D">
        <w:rPr>
          <w:rFonts w:ascii="Times New Roman" w:hAnsi="Times New Roman" w:cs="Times New Roman"/>
        </w:rPr>
        <w:t>als. Aphi</w:t>
      </w:r>
      <w:r w:rsidR="008E5A28">
        <w:rPr>
          <w:rFonts w:ascii="Times New Roman" w:hAnsi="Times New Roman" w:cs="Times New Roman"/>
        </w:rPr>
        <w:t xml:space="preserve">d treatment also positively influenced arthropod richness and abundance </w:t>
      </w:r>
      <w:r w:rsidR="00975D14">
        <w:rPr>
          <w:rFonts w:ascii="Times New Roman" w:hAnsi="Times New Roman" w:cs="Times New Roman"/>
        </w:rPr>
        <w:t xml:space="preserve">via increases in abundance of Aphis </w:t>
      </w:r>
      <w:proofErr w:type="spellStart"/>
      <w:r w:rsidR="00975D14">
        <w:rPr>
          <w:rFonts w:ascii="Times New Roman" w:hAnsi="Times New Roman" w:cs="Times New Roman"/>
        </w:rPr>
        <w:t>farinosa</w:t>
      </w:r>
      <w:proofErr w:type="spellEnd"/>
      <w:r w:rsidR="00975D14">
        <w:rPr>
          <w:rFonts w:ascii="Times New Roman" w:hAnsi="Times New Roman" w:cs="Times New Roman"/>
        </w:rPr>
        <w:t xml:space="preserve">, although </w:t>
      </w:r>
      <w:r w:rsidR="008E5A28">
        <w:rPr>
          <w:rFonts w:ascii="Times New Roman" w:hAnsi="Times New Roman" w:cs="Times New Roman"/>
        </w:rPr>
        <w:t xml:space="preserve">the </w:t>
      </w:r>
      <w:r w:rsidR="00975D14">
        <w:rPr>
          <w:rFonts w:ascii="Times New Roman" w:hAnsi="Times New Roman" w:cs="Times New Roman"/>
        </w:rPr>
        <w:t xml:space="preserve">total </w:t>
      </w:r>
      <w:r w:rsidR="008E5A28">
        <w:rPr>
          <w:rFonts w:ascii="Times New Roman" w:hAnsi="Times New Roman" w:cs="Times New Roman"/>
        </w:rPr>
        <w:t>effect on richness was small</w:t>
      </w:r>
      <w:r w:rsidR="00975D14">
        <w:rPr>
          <w:rFonts w:ascii="Times New Roman" w:hAnsi="Times New Roman" w:cs="Times New Roman"/>
        </w:rPr>
        <w:t xml:space="preserve"> (std. </w:t>
      </w:r>
      <w:proofErr w:type="spellStart"/>
      <w:r w:rsidR="00975D14">
        <w:rPr>
          <w:rFonts w:ascii="Times New Roman" w:hAnsi="Times New Roman" w:cs="Times New Roman"/>
        </w:rPr>
        <w:t>coef</w:t>
      </w:r>
      <w:proofErr w:type="spellEnd"/>
      <w:r w:rsidR="00975D14">
        <w:rPr>
          <w:rFonts w:ascii="Times New Roman" w:hAnsi="Times New Roman" w:cs="Times New Roman"/>
        </w:rPr>
        <w:t xml:space="preserve">. = 0.08) compared to willow genotype (std. </w:t>
      </w:r>
      <w:proofErr w:type="spellStart"/>
      <w:r w:rsidR="00975D14">
        <w:rPr>
          <w:rFonts w:ascii="Times New Roman" w:hAnsi="Times New Roman" w:cs="Times New Roman"/>
        </w:rPr>
        <w:t>coef</w:t>
      </w:r>
      <w:proofErr w:type="spellEnd"/>
      <w:r w:rsidR="00975D14">
        <w:rPr>
          <w:rFonts w:ascii="Times New Roman" w:hAnsi="Times New Roman" w:cs="Times New Roman"/>
        </w:rPr>
        <w:t>. = 0.14)</w:t>
      </w:r>
      <w:r w:rsidR="008E5A28">
        <w:rPr>
          <w:rFonts w:ascii="Times New Roman" w:hAnsi="Times New Roman" w:cs="Times New Roman"/>
        </w:rPr>
        <w:t xml:space="preserve">. </w:t>
      </w:r>
      <w:r w:rsidR="00975D14">
        <w:rPr>
          <w:rFonts w:ascii="Times New Roman" w:hAnsi="Times New Roman" w:cs="Times New Roman"/>
        </w:rPr>
        <w:t xml:space="preserve">Still, when we investigated the potential for missing paths, we found that </w:t>
      </w:r>
      <w:r w:rsidR="006F7C27">
        <w:rPr>
          <w:rFonts w:ascii="Times New Roman" w:hAnsi="Times New Roman" w:cs="Times New Roman"/>
        </w:rPr>
        <w:t xml:space="preserve">their was a path willow genotype affected by Aphis </w:t>
      </w:r>
      <w:proofErr w:type="spellStart"/>
      <w:r w:rsidR="006F7C27">
        <w:rPr>
          <w:rFonts w:ascii="Times New Roman" w:hAnsi="Times New Roman" w:cs="Times New Roman"/>
        </w:rPr>
        <w:t>farinosa</w:t>
      </w:r>
      <w:proofErr w:type="spellEnd"/>
      <w:r w:rsidR="006F7C27">
        <w:rPr>
          <w:rFonts w:ascii="Times New Roman" w:hAnsi="Times New Roman" w:cs="Times New Roman"/>
        </w:rPr>
        <w:t xml:space="preserve"> and arthropod richness, suggesting that the plant traits we measured failed to capture these other effects of plant genotype. </w:t>
      </w:r>
      <w:r w:rsidR="00A650A7">
        <w:rPr>
          <w:rFonts w:ascii="Times New Roman" w:hAnsi="Times New Roman" w:cs="Times New Roman"/>
        </w:rPr>
        <w:t>Surprisingly, we found that neither trait PC1</w:t>
      </w:r>
      <w:r w:rsidR="00256F82">
        <w:rPr>
          <w:rFonts w:ascii="Times New Roman" w:hAnsi="Times New Roman" w:cs="Times New Roman"/>
        </w:rPr>
        <w:t xml:space="preserve"> (F</w:t>
      </w:r>
      <w:r w:rsidR="00256F82">
        <w:rPr>
          <w:rFonts w:ascii="Times New Roman" w:hAnsi="Times New Roman" w:cs="Times New Roman"/>
          <w:vertAlign w:val="subscript"/>
        </w:rPr>
        <w:t>1</w:t>
      </w:r>
      <w:proofErr w:type="gramStart"/>
      <w:r w:rsidR="00256F82">
        <w:rPr>
          <w:rFonts w:ascii="Times New Roman" w:hAnsi="Times New Roman" w:cs="Times New Roman"/>
          <w:vertAlign w:val="subscript"/>
        </w:rPr>
        <w:t>,183</w:t>
      </w:r>
      <w:proofErr w:type="gramEnd"/>
      <w:r w:rsidR="00A51A88">
        <w:rPr>
          <w:rFonts w:ascii="Times New Roman" w:hAnsi="Times New Roman" w:cs="Times New Roman"/>
        </w:rPr>
        <w:t xml:space="preserve"> = 2.09, P = 0.231</w:t>
      </w:r>
      <w:r w:rsidR="00256F82">
        <w:rPr>
          <w:rFonts w:ascii="Times New Roman" w:hAnsi="Times New Roman" w:cs="Times New Roman"/>
        </w:rPr>
        <w:t>)</w:t>
      </w:r>
      <w:r w:rsidR="00121D08">
        <w:rPr>
          <w:rFonts w:ascii="Times New Roman" w:hAnsi="Times New Roman" w:cs="Times New Roman"/>
        </w:rPr>
        <w:t xml:space="preserve">, </w:t>
      </w:r>
      <w:r w:rsidR="00A650A7">
        <w:rPr>
          <w:rFonts w:ascii="Times New Roman" w:hAnsi="Times New Roman" w:cs="Times New Roman"/>
        </w:rPr>
        <w:t xml:space="preserve">trait PC2 </w:t>
      </w:r>
      <w:r w:rsidR="00256F82">
        <w:rPr>
          <w:rFonts w:ascii="Times New Roman" w:hAnsi="Times New Roman" w:cs="Times New Roman"/>
        </w:rPr>
        <w:t>(F</w:t>
      </w:r>
      <w:r w:rsidR="00256F82">
        <w:rPr>
          <w:rFonts w:ascii="Times New Roman" w:hAnsi="Times New Roman" w:cs="Times New Roman"/>
          <w:vertAlign w:val="subscript"/>
        </w:rPr>
        <w:t>1,183</w:t>
      </w:r>
      <w:r w:rsidR="00256F82">
        <w:rPr>
          <w:rFonts w:ascii="Times New Roman" w:hAnsi="Times New Roman" w:cs="Times New Roman"/>
        </w:rPr>
        <w:t xml:space="preserve"> = 1.02, P = 0.394)</w:t>
      </w:r>
      <w:r w:rsidR="00121D08">
        <w:rPr>
          <w:rFonts w:ascii="Times New Roman" w:hAnsi="Times New Roman" w:cs="Times New Roman"/>
        </w:rPr>
        <w:t xml:space="preserve">, nor F. </w:t>
      </w:r>
      <w:proofErr w:type="spellStart"/>
      <w:r w:rsidR="00121D08">
        <w:rPr>
          <w:rFonts w:ascii="Times New Roman" w:hAnsi="Times New Roman" w:cs="Times New Roman"/>
        </w:rPr>
        <w:t>obscuripes</w:t>
      </w:r>
      <w:proofErr w:type="spellEnd"/>
      <w:r w:rsidR="00121D08">
        <w:rPr>
          <w:rFonts w:ascii="Times New Roman" w:hAnsi="Times New Roman" w:cs="Times New Roman"/>
        </w:rPr>
        <w:t xml:space="preserve"> (F</w:t>
      </w:r>
      <w:r w:rsidR="00121D08">
        <w:rPr>
          <w:rFonts w:ascii="Times New Roman" w:hAnsi="Times New Roman" w:cs="Times New Roman"/>
          <w:vertAlign w:val="subscript"/>
        </w:rPr>
        <w:t>1,183</w:t>
      </w:r>
      <w:r w:rsidR="00121D08">
        <w:rPr>
          <w:rFonts w:ascii="Times New Roman" w:hAnsi="Times New Roman" w:cs="Times New Roman"/>
        </w:rPr>
        <w:t xml:space="preserve"> = 0.656</w:t>
      </w:r>
      <w:bookmarkStart w:id="18" w:name="_GoBack"/>
      <w:bookmarkEnd w:id="18"/>
      <w:r w:rsidR="00121D08">
        <w:rPr>
          <w:rFonts w:ascii="Times New Roman" w:hAnsi="Times New Roman" w:cs="Times New Roman"/>
        </w:rPr>
        <w:t>, P = 0.671)</w:t>
      </w:r>
      <w:r w:rsidR="00256F82">
        <w:rPr>
          <w:rFonts w:ascii="Times New Roman" w:hAnsi="Times New Roman" w:cs="Times New Roman"/>
        </w:rPr>
        <w:t xml:space="preserve"> </w:t>
      </w:r>
      <w:r w:rsidR="00A650A7">
        <w:rPr>
          <w:rFonts w:ascii="Times New Roman" w:hAnsi="Times New Roman" w:cs="Times New Roman"/>
        </w:rPr>
        <w:t xml:space="preserve">influenced community composition, with the only detectable effect being from the abundance of </w:t>
      </w:r>
      <w:r w:rsidR="00A650A7" w:rsidRPr="00A650A7">
        <w:rPr>
          <w:rFonts w:ascii="Times New Roman" w:hAnsi="Times New Roman" w:cs="Times New Roman"/>
          <w:i/>
        </w:rPr>
        <w:t xml:space="preserve">Aphis </w:t>
      </w:r>
      <w:proofErr w:type="spellStart"/>
      <w:r w:rsidR="00A650A7" w:rsidRPr="00A650A7">
        <w:rPr>
          <w:rFonts w:ascii="Times New Roman" w:hAnsi="Times New Roman" w:cs="Times New Roman"/>
          <w:i/>
        </w:rPr>
        <w:t>farinosa</w:t>
      </w:r>
      <w:proofErr w:type="spellEnd"/>
      <w:r w:rsidR="00A51A88">
        <w:rPr>
          <w:rFonts w:ascii="Times New Roman" w:hAnsi="Times New Roman" w:cs="Times New Roman"/>
          <w:i/>
        </w:rPr>
        <w:t xml:space="preserve"> </w:t>
      </w:r>
      <w:r w:rsidR="00A51A88">
        <w:rPr>
          <w:rFonts w:ascii="Times New Roman" w:hAnsi="Times New Roman" w:cs="Times New Roman"/>
        </w:rPr>
        <w:t>(F</w:t>
      </w:r>
      <w:r w:rsidR="00A51A88">
        <w:rPr>
          <w:rFonts w:ascii="Times New Roman" w:hAnsi="Times New Roman" w:cs="Times New Roman"/>
          <w:vertAlign w:val="subscript"/>
        </w:rPr>
        <w:t>1,183</w:t>
      </w:r>
      <w:r w:rsidR="00A51A88">
        <w:rPr>
          <w:rFonts w:ascii="Times New Roman" w:hAnsi="Times New Roman" w:cs="Times New Roman"/>
        </w:rPr>
        <w:t xml:space="preserve"> = 2.86, P = 0.018)</w:t>
      </w:r>
      <w:r w:rsidR="00A650A7">
        <w:rPr>
          <w:rFonts w:ascii="Times New Roman" w:hAnsi="Times New Roman" w:cs="Times New Roman"/>
        </w:rPr>
        <w:t xml:space="preserve">. When we </w:t>
      </w:r>
      <w:r w:rsidR="00A51A88">
        <w:rPr>
          <w:rFonts w:ascii="Times New Roman" w:hAnsi="Times New Roman" w:cs="Times New Roman"/>
        </w:rPr>
        <w:t>added</w:t>
      </w:r>
      <w:r w:rsidR="00A650A7">
        <w:rPr>
          <w:rFonts w:ascii="Times New Roman" w:hAnsi="Times New Roman" w:cs="Times New Roman"/>
        </w:rPr>
        <w:t xml:space="preserve"> the </w:t>
      </w:r>
      <w:r w:rsidR="00A650A7" w:rsidRPr="0072272B">
        <w:rPr>
          <w:rFonts w:ascii="Times New Roman" w:hAnsi="Times New Roman" w:cs="Times New Roman"/>
        </w:rPr>
        <w:t>G</w:t>
      </w:r>
      <m:oMath>
        <m:r>
          <w:rPr>
            <w:rFonts w:ascii="Cambria Math" w:hAnsi="Cambria Math" w:cs="Times New Roman"/>
          </w:rPr>
          <m:t>×</m:t>
        </m:r>
      </m:oMath>
      <w:r w:rsidR="00A650A7" w:rsidRPr="0072272B">
        <w:rPr>
          <w:rFonts w:ascii="Times New Roman" w:hAnsi="Times New Roman" w:cs="Times New Roman"/>
        </w:rPr>
        <w:t>E</w:t>
      </w:r>
      <w:r w:rsidR="00A650A7" w:rsidRPr="0072272B">
        <w:rPr>
          <w:rFonts w:ascii="Times New Roman" w:hAnsi="Times New Roman" w:cs="Times New Roman"/>
          <w:vertAlign w:val="subscript"/>
        </w:rPr>
        <w:t>aphid</w:t>
      </w:r>
      <w:r w:rsidR="00A650A7">
        <w:rPr>
          <w:rFonts w:ascii="Times New Roman" w:hAnsi="Times New Roman" w:cs="Times New Roman"/>
        </w:rPr>
        <w:t xml:space="preserve"> effect in the model, we still found that it had a significant effect</w:t>
      </w:r>
      <w:r w:rsidR="00256F82">
        <w:rPr>
          <w:rFonts w:ascii="Times New Roman" w:hAnsi="Times New Roman" w:cs="Times New Roman"/>
        </w:rPr>
        <w:t xml:space="preserve"> (F</w:t>
      </w:r>
      <w:r w:rsidR="00256F82">
        <w:rPr>
          <w:rFonts w:ascii="Times New Roman" w:hAnsi="Times New Roman" w:cs="Times New Roman"/>
          <w:vertAlign w:val="subscript"/>
        </w:rPr>
        <w:t>9</w:t>
      </w:r>
      <w:proofErr w:type="gramStart"/>
      <w:r w:rsidR="00256F82">
        <w:rPr>
          <w:rFonts w:ascii="Times New Roman" w:hAnsi="Times New Roman" w:cs="Times New Roman"/>
          <w:vertAlign w:val="subscript"/>
        </w:rPr>
        <w:t>,164</w:t>
      </w:r>
      <w:proofErr w:type="gramEnd"/>
      <w:r w:rsidR="00256F82">
        <w:rPr>
          <w:rFonts w:ascii="Times New Roman" w:hAnsi="Times New Roman" w:cs="Times New Roman"/>
        </w:rPr>
        <w:t xml:space="preserve"> = 1.71, P = 0.002)</w:t>
      </w:r>
      <w:r w:rsidR="00A650A7">
        <w:rPr>
          <w:rFonts w:ascii="Times New Roman" w:hAnsi="Times New Roman" w:cs="Times New Roman"/>
        </w:rPr>
        <w:t>, suggesting that we did not fully identify the processes driving community composition in this experiment.</w:t>
      </w:r>
    </w:p>
    <w:p w14:paraId="791810BB" w14:textId="77777777" w:rsidR="001D29C7" w:rsidRDefault="001D29C7" w:rsidP="002F4C17">
      <w:pPr>
        <w:spacing w:line="480" w:lineRule="auto"/>
        <w:rPr>
          <w:rFonts w:ascii="Times New Roman" w:hAnsi="Times New Roman" w:cs="Times New Roman"/>
        </w:rPr>
      </w:pPr>
    </w:p>
    <w:p w14:paraId="516DE295" w14:textId="56C887D1" w:rsidR="007E7792" w:rsidRDefault="006F7C27" w:rsidP="002F4C17">
      <w:pPr>
        <w:spacing w:line="480" w:lineRule="auto"/>
        <w:rPr>
          <w:rFonts w:ascii="Times New Roman" w:hAnsi="Times New Roman" w:cs="Times New Roman"/>
        </w:rPr>
      </w:pPr>
      <w:r>
        <w:rPr>
          <w:rFonts w:ascii="Times New Roman" w:hAnsi="Times New Roman" w:cs="Times New Roman"/>
        </w:rPr>
        <w:t>As with the ant-aphid experiment, our structural equation models for arthropod richness (</w:t>
      </w:r>
      <w:r>
        <w:rPr>
          <w:rFonts w:ascii="Times New Roman" w:hAnsi="Times New Roman" w:cs="Times New Roman"/>
          <w:i/>
        </w:rPr>
        <w:t xml:space="preserve">stats </w:t>
      </w:r>
      <w:r>
        <w:rPr>
          <w:rFonts w:ascii="Times New Roman" w:hAnsi="Times New Roman" w:cs="Times New Roman"/>
        </w:rPr>
        <w:t>Fig. 2A), abundance (</w:t>
      </w:r>
      <w:r>
        <w:rPr>
          <w:rFonts w:ascii="Times New Roman" w:hAnsi="Times New Roman" w:cs="Times New Roman"/>
          <w:i/>
        </w:rPr>
        <w:t>stats create supplement Fig.</w:t>
      </w:r>
      <w:r>
        <w:rPr>
          <w:rFonts w:ascii="Times New Roman" w:hAnsi="Times New Roman" w:cs="Times New Roman"/>
        </w:rPr>
        <w:t>), and rarefied richness provided a good fit to our data (</w:t>
      </w:r>
      <w:r>
        <w:rPr>
          <w:rFonts w:ascii="Times New Roman" w:hAnsi="Times New Roman" w:cs="Times New Roman"/>
          <w:i/>
        </w:rPr>
        <w:t>stats create supplement Fig.</w:t>
      </w:r>
      <w:r>
        <w:rPr>
          <w:rFonts w:ascii="Times New Roman" w:hAnsi="Times New Roman" w:cs="Times New Roman"/>
        </w:rPr>
        <w:t>), suggesting that we identified the key drivers of the above- and belowground communities. For aboveground arthropods, the effect of willow genotype was primarily mediated by plant trait PC1. As in the ant-aphid experiment, all of the plant-growth traits had strong, positive loadings on trait PC1 (</w:t>
      </w:r>
      <w:r>
        <w:rPr>
          <w:rFonts w:ascii="Times New Roman" w:hAnsi="Times New Roman" w:cs="Times New Roman"/>
          <w:i/>
        </w:rPr>
        <w:t>create supplement table</w:t>
      </w:r>
      <w:r>
        <w:rPr>
          <w:rFonts w:ascii="Times New Roman" w:hAnsi="Times New Roman" w:cs="Times New Roman"/>
        </w:rPr>
        <w:t xml:space="preserve">), indicating that larger willows hosted more arthropod species and individuals. However, wind exposure appeared to be the main driver of community responses. These negative effects of wind were mediated by both an indirect effect via plant trait PC1 as well as a direct effect. </w:t>
      </w:r>
    </w:p>
    <w:p w14:paraId="0AA08236" w14:textId="0163C74B" w:rsidR="002F4C17" w:rsidRPr="001D0337" w:rsidDel="00843DC0" w:rsidRDefault="002F4C17" w:rsidP="002F4C17">
      <w:pPr>
        <w:spacing w:line="480" w:lineRule="auto"/>
        <w:rPr>
          <w:del w:id="19" w:author="Matthew Barbour" w:date="2016-04-25T11:07:00Z"/>
          <w:rFonts w:ascii="Times New Roman" w:hAnsi="Times New Roman" w:cs="Times New Roman"/>
        </w:rPr>
      </w:pPr>
    </w:p>
    <w:p w14:paraId="521A3E8B" w14:textId="6BE13F51" w:rsidR="002F4C17" w:rsidRPr="007E7792" w:rsidDel="00843DC0" w:rsidRDefault="002F4C17" w:rsidP="002F4C17">
      <w:pPr>
        <w:spacing w:line="480" w:lineRule="auto"/>
        <w:rPr>
          <w:del w:id="20" w:author="Matthew Barbour" w:date="2016-04-25T11:07:00Z"/>
          <w:rFonts w:ascii="Times New Roman" w:hAnsi="Times New Roman" w:cs="Times New Roman"/>
        </w:rPr>
      </w:pPr>
    </w:p>
    <w:p w14:paraId="1FA83B38" w14:textId="2BFEEC6C" w:rsidR="002F4C17" w:rsidDel="00843DC0" w:rsidRDefault="00635FFD">
      <w:pPr>
        <w:spacing w:line="480" w:lineRule="auto"/>
        <w:rPr>
          <w:del w:id="21" w:author="Matthew Barbour" w:date="2016-04-25T11:06:00Z"/>
          <w:rFonts w:ascii="Times New Roman" w:hAnsi="Times New Roman" w:cs="Times New Roman"/>
          <w:iCs/>
        </w:rPr>
      </w:pPr>
      <w:del w:id="22" w:author="Matthew Barbour" w:date="2016-04-25T11:07:00Z">
        <w:r w:rsidRPr="007E7792" w:rsidDel="00843DC0">
          <w:rPr>
            <w:rFonts w:ascii="Times New Roman" w:hAnsi="Times New Roman" w:cs="Times New Roman"/>
            <w:u w:val="single"/>
          </w:rPr>
          <w:delText>Wind experiment</w:delText>
        </w:r>
        <w:r w:rsidR="002F4C17" w:rsidDel="00843DC0">
          <w:rPr>
            <w:rFonts w:ascii="Times New Roman" w:hAnsi="Times New Roman" w:cs="Times New Roman"/>
          </w:rPr>
          <w:delText xml:space="preserve"> – </w:delText>
        </w:r>
      </w:del>
      <w:del w:id="23" w:author="Matthew Barbour" w:date="2016-04-25T11:06:00Z">
        <w:r w:rsidR="002F4C17" w:rsidDel="00843DC0">
          <w:rPr>
            <w:rFonts w:ascii="Times New Roman" w:hAnsi="Times New Roman" w:cs="Times New Roman"/>
          </w:rPr>
          <w:delText>We found that plant-growth traits were influenced by wind exposure, sampling year, and willow genotype (Table 1</w:delText>
        </w:r>
        <w:r w:rsidR="002F4C17" w:rsidRPr="007B13B4" w:rsidDel="00843DC0">
          <w:rPr>
            <w:rFonts w:ascii="Times New Roman" w:hAnsi="Times New Roman" w:cs="Times New Roman"/>
            <w:iCs/>
          </w:rPr>
          <w:delText>).</w:delText>
        </w:r>
        <w:r w:rsidR="002F4C17" w:rsidDel="00843DC0">
          <w:rPr>
            <w:rFonts w:ascii="Times New Roman" w:hAnsi="Times New Roman" w:cs="Times New Roman"/>
            <w:iCs/>
          </w:rPr>
          <w:delText xml:space="preserve"> As expected, wind exposure negatively affected all plant-growth traits. Moreover, the negative effects of wind were magnified by the end of the experiment for both plant height and the number of shoots produced (Table 1)</w:delText>
        </w:r>
        <w:r w:rsidR="00C50F3F" w:rsidDel="00843DC0">
          <w:rPr>
            <w:rFonts w:ascii="Times New Roman" w:hAnsi="Times New Roman" w:cs="Times New Roman"/>
            <w:iCs/>
          </w:rPr>
          <w:delText>.</w:delText>
        </w:r>
        <w:r w:rsidR="002F4C17" w:rsidDel="00843DC0">
          <w:rPr>
            <w:rFonts w:ascii="Times New Roman" w:hAnsi="Times New Roman" w:cs="Times New Roman"/>
            <w:i/>
            <w:iCs/>
          </w:rPr>
          <w:delText xml:space="preserve"> </w:delText>
        </w:r>
        <w:r w:rsidR="002F4C17" w:rsidDel="00843DC0">
          <w:rPr>
            <w:rFonts w:ascii="Times New Roman" w:hAnsi="Times New Roman" w:cs="Times New Roman"/>
            <w:iCs/>
          </w:rPr>
          <w:delText>Still, willow genotype had a pronounced effect on all plant-growth traits, resulting in willows that varied over 2-fold in height, number of shoots, and shoot length among the most disparate genotypes. While the effect of willow genotype on shoot length changed by the end of the experiment (Table 1), this G</w:delText>
        </w:r>
        <m:oMath>
          <m:r>
            <w:rPr>
              <w:rFonts w:ascii="Cambria Math" w:hAnsi="Cambria Math" w:cs="Times New Roman"/>
            </w:rPr>
            <m:t>×</m:t>
          </m:r>
        </m:oMath>
        <w:r w:rsidR="002F4C17" w:rsidDel="00843DC0">
          <w:rPr>
            <w:rFonts w:ascii="Times New Roman" w:hAnsi="Times New Roman" w:cs="Times New Roman"/>
            <w:iCs/>
          </w:rPr>
          <w:delText>E</w:delText>
        </w:r>
        <w:r w:rsidR="002F4C17" w:rsidDel="00843DC0">
          <w:rPr>
            <w:rFonts w:ascii="Times New Roman" w:hAnsi="Times New Roman" w:cs="Times New Roman"/>
            <w:iCs/>
            <w:vertAlign w:val="subscript"/>
          </w:rPr>
          <w:delText>year</w:delText>
        </w:r>
        <w:r w:rsidR="002F4C17" w:rsidDel="00843DC0">
          <w:rPr>
            <w:rFonts w:ascii="Times New Roman" w:hAnsi="Times New Roman" w:cs="Times New Roman"/>
            <w:iCs/>
          </w:rPr>
          <w:delText xml:space="preserve"> effect was relatively small (</w:delText>
        </w:r>
        <w:r w:rsidR="002F4C17" w:rsidRPr="00E82F64" w:rsidDel="00843DC0">
          <w:rPr>
            <w:rFonts w:ascii="Times New Roman" w:hAnsi="Times New Roman" w:cs="Times New Roman"/>
            <w:i/>
            <w:iCs/>
          </w:rPr>
          <w:delText>R</w:delText>
        </w:r>
        <w:r w:rsidR="002F4C17" w:rsidRPr="00E82F64" w:rsidDel="00843DC0">
          <w:rPr>
            <w:rFonts w:ascii="Times New Roman" w:hAnsi="Times New Roman" w:cs="Times New Roman"/>
            <w:i/>
            <w:iCs/>
            <w:vertAlign w:val="superscript"/>
          </w:rPr>
          <w:delText>2</w:delText>
        </w:r>
        <w:r w:rsidR="002F4C17" w:rsidDel="00843DC0">
          <w:rPr>
            <w:rFonts w:ascii="Times New Roman" w:hAnsi="Times New Roman" w:cs="Times New Roman"/>
            <w:iCs/>
          </w:rPr>
          <w:delText xml:space="preserve"> = 0.05) compared to the effect of genotype alone (</w:delText>
        </w:r>
        <w:r w:rsidR="002F4C17" w:rsidRPr="00E82F64" w:rsidDel="00843DC0">
          <w:rPr>
            <w:rFonts w:ascii="Times New Roman" w:hAnsi="Times New Roman" w:cs="Times New Roman"/>
            <w:i/>
            <w:iCs/>
          </w:rPr>
          <w:delText>R</w:delText>
        </w:r>
        <w:r w:rsidR="002F4C17" w:rsidRPr="00E82F64" w:rsidDel="00843DC0">
          <w:rPr>
            <w:rFonts w:ascii="Times New Roman" w:hAnsi="Times New Roman" w:cs="Times New Roman"/>
            <w:i/>
            <w:iCs/>
            <w:vertAlign w:val="superscript"/>
          </w:rPr>
          <w:delText>2</w:delText>
        </w:r>
        <w:r w:rsidR="002F4C17" w:rsidDel="00843DC0">
          <w:rPr>
            <w:rFonts w:ascii="Times New Roman" w:hAnsi="Times New Roman" w:cs="Times New Roman"/>
            <w:iCs/>
          </w:rPr>
          <w:delText xml:space="preserve"> = 0.13). </w:delText>
        </w:r>
      </w:del>
    </w:p>
    <w:p w14:paraId="1B57B61A" w14:textId="62BD1F0C" w:rsidR="002F4C17" w:rsidDel="00843DC0" w:rsidRDefault="002F4C17">
      <w:pPr>
        <w:spacing w:line="480" w:lineRule="auto"/>
        <w:rPr>
          <w:del w:id="24" w:author="Matthew Barbour" w:date="2016-04-25T11:06:00Z"/>
          <w:rFonts w:ascii="Times New Roman" w:hAnsi="Times New Roman" w:cs="Times New Roman"/>
          <w:iCs/>
        </w:rPr>
      </w:pPr>
    </w:p>
    <w:p w14:paraId="0AD7FED4" w14:textId="6DC0A407" w:rsidR="002F4C17" w:rsidRPr="007B13B4" w:rsidDel="00843DC0" w:rsidRDefault="002F4C17" w:rsidP="00843DC0">
      <w:pPr>
        <w:spacing w:line="480" w:lineRule="auto"/>
        <w:rPr>
          <w:del w:id="25" w:author="Matthew Barbour" w:date="2016-04-25T11:07:00Z"/>
          <w:rFonts w:ascii="Times New Roman" w:hAnsi="Times New Roman" w:cs="Times New Roman"/>
          <w:i/>
        </w:rPr>
      </w:pPr>
      <w:del w:id="26" w:author="Matthew Barbour" w:date="2016-04-25T11:06:00Z">
        <w:r w:rsidDel="00843DC0">
          <w:rPr>
            <w:rFonts w:ascii="Times New Roman" w:hAnsi="Times New Roman" w:cs="Times New Roman"/>
            <w:iCs/>
          </w:rPr>
          <w:delText xml:space="preserve">In contrast to plant-growth traits, willow genotype was the primary factor in determining leaf traits across both years of the experiment (Table 1). The leaves of willow genotypes varied 46-fold in trichome density, 1.5-fold in SLA, and 1.6-fold in C:N. We had data available on leaf water content for 2012 and 2013, and we found that the amount of variation explained by willow genotype depended on the sampling year (2012, </w:delText>
        </w:r>
        <w:r w:rsidDel="00843DC0">
          <w:rPr>
            <w:rFonts w:ascii="Times New Roman" w:hAnsi="Times New Roman" w:cs="Times New Roman"/>
            <w:i/>
            <w:iCs/>
          </w:rPr>
          <w:delText>R</w:delText>
        </w:r>
        <w:r w:rsidRPr="00123AD8" w:rsidDel="00843DC0">
          <w:rPr>
            <w:rFonts w:ascii="Times New Roman" w:hAnsi="Times New Roman" w:cs="Times New Roman"/>
            <w:i/>
            <w:iCs/>
            <w:vertAlign w:val="superscript"/>
          </w:rPr>
          <w:delText>2</w:delText>
        </w:r>
        <w:r w:rsidDel="00843DC0">
          <w:rPr>
            <w:rFonts w:ascii="Times New Roman" w:hAnsi="Times New Roman" w:cs="Times New Roman"/>
            <w:iCs/>
          </w:rPr>
          <w:delText xml:space="preserve"> = 0.11; 2013, </w:delText>
        </w:r>
        <w:r w:rsidDel="00843DC0">
          <w:rPr>
            <w:rFonts w:ascii="Times New Roman" w:hAnsi="Times New Roman" w:cs="Times New Roman"/>
            <w:i/>
            <w:iCs/>
          </w:rPr>
          <w:delText>R</w:delText>
        </w:r>
        <w:r w:rsidRPr="00123AD8" w:rsidDel="00843DC0">
          <w:rPr>
            <w:rFonts w:ascii="Times New Roman" w:hAnsi="Times New Roman" w:cs="Times New Roman"/>
            <w:i/>
            <w:iCs/>
            <w:vertAlign w:val="superscript"/>
          </w:rPr>
          <w:delText>2</w:delText>
        </w:r>
        <w:r w:rsidDel="00843DC0">
          <w:rPr>
            <w:rFonts w:ascii="Times New Roman" w:hAnsi="Times New Roman" w:cs="Times New Roman"/>
            <w:iCs/>
          </w:rPr>
          <w:delText xml:space="preserve"> = 0.16). While soil moisture did affect leaf water content (std. </w:delText>
        </w:r>
        <m:oMath>
          <m:r>
            <w:rPr>
              <w:rFonts w:ascii="Cambria Math" w:hAnsi="Cambria Math" w:cs="Times New Roman"/>
            </w:rPr>
            <m:t>β</m:t>
          </m:r>
        </m:oMath>
        <w:r w:rsidDel="00843DC0">
          <w:rPr>
            <w:rFonts w:ascii="Times New Roman" w:eastAsiaTheme="minorEastAsia" w:hAnsi="Times New Roman" w:cs="Times New Roman"/>
          </w:rPr>
          <w:delText xml:space="preserve"> = -0.13)</w:delText>
        </w:r>
        <w:r w:rsidDel="00843DC0">
          <w:rPr>
            <w:rFonts w:ascii="Times New Roman" w:hAnsi="Times New Roman" w:cs="Times New Roman"/>
            <w:iCs/>
          </w:rPr>
          <w:delText>, the amount of variation it explained was small (</w:delText>
        </w:r>
        <w:r w:rsidDel="00843DC0">
          <w:rPr>
            <w:rFonts w:ascii="Times New Roman" w:hAnsi="Times New Roman" w:cs="Times New Roman"/>
            <w:i/>
            <w:iCs/>
          </w:rPr>
          <w:delText>R</w:delText>
        </w:r>
        <w:r w:rsidRPr="00123AD8" w:rsidDel="00843DC0">
          <w:rPr>
            <w:rFonts w:ascii="Times New Roman" w:hAnsi="Times New Roman" w:cs="Times New Roman"/>
            <w:i/>
            <w:iCs/>
            <w:vertAlign w:val="superscript"/>
          </w:rPr>
          <w:delText>2</w:delText>
        </w:r>
        <w:r w:rsidDel="00843DC0">
          <w:rPr>
            <w:rFonts w:ascii="Times New Roman" w:hAnsi="Times New Roman" w:cs="Times New Roman"/>
            <w:iCs/>
          </w:rPr>
          <w:delText xml:space="preserve"> = 0.02) compared to willow genotype. Unlike plant-growth and leaf traits, root C:N did not appear to be influenced by either wind exposure or willow genotype.</w:delText>
        </w:r>
      </w:del>
    </w:p>
    <w:p w14:paraId="509EF3AD" w14:textId="5A5C3D4B" w:rsidR="00DA360F" w:rsidRPr="007E7792" w:rsidRDefault="00DA360F" w:rsidP="0059295B">
      <w:pPr>
        <w:spacing w:line="480" w:lineRule="auto"/>
        <w:rPr>
          <w:rFonts w:ascii="Times New Roman" w:hAnsi="Times New Roman" w:cs="Times New Roman"/>
        </w:rPr>
      </w:pPr>
    </w:p>
    <w:p w14:paraId="05C86158" w14:textId="77777777" w:rsidR="00F67D50" w:rsidRPr="0059295B" w:rsidRDefault="00F67D50"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1846D84A" w14:textId="4F96BD7A" w:rsidR="00A94F2E" w:rsidRDefault="00A94F2E" w:rsidP="0059295B">
      <w:pPr>
        <w:spacing w:line="480" w:lineRule="auto"/>
        <w:rPr>
          <w:rFonts w:ascii="Times New Roman" w:hAnsi="Times New Roman" w:cs="Times New Roman"/>
        </w:rPr>
      </w:pPr>
      <w:r>
        <w:rPr>
          <w:rFonts w:ascii="Times New Roman" w:hAnsi="Times New Roman" w:cs="Times New Roman"/>
        </w:rPr>
        <w:t>Willow genotype had predictable effects on individual phenotypes and the arthropod community across variation in both the abiotic and biotic environment (FIG or TABLE). These predictable effects occurred despite the abiotic environment often explaining as much or more of the variation in plant-growth traits and arthropod responses.</w:t>
      </w:r>
    </w:p>
    <w:p w14:paraId="5E7ED327" w14:textId="710C8302" w:rsidR="00C64A07" w:rsidRDefault="00C64A07" w:rsidP="0059295B">
      <w:pPr>
        <w:spacing w:line="480" w:lineRule="auto"/>
        <w:rPr>
          <w:rFonts w:ascii="Times New Roman" w:hAnsi="Times New Roman" w:cs="Times New Roman"/>
        </w:rPr>
      </w:pPr>
      <w:r>
        <w:rPr>
          <w:rFonts w:ascii="Times New Roman" w:hAnsi="Times New Roman" w:cs="Times New Roman"/>
        </w:rPr>
        <w:t xml:space="preserve">- </w:t>
      </w:r>
      <w:r w:rsidR="00363036">
        <w:rPr>
          <w:rFonts w:ascii="Times New Roman" w:hAnsi="Times New Roman" w:cs="Times New Roman"/>
        </w:rPr>
        <w:t>Aboveground, w</w:t>
      </w:r>
      <w:r w:rsidR="001D3CA0">
        <w:rPr>
          <w:rFonts w:ascii="Times New Roman" w:hAnsi="Times New Roman" w:cs="Times New Roman"/>
        </w:rPr>
        <w:t xml:space="preserve">e found that wind exposure dominated both plant genotype and ant-aphid interactions in explaining arthropod community responses. </w:t>
      </w:r>
    </w:p>
    <w:p w14:paraId="3854D035" w14:textId="333469FE" w:rsidR="001D3CA0" w:rsidRDefault="00C64A07" w:rsidP="0059295B">
      <w:pPr>
        <w:spacing w:line="480" w:lineRule="auto"/>
        <w:rPr>
          <w:rFonts w:ascii="Times New Roman" w:hAnsi="Times New Roman" w:cs="Times New Roman"/>
        </w:rPr>
      </w:pPr>
      <w:r>
        <w:rPr>
          <w:rFonts w:ascii="Times New Roman" w:hAnsi="Times New Roman" w:cs="Times New Roman"/>
        </w:rPr>
        <w:t>- B</w:t>
      </w:r>
      <w:r w:rsidR="00363036">
        <w:rPr>
          <w:rFonts w:ascii="Times New Roman" w:hAnsi="Times New Roman" w:cs="Times New Roman"/>
        </w:rPr>
        <w:t>elowground</w:t>
      </w:r>
      <w:r>
        <w:rPr>
          <w:rFonts w:ascii="Times New Roman" w:hAnsi="Times New Roman" w:cs="Times New Roman"/>
        </w:rPr>
        <w:t>,</w:t>
      </w:r>
      <w:r w:rsidR="00363036">
        <w:rPr>
          <w:rFonts w:ascii="Times New Roman" w:hAnsi="Times New Roman" w:cs="Times New Roman"/>
        </w:rPr>
        <w:t xml:space="preserve"> </w:t>
      </w:r>
      <w:proofErr w:type="spellStart"/>
      <w:r w:rsidR="00363036">
        <w:rPr>
          <w:rFonts w:ascii="Times New Roman" w:hAnsi="Times New Roman" w:cs="Times New Roman"/>
        </w:rPr>
        <w:t>mycorrhizal</w:t>
      </w:r>
      <w:proofErr w:type="spellEnd"/>
      <w:r w:rsidR="00363036">
        <w:rPr>
          <w:rFonts w:ascii="Times New Roman" w:hAnsi="Times New Roman" w:cs="Times New Roman"/>
        </w:rPr>
        <w:t xml:space="preserve"> and microbial communities responded differently than aboveground arthropods to willow genotype and wind exposure.   </w:t>
      </w:r>
    </w:p>
    <w:p w14:paraId="7CD30644" w14:textId="75D5373D" w:rsidR="00C64A07" w:rsidRDefault="00C64A07" w:rsidP="0059295B">
      <w:pPr>
        <w:spacing w:line="480" w:lineRule="auto"/>
        <w:rPr>
          <w:rFonts w:ascii="Times New Roman" w:hAnsi="Times New Roman" w:cs="Times New Roman"/>
        </w:rPr>
      </w:pPr>
      <w:r>
        <w:rPr>
          <w:rFonts w:ascii="Times New Roman" w:hAnsi="Times New Roman" w:cs="Times New Roman"/>
        </w:rPr>
        <w:t xml:space="preserve">- Despite the fact that the environment sometimes dominated plant genotype in explaining community responses, the effects of plant genotype were predictable across variation in both the abiotic and biotic environment (Fig. </w:t>
      </w:r>
      <w:proofErr w:type="gramStart"/>
      <w:r>
        <w:rPr>
          <w:rFonts w:ascii="Times New Roman" w:hAnsi="Times New Roman" w:cs="Times New Roman"/>
        </w:rPr>
        <w:t>genetic</w:t>
      </w:r>
      <w:proofErr w:type="gramEnd"/>
      <w:r>
        <w:rPr>
          <w:rFonts w:ascii="Times New Roman" w:hAnsi="Times New Roman" w:cs="Times New Roman"/>
        </w:rPr>
        <w:t xml:space="preserve"> correlations).</w:t>
      </w:r>
    </w:p>
    <w:p w14:paraId="0FB50AD6" w14:textId="77777777" w:rsidR="00C64A07" w:rsidRDefault="00C64A07" w:rsidP="0059295B">
      <w:pPr>
        <w:spacing w:line="480" w:lineRule="auto"/>
        <w:rPr>
          <w:rFonts w:ascii="Times New Roman" w:hAnsi="Times New Roman" w:cs="Times New Roman"/>
        </w:rPr>
      </w:pPr>
    </w:p>
    <w:p w14:paraId="12EB3EE3" w14:textId="3559DD61" w:rsidR="001D3CA0" w:rsidRDefault="001D3CA0" w:rsidP="0059295B">
      <w:pPr>
        <w:spacing w:line="480" w:lineRule="auto"/>
        <w:rPr>
          <w:rFonts w:ascii="Times New Roman" w:hAnsi="Times New Roman" w:cs="Times New Roman"/>
        </w:rPr>
      </w:pPr>
      <w:r>
        <w:rPr>
          <w:rFonts w:ascii="Times New Roman" w:hAnsi="Times New Roman" w:cs="Times New Roman"/>
        </w:rPr>
        <w:t>Updated Key Findings:</w:t>
      </w:r>
    </w:p>
    <w:p w14:paraId="11A047FC" w14:textId="207A78E5" w:rsidR="001D3CA0" w:rsidRDefault="001D3CA0" w:rsidP="0059295B">
      <w:pPr>
        <w:spacing w:line="480" w:lineRule="auto"/>
        <w:rPr>
          <w:rFonts w:ascii="Times New Roman" w:hAnsi="Times New Roman" w:cs="Times New Roman"/>
        </w:rPr>
      </w:pPr>
      <w:r>
        <w:rPr>
          <w:rFonts w:ascii="Times New Roman" w:hAnsi="Times New Roman" w:cs="Times New Roman"/>
        </w:rPr>
        <w:t>- Arthropod community responses: Abiotic &gt; Genotype &gt; Biotic</w:t>
      </w:r>
    </w:p>
    <w:p w14:paraId="080AE37C" w14:textId="4F969D44" w:rsidR="00C64A07" w:rsidRDefault="00C64A07" w:rsidP="0059295B">
      <w:pPr>
        <w:spacing w:line="48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Mycorrhizal</w:t>
      </w:r>
      <w:proofErr w:type="spellEnd"/>
      <w:r>
        <w:rPr>
          <w:rFonts w:ascii="Times New Roman" w:hAnsi="Times New Roman" w:cs="Times New Roman"/>
        </w:rPr>
        <w:t xml:space="preserve"> community responses: Genotype &gt; Abiotic</w:t>
      </w:r>
    </w:p>
    <w:p w14:paraId="24C5B3FC" w14:textId="601C27EC" w:rsidR="00C64A07" w:rsidRDefault="00C64A07" w:rsidP="0059295B">
      <w:pPr>
        <w:spacing w:line="480" w:lineRule="auto"/>
        <w:rPr>
          <w:rFonts w:ascii="Times New Roman" w:hAnsi="Times New Roman" w:cs="Times New Roman"/>
        </w:rPr>
      </w:pPr>
      <w:r>
        <w:rPr>
          <w:rFonts w:ascii="Times New Roman" w:hAnsi="Times New Roman" w:cs="Times New Roman"/>
        </w:rPr>
        <w:t>- Microbial community responses: Abiotic &gt; Genotype</w:t>
      </w:r>
    </w:p>
    <w:p w14:paraId="4CF6507C" w14:textId="6A0BACD9" w:rsidR="001D3CA0" w:rsidRDefault="001D3CA0" w:rsidP="0059295B">
      <w:pPr>
        <w:spacing w:line="480" w:lineRule="auto"/>
        <w:rPr>
          <w:rFonts w:ascii="Times New Roman" w:hAnsi="Times New Roman" w:cs="Times New Roman"/>
        </w:rPr>
      </w:pPr>
      <w:r>
        <w:rPr>
          <w:rFonts w:ascii="Times New Roman" w:hAnsi="Times New Roman" w:cs="Times New Roman"/>
        </w:rPr>
        <w:t>- Plant-growth traits: Abiotic = Genotype &gt; Biotic</w:t>
      </w:r>
    </w:p>
    <w:p w14:paraId="157CA67C" w14:textId="254738A5" w:rsidR="001D3CA0" w:rsidRDefault="001D3CA0" w:rsidP="0059295B">
      <w:pPr>
        <w:spacing w:line="480" w:lineRule="auto"/>
        <w:rPr>
          <w:rFonts w:ascii="Times New Roman" w:hAnsi="Times New Roman" w:cs="Times New Roman"/>
        </w:rPr>
      </w:pPr>
      <w:r>
        <w:rPr>
          <w:rFonts w:ascii="Times New Roman" w:hAnsi="Times New Roman" w:cs="Times New Roman"/>
        </w:rPr>
        <w:t>- Leaf-quality traits: Genotype &gt; Abiotic = Biotic</w:t>
      </w:r>
    </w:p>
    <w:p w14:paraId="65D84848" w14:textId="38DAA07D" w:rsidR="001D3CA0" w:rsidRDefault="001D3CA0" w:rsidP="0059295B">
      <w:pPr>
        <w:spacing w:line="480" w:lineRule="auto"/>
        <w:rPr>
          <w:rFonts w:ascii="Times New Roman" w:hAnsi="Times New Roman" w:cs="Times New Roman"/>
        </w:rPr>
      </w:pPr>
      <w:r>
        <w:rPr>
          <w:rFonts w:ascii="Times New Roman" w:hAnsi="Times New Roman" w:cs="Times New Roman"/>
        </w:rPr>
        <w:t>- Host-plant associated communities responded differently to variation in host-plant genotype and the environment.</w:t>
      </w:r>
    </w:p>
    <w:p w14:paraId="1CA31EA0" w14:textId="364BB660" w:rsidR="001D3CA0" w:rsidRDefault="001D3CA0" w:rsidP="0059295B">
      <w:pPr>
        <w:spacing w:line="480" w:lineRule="auto"/>
        <w:rPr>
          <w:rFonts w:ascii="Times New Roman" w:hAnsi="Times New Roman" w:cs="Times New Roman"/>
        </w:rPr>
      </w:pPr>
      <w:r>
        <w:rPr>
          <w:rFonts w:ascii="Times New Roman" w:hAnsi="Times New Roman" w:cs="Times New Roman"/>
        </w:rPr>
        <w:t>- Measuring the plant traits enabled us to tease apart the direct and indirect effects of genotype and the environment in determining community responses. Most everything was determined by plant height, with a secondary contribution from other plant traits.</w:t>
      </w:r>
    </w:p>
    <w:p w14:paraId="255099C4" w14:textId="2B29DF2F" w:rsidR="00F67D50" w:rsidRDefault="0023651E" w:rsidP="0059295B">
      <w:pPr>
        <w:spacing w:line="480" w:lineRule="auto"/>
        <w:rPr>
          <w:rFonts w:ascii="Times New Roman" w:hAnsi="Times New Roman" w:cs="Times New Roman"/>
        </w:rPr>
      </w:pPr>
      <w:r>
        <w:rPr>
          <w:rFonts w:ascii="Times New Roman" w:hAnsi="Times New Roman" w:cs="Times New Roman"/>
        </w:rPr>
        <w:t>Key Findings:</w:t>
      </w:r>
    </w:p>
    <w:p w14:paraId="56CDAB1A" w14:textId="17ECACB0" w:rsidR="0023651E" w:rsidRDefault="0023651E" w:rsidP="0059295B">
      <w:pPr>
        <w:spacing w:line="480" w:lineRule="auto"/>
        <w:rPr>
          <w:rFonts w:ascii="Times New Roman" w:hAnsi="Times New Roman" w:cs="Times New Roman"/>
        </w:rPr>
      </w:pPr>
      <w:r>
        <w:rPr>
          <w:rFonts w:ascii="Times New Roman" w:hAnsi="Times New Roman" w:cs="Times New Roman"/>
        </w:rPr>
        <w:t>- Biotic interactions had little effect on willow phenotypes, but directly affected the willow’s associated arthropod community. Still, genotype was the primary determinant of variation in its phenotype and its associated community.</w:t>
      </w:r>
    </w:p>
    <w:p w14:paraId="4B1C4E17" w14:textId="34E1EB3F" w:rsidR="0023651E" w:rsidRDefault="0023651E" w:rsidP="0059295B">
      <w:pPr>
        <w:spacing w:line="480" w:lineRule="auto"/>
        <w:rPr>
          <w:rFonts w:ascii="Times New Roman" w:hAnsi="Times New Roman" w:cs="Times New Roman"/>
        </w:rPr>
      </w:pPr>
      <w:r>
        <w:rPr>
          <w:rFonts w:ascii="Times New Roman" w:hAnsi="Times New Roman" w:cs="Times New Roman"/>
        </w:rPr>
        <w:t xml:space="preserve">- Abiotic interactions had strong effect on willow growth traits, which had strong indirect effects on the richness, abundance, and composition of the arthropod community. However, genotype was still comparable in its effects on willow growth traits and its associated arthropod community. However, the traits we measured were insufficient to explain the effect of willow genotype on the arthropod community. This result has repeated itself in previous work in this system (Barbour et al. 2015). To date, the functional trait approach (quantifying easy to measure traits) is failing in its ability to predict arthropod community responses. </w:t>
      </w:r>
      <w:r w:rsidR="00560653">
        <w:rPr>
          <w:rFonts w:ascii="Times New Roman" w:hAnsi="Times New Roman" w:cs="Times New Roman"/>
        </w:rPr>
        <w:t xml:space="preserve">How do we improve this? I think it will involve careful consideration of which plant traits arthropods are responding too. We also, don’t really have a good sense for how much of the variation we should expect traits to explain. Is it all of it? Perhaps we need to start incorporating </w:t>
      </w:r>
      <w:proofErr w:type="spellStart"/>
      <w:r w:rsidR="00560653">
        <w:rPr>
          <w:rFonts w:ascii="Times New Roman" w:hAnsi="Times New Roman" w:cs="Times New Roman"/>
        </w:rPr>
        <w:t>stochasticity</w:t>
      </w:r>
      <w:proofErr w:type="spellEnd"/>
      <w:r w:rsidR="00560653">
        <w:rPr>
          <w:rFonts w:ascii="Times New Roman" w:hAnsi="Times New Roman" w:cs="Times New Roman"/>
        </w:rPr>
        <w:t xml:space="preserve"> into arthropod community ecology. This may give us a more realistic benchmark for how much variation we expect to be explained by plant traits.</w:t>
      </w:r>
    </w:p>
    <w:p w14:paraId="7A0663B7" w14:textId="622C6B40" w:rsidR="001A4B00" w:rsidRDefault="001A4B00" w:rsidP="0059295B">
      <w:pPr>
        <w:spacing w:line="480" w:lineRule="auto"/>
        <w:rPr>
          <w:rFonts w:ascii="Times New Roman" w:hAnsi="Times New Roman" w:cs="Times New Roman"/>
        </w:rPr>
      </w:pPr>
      <w:r>
        <w:rPr>
          <w:rFonts w:ascii="Times New Roman" w:hAnsi="Times New Roman" w:cs="Times New Roman"/>
        </w:rPr>
        <w:t>- Genotypes still had predictive power on individual and community phenotypes across both experiments.</w:t>
      </w:r>
    </w:p>
    <w:p w14:paraId="67E4FD13" w14:textId="77777777" w:rsidR="0023651E" w:rsidRPr="0059295B" w:rsidRDefault="0023651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31AB1295" w14:textId="77777777" w:rsidR="00F67D50" w:rsidRPr="0059295B" w:rsidRDefault="00F67D50" w:rsidP="0059295B">
      <w:pPr>
        <w:spacing w:line="480" w:lineRule="auto"/>
        <w:rPr>
          <w:rFonts w:ascii="Times New Roman" w:hAnsi="Times New Roman" w:cs="Times New Roman"/>
        </w:rPr>
      </w:pPr>
    </w:p>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69A9F21C" w14:textId="77777777" w:rsidR="00F67D50" w:rsidRDefault="00F67D50" w:rsidP="0059295B">
      <w:pPr>
        <w:spacing w:line="480" w:lineRule="auto"/>
        <w:rPr>
          <w:rFonts w:ascii="Times New Roman" w:hAnsi="Times New Roman" w:cs="Times New Roman"/>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t>Figures</w:t>
      </w:r>
    </w:p>
    <w:p w14:paraId="558FFA2C" w14:textId="77777777" w:rsidR="00EB4553" w:rsidRDefault="00EB4553" w:rsidP="0059295B">
      <w:pPr>
        <w:spacing w:line="480" w:lineRule="auto"/>
        <w:rPr>
          <w:rFonts w:ascii="Times New Roman" w:hAnsi="Times New Roman" w:cs="Times New Roman"/>
        </w:rPr>
        <w:sectPr w:rsidR="00EB4553" w:rsidSect="00DF5F45">
          <w:pgSz w:w="12242" w:h="15842"/>
          <w:pgMar w:top="1440" w:right="1797" w:bottom="1440" w:left="1797" w:header="709" w:footer="709" w:gutter="0"/>
          <w:cols w:space="708"/>
        </w:sectPr>
      </w:pPr>
    </w:p>
    <w:p w14:paraId="5468FE45" w14:textId="77777777" w:rsidR="00EB4553" w:rsidRDefault="00EB4553"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rPr>
        <w:drawing>
          <wp:inline distT="0" distB="0" distL="0" distR="0" wp14:anchorId="621B3218" wp14:editId="00F42ABB">
            <wp:extent cx="6813012" cy="5257800"/>
            <wp:effectExtent l="0" t="0" r="0" b="0"/>
            <wp:docPr id="6" name="Picture 6" descr="Macintosh HD:Users:matthewbarbour:Documents:Lanphere_Experiments:fig_1_co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comm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4379" cy="5258855"/>
                    </a:xfrm>
                    <a:prstGeom prst="rect">
                      <a:avLst/>
                    </a:prstGeom>
                    <a:noFill/>
                    <a:ln>
                      <a:noFill/>
                    </a:ln>
                  </pic:spPr>
                </pic:pic>
              </a:graphicData>
            </a:graphic>
          </wp:inline>
        </w:drawing>
      </w:r>
    </w:p>
    <w:p w14:paraId="29905A2F" w14:textId="432CC36C" w:rsidR="000F7098" w:rsidRPr="0059295B" w:rsidRDefault="009E439A" w:rsidP="0059295B">
      <w:pPr>
        <w:spacing w:line="480" w:lineRule="auto"/>
        <w:rPr>
          <w:rFonts w:ascii="Times New Roman" w:hAnsi="Times New Roman" w:cs="Times New Roman"/>
        </w:rPr>
      </w:pPr>
      <w:r>
        <w:rPr>
          <w:rFonts w:ascii="Times New Roman" w:hAnsi="Times New Roman" w:cs="Times New Roman"/>
          <w:noProof/>
        </w:rPr>
        <w:drawing>
          <wp:inline distT="0" distB="0" distL="0" distR="0" wp14:anchorId="5887A758" wp14:editId="154996D9">
            <wp:extent cx="5486400" cy="4114800"/>
            <wp:effectExtent l="0" t="0" r="0" b="0"/>
            <wp:docPr id="1" name="Picture 1" descr="Macintosh HD:Users:matthewbarbour:Documents:Lanphere_Experiments:lanphere_SEM_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lanphere_SEM_fig.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4C2BCC6" w14:textId="51B6F9E2" w:rsidR="00814CAA" w:rsidRDefault="00814CAA" w:rsidP="0059295B">
      <w:pPr>
        <w:spacing w:line="480" w:lineRule="auto"/>
        <w:rPr>
          <w:rFonts w:ascii="Times New Roman" w:hAnsi="Times New Roman" w:cs="Times New Roman"/>
          <w:b/>
        </w:rPr>
      </w:pPr>
    </w:p>
    <w:p w14:paraId="59A5ECDF" w14:textId="5157767A" w:rsidR="00814CAA" w:rsidRDefault="00814CAA" w:rsidP="0059295B">
      <w:pPr>
        <w:spacing w:line="480" w:lineRule="auto"/>
        <w:rPr>
          <w:rFonts w:ascii="Times New Roman" w:hAnsi="Times New Roman" w:cs="Times New Roman"/>
          <w:b/>
        </w:rPr>
      </w:pPr>
    </w:p>
    <w:p w14:paraId="50801FA3" w14:textId="21B2031C" w:rsidR="00814CAA" w:rsidRDefault="00814CAA" w:rsidP="0059295B">
      <w:pPr>
        <w:spacing w:line="480" w:lineRule="auto"/>
        <w:rPr>
          <w:rFonts w:ascii="Times New Roman" w:hAnsi="Times New Roman" w:cs="Times New Roman"/>
          <w:b/>
        </w:rPr>
      </w:pPr>
    </w:p>
    <w:p w14:paraId="7096392C" w14:textId="1ED2D38A" w:rsidR="00814CAA" w:rsidRDefault="00814CAA" w:rsidP="0059295B">
      <w:pPr>
        <w:spacing w:line="480" w:lineRule="auto"/>
        <w:rPr>
          <w:rFonts w:ascii="Times New Roman" w:hAnsi="Times New Roman" w:cs="Times New Roman"/>
          <w:b/>
        </w:rPr>
      </w:pPr>
    </w:p>
    <w:p w14:paraId="37B9FAA8"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4D1DABE" w14:textId="77777777" w:rsidR="00F67D50" w:rsidRPr="0059295B" w:rsidRDefault="00F67D50" w:rsidP="0059295B">
      <w:pPr>
        <w:spacing w:line="480" w:lineRule="auto"/>
        <w:rPr>
          <w:rFonts w:ascii="Times New Roman" w:hAnsi="Times New Roman" w:cs="Times New Roman"/>
        </w:rPr>
      </w:pPr>
    </w:p>
    <w:p w14:paraId="611A1B6C" w14:textId="77777777" w:rsidR="00240CAF" w:rsidRDefault="00240CAF" w:rsidP="0059295B">
      <w:pPr>
        <w:spacing w:line="480" w:lineRule="auto"/>
        <w:rPr>
          <w:rFonts w:ascii="Times New Roman" w:hAnsi="Times New Roman" w:cs="Times New Roman"/>
          <w:b/>
        </w:rPr>
      </w:pPr>
    </w:p>
    <w:p w14:paraId="227FF0E5" w14:textId="77777777" w:rsidR="00240CAF" w:rsidRDefault="00240CAF" w:rsidP="0059295B">
      <w:pPr>
        <w:spacing w:line="480" w:lineRule="auto"/>
        <w:rPr>
          <w:rFonts w:ascii="Times New Roman" w:hAnsi="Times New Roman" w:cs="Times New Roman"/>
          <w:b/>
        </w:rPr>
      </w:pPr>
    </w:p>
    <w:p w14:paraId="2B828192" w14:textId="77777777" w:rsidR="00240CAF" w:rsidRDefault="00240CAF" w:rsidP="0059295B">
      <w:pPr>
        <w:spacing w:line="480" w:lineRule="auto"/>
        <w:rPr>
          <w:rFonts w:ascii="Times New Roman" w:hAnsi="Times New Roman" w:cs="Times New Roman"/>
          <w:b/>
        </w:rPr>
      </w:pPr>
    </w:p>
    <w:p w14:paraId="64FAD3DE" w14:textId="40248C4A" w:rsidR="00D95AEF" w:rsidRDefault="00F67D50" w:rsidP="0059295B">
      <w:pPr>
        <w:spacing w:line="480" w:lineRule="auto"/>
        <w:rPr>
          <w:rFonts w:ascii="Times New Roman" w:hAnsi="Times New Roman" w:cs="Times New Roman"/>
          <w:b/>
        </w:rPr>
      </w:pPr>
      <w:r w:rsidRPr="002F7602">
        <w:rPr>
          <w:rFonts w:ascii="Times New Roman" w:hAnsi="Times New Roman" w:cs="Times New Roman"/>
          <w:b/>
        </w:rPr>
        <w:t>Tables</w:t>
      </w:r>
    </w:p>
    <w:p w14:paraId="0BF16148" w14:textId="462DAFB1" w:rsidR="00E47752" w:rsidRDefault="00E47752" w:rsidP="0059295B">
      <w:pPr>
        <w:spacing w:line="480" w:lineRule="auto"/>
        <w:rPr>
          <w:rFonts w:ascii="Times New Roman" w:hAnsi="Times New Roman" w:cs="Times New Roman"/>
          <w:b/>
        </w:rPr>
      </w:pPr>
      <w:r>
        <w:rPr>
          <w:rFonts w:ascii="Times New Roman" w:hAnsi="Times New Roman" w:cs="Times New Roman"/>
          <w:b/>
        </w:rPr>
        <w:t>Table 1:</w:t>
      </w:r>
    </w:p>
    <w:p w14:paraId="0881C4BC" w14:textId="77777777" w:rsidR="003D3C5C" w:rsidRDefault="003D3C5C" w:rsidP="00E826FB">
      <w:pPr>
        <w:jc w:val="right"/>
        <w:rPr>
          <w:rFonts w:ascii="Times New Roman" w:hAnsi="Times New Roman" w:cs="Times New Roman"/>
          <w:b/>
        </w:rPr>
        <w:sectPr w:rsidR="003D3C5C" w:rsidSect="00DF5F45">
          <w:pgSz w:w="12242" w:h="15842"/>
          <w:pgMar w:top="1440" w:right="1797" w:bottom="1440" w:left="1797" w:header="709" w:footer="709" w:gutter="0"/>
          <w:cols w:space="708"/>
        </w:sectPr>
      </w:pPr>
    </w:p>
    <w:tbl>
      <w:tblPr>
        <w:tblStyle w:val="TableGrid"/>
        <w:tblW w:w="12157" w:type="dxa"/>
        <w:tblLook w:val="04A0" w:firstRow="1" w:lastRow="0" w:firstColumn="1" w:lastColumn="0" w:noHBand="0" w:noVBand="1"/>
      </w:tblPr>
      <w:tblGrid>
        <w:gridCol w:w="2518"/>
        <w:gridCol w:w="1559"/>
        <w:gridCol w:w="1560"/>
        <w:gridCol w:w="2268"/>
        <w:gridCol w:w="2126"/>
        <w:gridCol w:w="2126"/>
      </w:tblGrid>
      <w:tr w:rsidR="00152619" w14:paraId="2A79730D" w14:textId="77777777" w:rsidTr="00240CAF">
        <w:tc>
          <w:tcPr>
            <w:tcW w:w="2518" w:type="dxa"/>
          </w:tcPr>
          <w:p w14:paraId="7FFBB743" w14:textId="5CE2EBED" w:rsidR="00637E55" w:rsidRDefault="00E826FB" w:rsidP="00240CAF">
            <w:pPr>
              <w:jc w:val="right"/>
              <w:rPr>
                <w:rFonts w:ascii="Times New Roman" w:hAnsi="Times New Roman" w:cs="Times New Roman"/>
                <w:b/>
              </w:rPr>
            </w:pPr>
            <w:r>
              <w:rPr>
                <w:rFonts w:ascii="Times New Roman" w:hAnsi="Times New Roman" w:cs="Times New Roman"/>
                <w:b/>
              </w:rPr>
              <w:t>Factor</w:t>
            </w:r>
          </w:p>
        </w:tc>
        <w:tc>
          <w:tcPr>
            <w:tcW w:w="1559" w:type="dxa"/>
          </w:tcPr>
          <w:p w14:paraId="76B271FC" w14:textId="0E1FFE5D" w:rsidR="00637E55" w:rsidRPr="00240CAF" w:rsidRDefault="00637E55" w:rsidP="00240CAF">
            <w:pPr>
              <w:rPr>
                <w:rFonts w:ascii="Times New Roman" w:hAnsi="Times New Roman" w:cs="Times New Roman"/>
                <w:b/>
                <w:i/>
                <w:vertAlign w:val="subscript"/>
              </w:rPr>
            </w:pPr>
            <w:r>
              <w:rPr>
                <w:rFonts w:ascii="Times New Roman" w:hAnsi="Times New Roman" w:cs="Times New Roman"/>
                <w:b/>
              </w:rPr>
              <w:t>Richness</w:t>
            </w:r>
          </w:p>
        </w:tc>
        <w:tc>
          <w:tcPr>
            <w:tcW w:w="1560" w:type="dxa"/>
          </w:tcPr>
          <w:p w14:paraId="36CBB913" w14:textId="62F149AE" w:rsidR="00637E55" w:rsidRPr="00240CAF" w:rsidRDefault="00637E55" w:rsidP="00240CAF">
            <w:pPr>
              <w:rPr>
                <w:rFonts w:ascii="Times New Roman" w:hAnsi="Times New Roman" w:cs="Times New Roman"/>
                <w:b/>
                <w:i/>
                <w:vertAlign w:val="subscript"/>
              </w:rPr>
            </w:pPr>
            <w:r>
              <w:rPr>
                <w:rFonts w:ascii="Times New Roman" w:hAnsi="Times New Roman" w:cs="Times New Roman"/>
                <w:b/>
              </w:rPr>
              <w:t>Abundanc</w:t>
            </w:r>
            <w:r w:rsidR="00152619">
              <w:rPr>
                <w:rFonts w:ascii="Times New Roman" w:hAnsi="Times New Roman" w:cs="Times New Roman"/>
                <w:b/>
              </w:rPr>
              <w:t>e</w:t>
            </w:r>
          </w:p>
        </w:tc>
        <w:tc>
          <w:tcPr>
            <w:tcW w:w="2268" w:type="dxa"/>
          </w:tcPr>
          <w:p w14:paraId="4087D05D" w14:textId="403D6AB9" w:rsidR="00637E55" w:rsidRPr="00240CAF" w:rsidRDefault="00152619" w:rsidP="00240CAF">
            <w:pPr>
              <w:rPr>
                <w:rFonts w:ascii="Times New Roman" w:hAnsi="Times New Roman" w:cs="Times New Roman"/>
                <w:b/>
                <w:i/>
              </w:rPr>
            </w:pPr>
            <w:r>
              <w:rPr>
                <w:rFonts w:ascii="Times New Roman" w:hAnsi="Times New Roman" w:cs="Times New Roman"/>
                <w:b/>
              </w:rPr>
              <w:t>Rarefied rich</w:t>
            </w:r>
            <w:r w:rsidR="00837681">
              <w:rPr>
                <w:rFonts w:ascii="Times New Roman" w:hAnsi="Times New Roman" w:cs="Times New Roman"/>
                <w:b/>
              </w:rPr>
              <w:t>ness</w:t>
            </w:r>
          </w:p>
        </w:tc>
        <w:tc>
          <w:tcPr>
            <w:tcW w:w="2126" w:type="dxa"/>
          </w:tcPr>
          <w:p w14:paraId="35515E0C" w14:textId="6C6E9CB6" w:rsidR="00637E55" w:rsidRPr="00240CAF" w:rsidRDefault="00637E55" w:rsidP="00240CAF">
            <w:pPr>
              <w:rPr>
                <w:rFonts w:ascii="Times New Roman" w:hAnsi="Times New Roman" w:cs="Times New Roman"/>
                <w:b/>
                <w:i/>
              </w:rPr>
            </w:pPr>
            <w:r>
              <w:rPr>
                <w:rFonts w:ascii="Times New Roman" w:hAnsi="Times New Roman" w:cs="Times New Roman"/>
                <w:b/>
              </w:rPr>
              <w:t>Composition</w:t>
            </w:r>
            <w:r>
              <w:rPr>
                <w:rFonts w:ascii="Times New Roman" w:hAnsi="Times New Roman" w:cs="Times New Roman"/>
                <w:b/>
                <w:vertAlign w:val="subscript"/>
              </w:rPr>
              <w:t>2012</w:t>
            </w:r>
          </w:p>
        </w:tc>
        <w:tc>
          <w:tcPr>
            <w:tcW w:w="2126" w:type="dxa"/>
          </w:tcPr>
          <w:p w14:paraId="0D91B92C" w14:textId="29E0472E" w:rsidR="00637E55" w:rsidRPr="00240CAF" w:rsidRDefault="00152619" w:rsidP="00240CAF">
            <w:pPr>
              <w:rPr>
                <w:rFonts w:ascii="Times New Roman" w:hAnsi="Times New Roman" w:cs="Times New Roman"/>
                <w:b/>
                <w:i/>
              </w:rPr>
            </w:pPr>
            <w:r>
              <w:rPr>
                <w:rFonts w:ascii="Times New Roman" w:hAnsi="Times New Roman" w:cs="Times New Roman"/>
                <w:b/>
              </w:rPr>
              <w:t>Composition</w:t>
            </w:r>
            <w:r>
              <w:rPr>
                <w:rFonts w:ascii="Times New Roman" w:hAnsi="Times New Roman" w:cs="Times New Roman"/>
                <w:b/>
                <w:vertAlign w:val="subscript"/>
              </w:rPr>
              <w:t>2013</w:t>
            </w:r>
          </w:p>
        </w:tc>
      </w:tr>
      <w:tr w:rsidR="00152619" w14:paraId="7CE2880D" w14:textId="77777777" w:rsidTr="00240CAF">
        <w:tc>
          <w:tcPr>
            <w:tcW w:w="2518" w:type="dxa"/>
          </w:tcPr>
          <w:p w14:paraId="103F77B1" w14:textId="5CFD473D" w:rsidR="00637E55" w:rsidRDefault="00637E55" w:rsidP="00240CAF">
            <w:pPr>
              <w:jc w:val="both"/>
              <w:rPr>
                <w:rFonts w:ascii="Times New Roman" w:hAnsi="Times New Roman" w:cs="Times New Roman"/>
                <w:b/>
              </w:rPr>
            </w:pPr>
            <w:r>
              <w:rPr>
                <w:rFonts w:ascii="Times New Roman" w:hAnsi="Times New Roman" w:cs="Times New Roman"/>
                <w:b/>
              </w:rPr>
              <w:t>Ant-aphid experiment</w:t>
            </w:r>
          </w:p>
        </w:tc>
        <w:tc>
          <w:tcPr>
            <w:tcW w:w="1559" w:type="dxa"/>
          </w:tcPr>
          <w:p w14:paraId="6DDF7D17" w14:textId="77777777" w:rsidR="00637E55" w:rsidRDefault="00637E55" w:rsidP="00240CAF">
            <w:pPr>
              <w:jc w:val="center"/>
              <w:rPr>
                <w:rFonts w:ascii="Times New Roman" w:hAnsi="Times New Roman" w:cs="Times New Roman"/>
                <w:b/>
              </w:rPr>
            </w:pPr>
          </w:p>
        </w:tc>
        <w:tc>
          <w:tcPr>
            <w:tcW w:w="1560" w:type="dxa"/>
          </w:tcPr>
          <w:p w14:paraId="31CED99C" w14:textId="77777777" w:rsidR="00637E55" w:rsidRDefault="00637E55" w:rsidP="00240CAF">
            <w:pPr>
              <w:jc w:val="center"/>
              <w:rPr>
                <w:rFonts w:ascii="Times New Roman" w:hAnsi="Times New Roman" w:cs="Times New Roman"/>
                <w:b/>
              </w:rPr>
            </w:pPr>
          </w:p>
        </w:tc>
        <w:tc>
          <w:tcPr>
            <w:tcW w:w="2268" w:type="dxa"/>
          </w:tcPr>
          <w:p w14:paraId="677F120E" w14:textId="77777777" w:rsidR="00637E55" w:rsidRDefault="00637E55" w:rsidP="00240CAF">
            <w:pPr>
              <w:jc w:val="center"/>
              <w:rPr>
                <w:rFonts w:ascii="Times New Roman" w:hAnsi="Times New Roman" w:cs="Times New Roman"/>
                <w:b/>
              </w:rPr>
            </w:pPr>
          </w:p>
        </w:tc>
        <w:tc>
          <w:tcPr>
            <w:tcW w:w="2126" w:type="dxa"/>
          </w:tcPr>
          <w:p w14:paraId="10E4A1DE" w14:textId="77777777" w:rsidR="00637E55" w:rsidRDefault="00637E55" w:rsidP="00240CAF">
            <w:pPr>
              <w:jc w:val="center"/>
              <w:rPr>
                <w:rFonts w:ascii="Times New Roman" w:hAnsi="Times New Roman" w:cs="Times New Roman"/>
                <w:b/>
              </w:rPr>
            </w:pPr>
          </w:p>
        </w:tc>
        <w:tc>
          <w:tcPr>
            <w:tcW w:w="2126" w:type="dxa"/>
          </w:tcPr>
          <w:p w14:paraId="2E228203" w14:textId="2ABC580A" w:rsidR="00637E55" w:rsidRDefault="00637E55" w:rsidP="00240CAF">
            <w:pPr>
              <w:rPr>
                <w:rFonts w:ascii="Times New Roman" w:hAnsi="Times New Roman" w:cs="Times New Roman"/>
                <w:b/>
              </w:rPr>
            </w:pPr>
          </w:p>
        </w:tc>
      </w:tr>
      <w:tr w:rsidR="00240CAF" w14:paraId="05386E5E" w14:textId="50DAFB5D" w:rsidTr="00240CAF">
        <w:tc>
          <w:tcPr>
            <w:tcW w:w="2518" w:type="dxa"/>
          </w:tcPr>
          <w:p w14:paraId="1F97A907" w14:textId="041910A7" w:rsidR="00240CAF" w:rsidRDefault="00240CAF" w:rsidP="00240CAF">
            <w:pPr>
              <w:jc w:val="center"/>
              <w:rPr>
                <w:rFonts w:ascii="Times New Roman" w:hAnsi="Times New Roman" w:cs="Times New Roman"/>
                <w:b/>
              </w:rPr>
            </w:pPr>
            <w:r>
              <w:rPr>
                <w:rFonts w:ascii="Times New Roman" w:hAnsi="Times New Roman" w:cs="Times New Roman"/>
                <w:b/>
              </w:rPr>
              <w:t>Arthropods</w:t>
            </w:r>
          </w:p>
        </w:tc>
        <w:tc>
          <w:tcPr>
            <w:tcW w:w="1559" w:type="dxa"/>
          </w:tcPr>
          <w:p w14:paraId="183C4145" w14:textId="51919258" w:rsidR="00240CAF" w:rsidRDefault="00240CAF" w:rsidP="00152619">
            <w:pPr>
              <w:jc w:val="center"/>
              <w:rPr>
                <w:rFonts w:ascii="Times New Roman" w:hAnsi="Times New Roman" w:cs="Times New Roman"/>
                <w:b/>
              </w:rPr>
            </w:pPr>
          </w:p>
        </w:tc>
        <w:tc>
          <w:tcPr>
            <w:tcW w:w="1560" w:type="dxa"/>
          </w:tcPr>
          <w:p w14:paraId="5AA0B1BB" w14:textId="635F8CD8" w:rsidR="00240CAF" w:rsidRDefault="00240CAF" w:rsidP="00152619">
            <w:pPr>
              <w:jc w:val="center"/>
              <w:rPr>
                <w:rFonts w:ascii="Times New Roman" w:hAnsi="Times New Roman" w:cs="Times New Roman"/>
                <w:b/>
              </w:rPr>
            </w:pPr>
          </w:p>
        </w:tc>
        <w:tc>
          <w:tcPr>
            <w:tcW w:w="2268" w:type="dxa"/>
          </w:tcPr>
          <w:p w14:paraId="61CF3F94" w14:textId="55634F7C" w:rsidR="00240CAF" w:rsidRDefault="00240CAF" w:rsidP="00152619">
            <w:pPr>
              <w:jc w:val="center"/>
              <w:rPr>
                <w:rFonts w:ascii="Times New Roman" w:hAnsi="Times New Roman" w:cs="Times New Roman"/>
                <w:b/>
              </w:rPr>
            </w:pPr>
          </w:p>
        </w:tc>
        <w:tc>
          <w:tcPr>
            <w:tcW w:w="2126" w:type="dxa"/>
          </w:tcPr>
          <w:p w14:paraId="66C6F924" w14:textId="3526405B" w:rsidR="00240CAF" w:rsidRDefault="00240CAF" w:rsidP="00152619">
            <w:pPr>
              <w:jc w:val="center"/>
              <w:rPr>
                <w:rFonts w:ascii="Times New Roman" w:hAnsi="Times New Roman" w:cs="Times New Roman"/>
                <w:b/>
              </w:rPr>
            </w:pPr>
          </w:p>
        </w:tc>
        <w:tc>
          <w:tcPr>
            <w:tcW w:w="2126" w:type="dxa"/>
          </w:tcPr>
          <w:p w14:paraId="7A50B4E3" w14:textId="3FF4A82A" w:rsidR="00240CAF" w:rsidRDefault="00240CAF" w:rsidP="00152619">
            <w:pPr>
              <w:jc w:val="center"/>
              <w:rPr>
                <w:rFonts w:ascii="Times New Roman" w:hAnsi="Times New Roman" w:cs="Times New Roman"/>
                <w:b/>
              </w:rPr>
            </w:pPr>
          </w:p>
        </w:tc>
      </w:tr>
      <w:tr w:rsidR="00A15D73" w14:paraId="437A15AF" w14:textId="77777777" w:rsidTr="00240CAF">
        <w:tc>
          <w:tcPr>
            <w:tcW w:w="2518" w:type="dxa"/>
          </w:tcPr>
          <w:p w14:paraId="198A4832" w14:textId="36D0B312" w:rsidR="00A15D73" w:rsidRDefault="00A15D73" w:rsidP="00240CAF">
            <w:pPr>
              <w:jc w:val="right"/>
              <w:rPr>
                <w:rFonts w:ascii="Times New Roman" w:hAnsi="Times New Roman" w:cs="Times New Roman"/>
                <w:b/>
              </w:rPr>
            </w:pPr>
            <w:r w:rsidRPr="009F669B">
              <w:rPr>
                <w:rFonts w:ascii="Times New Roman" w:hAnsi="Times New Roman" w:cs="Times New Roman"/>
                <w:b/>
              </w:rPr>
              <w:t>Genotype (G)</w:t>
            </w:r>
          </w:p>
        </w:tc>
        <w:tc>
          <w:tcPr>
            <w:tcW w:w="1559" w:type="dxa"/>
          </w:tcPr>
          <w:p w14:paraId="6900682C" w14:textId="1BFDB981" w:rsidR="00A15D73" w:rsidRDefault="00A15D73" w:rsidP="00240CAF">
            <w:pPr>
              <w:jc w:val="center"/>
              <w:rPr>
                <w:rFonts w:ascii="Times New Roman" w:hAnsi="Times New Roman" w:cs="Times New Roman"/>
                <w:b/>
              </w:rPr>
            </w:pPr>
            <w:r>
              <w:rPr>
                <w:rFonts w:ascii="Times New Roman" w:hAnsi="Times New Roman" w:cs="Times New Roman"/>
                <w:b/>
              </w:rPr>
              <w:t>43.36</w:t>
            </w:r>
          </w:p>
        </w:tc>
        <w:tc>
          <w:tcPr>
            <w:tcW w:w="1560" w:type="dxa"/>
          </w:tcPr>
          <w:p w14:paraId="4FA96129" w14:textId="6252A1ED" w:rsidR="00A15D73" w:rsidRDefault="00A15D73" w:rsidP="00240CAF">
            <w:pPr>
              <w:jc w:val="center"/>
              <w:rPr>
                <w:rFonts w:ascii="Times New Roman" w:hAnsi="Times New Roman" w:cs="Times New Roman"/>
                <w:b/>
              </w:rPr>
            </w:pPr>
            <w:r>
              <w:rPr>
                <w:rFonts w:ascii="Times New Roman" w:hAnsi="Times New Roman" w:cs="Times New Roman"/>
                <w:b/>
              </w:rPr>
              <w:t>37.34</w:t>
            </w:r>
          </w:p>
        </w:tc>
        <w:tc>
          <w:tcPr>
            <w:tcW w:w="2268" w:type="dxa"/>
          </w:tcPr>
          <w:p w14:paraId="3001416E" w14:textId="53D33E2B" w:rsidR="00A15D73" w:rsidRDefault="00A15D73" w:rsidP="00240CAF">
            <w:pPr>
              <w:jc w:val="center"/>
              <w:rPr>
                <w:rFonts w:ascii="Times New Roman" w:hAnsi="Times New Roman" w:cs="Times New Roman"/>
                <w:b/>
              </w:rPr>
            </w:pPr>
            <w:r>
              <w:rPr>
                <w:rFonts w:ascii="Times New Roman" w:hAnsi="Times New Roman" w:cs="Times New Roman"/>
              </w:rPr>
              <w:t>0.69</w:t>
            </w:r>
          </w:p>
        </w:tc>
        <w:tc>
          <w:tcPr>
            <w:tcW w:w="2126" w:type="dxa"/>
          </w:tcPr>
          <w:p w14:paraId="3B37E324" w14:textId="506719EC" w:rsidR="00A15D73" w:rsidRDefault="00A15D73" w:rsidP="00240CAF">
            <w:pPr>
              <w:jc w:val="center"/>
              <w:rPr>
                <w:rFonts w:ascii="Times New Roman" w:hAnsi="Times New Roman" w:cs="Times New Roman"/>
                <w:b/>
              </w:rPr>
            </w:pPr>
            <w:r>
              <w:rPr>
                <w:rFonts w:ascii="Times New Roman" w:hAnsi="Times New Roman" w:cs="Times New Roman"/>
                <w:b/>
              </w:rPr>
              <w:t>1.62</w:t>
            </w:r>
          </w:p>
        </w:tc>
        <w:tc>
          <w:tcPr>
            <w:tcW w:w="2126" w:type="dxa"/>
          </w:tcPr>
          <w:p w14:paraId="6A11AF2C" w14:textId="46C6CCE8"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37B98B5C" w14:textId="3178D402" w:rsidTr="00240CAF">
        <w:tc>
          <w:tcPr>
            <w:tcW w:w="2518" w:type="dxa"/>
          </w:tcPr>
          <w:p w14:paraId="3D9EA73A" w14:textId="29EE2D42" w:rsidR="00A15D73" w:rsidRDefault="00A15D73" w:rsidP="00240CAF">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559" w:type="dxa"/>
          </w:tcPr>
          <w:p w14:paraId="0A822EF2" w14:textId="537913C1" w:rsidR="00A15D73" w:rsidRDefault="00A15D73" w:rsidP="00240CAF">
            <w:pPr>
              <w:jc w:val="center"/>
              <w:rPr>
                <w:rFonts w:ascii="Times New Roman" w:hAnsi="Times New Roman" w:cs="Times New Roman"/>
                <w:b/>
              </w:rPr>
            </w:pPr>
            <w:r>
              <w:rPr>
                <w:rFonts w:ascii="Times New Roman" w:hAnsi="Times New Roman" w:cs="Times New Roman"/>
              </w:rPr>
              <w:t>2.34</w:t>
            </w:r>
          </w:p>
        </w:tc>
        <w:tc>
          <w:tcPr>
            <w:tcW w:w="1560" w:type="dxa"/>
          </w:tcPr>
          <w:p w14:paraId="3F4FA958" w14:textId="541C5765" w:rsidR="00A15D73" w:rsidRDefault="00A15D73" w:rsidP="00240CAF">
            <w:pPr>
              <w:jc w:val="center"/>
              <w:rPr>
                <w:rFonts w:ascii="Times New Roman" w:hAnsi="Times New Roman" w:cs="Times New Roman"/>
                <w:b/>
              </w:rPr>
            </w:pPr>
            <w:r>
              <w:rPr>
                <w:rFonts w:ascii="Times New Roman" w:hAnsi="Times New Roman" w:cs="Times New Roman"/>
                <w:i/>
              </w:rPr>
              <w:t>3.45</w:t>
            </w:r>
          </w:p>
        </w:tc>
        <w:tc>
          <w:tcPr>
            <w:tcW w:w="2268" w:type="dxa"/>
          </w:tcPr>
          <w:p w14:paraId="6E206DFB" w14:textId="30449C00" w:rsidR="00A15D73" w:rsidRDefault="00A15D73" w:rsidP="00240CAF">
            <w:pPr>
              <w:jc w:val="center"/>
              <w:rPr>
                <w:rFonts w:ascii="Times New Roman" w:hAnsi="Times New Roman" w:cs="Times New Roman"/>
                <w:b/>
              </w:rPr>
            </w:pPr>
            <w:r w:rsidRPr="00C67E25">
              <w:rPr>
                <w:rFonts w:ascii="Times New Roman" w:hAnsi="Times New Roman" w:cs="Times New Roman"/>
                <w:i/>
              </w:rPr>
              <w:t>3.15</w:t>
            </w:r>
          </w:p>
        </w:tc>
        <w:tc>
          <w:tcPr>
            <w:tcW w:w="2126" w:type="dxa"/>
          </w:tcPr>
          <w:p w14:paraId="6D282E4B" w14:textId="63AB2863" w:rsidR="00A15D73" w:rsidRDefault="00A15D73" w:rsidP="00240CAF">
            <w:pPr>
              <w:jc w:val="center"/>
              <w:rPr>
                <w:rFonts w:ascii="Times New Roman" w:hAnsi="Times New Roman" w:cs="Times New Roman"/>
                <w:b/>
              </w:rPr>
            </w:pPr>
            <w:r>
              <w:rPr>
                <w:rFonts w:ascii="Times New Roman" w:hAnsi="Times New Roman" w:cs="Times New Roman"/>
                <w:b/>
              </w:rPr>
              <w:t>2.90</w:t>
            </w:r>
          </w:p>
        </w:tc>
        <w:tc>
          <w:tcPr>
            <w:tcW w:w="2126" w:type="dxa"/>
          </w:tcPr>
          <w:p w14:paraId="3984D3AE" w14:textId="16A0F327"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493EFA64" w14:textId="77777777" w:rsidTr="00240CAF">
        <w:tc>
          <w:tcPr>
            <w:tcW w:w="2518" w:type="dxa"/>
          </w:tcPr>
          <w:p w14:paraId="64241765" w14:textId="606B29FB" w:rsidR="00A15D73" w:rsidRDefault="00A15D73" w:rsidP="00240CAF">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559" w:type="dxa"/>
          </w:tcPr>
          <w:p w14:paraId="57A268C3" w14:textId="79C66070" w:rsidR="00A15D73" w:rsidRDefault="00A15D73" w:rsidP="00240CAF">
            <w:pPr>
              <w:jc w:val="center"/>
              <w:rPr>
                <w:rFonts w:ascii="Times New Roman" w:hAnsi="Times New Roman" w:cs="Times New Roman"/>
                <w:b/>
              </w:rPr>
            </w:pPr>
            <w:r>
              <w:rPr>
                <w:rFonts w:ascii="Times New Roman" w:hAnsi="Times New Roman" w:cs="Times New Roman"/>
              </w:rPr>
              <w:t>0.51</w:t>
            </w:r>
          </w:p>
        </w:tc>
        <w:tc>
          <w:tcPr>
            <w:tcW w:w="1560" w:type="dxa"/>
          </w:tcPr>
          <w:p w14:paraId="0C99F056" w14:textId="18E8D006" w:rsidR="00A15D73" w:rsidRDefault="00A15D73" w:rsidP="00240CAF">
            <w:pPr>
              <w:jc w:val="center"/>
              <w:rPr>
                <w:rFonts w:ascii="Times New Roman" w:hAnsi="Times New Roman" w:cs="Times New Roman"/>
                <w:b/>
              </w:rPr>
            </w:pPr>
            <w:r>
              <w:rPr>
                <w:rFonts w:ascii="Times New Roman" w:hAnsi="Times New Roman" w:cs="Times New Roman"/>
              </w:rPr>
              <w:t>0.98</w:t>
            </w:r>
          </w:p>
        </w:tc>
        <w:tc>
          <w:tcPr>
            <w:tcW w:w="2268" w:type="dxa"/>
          </w:tcPr>
          <w:p w14:paraId="08A5D183" w14:textId="78105F65" w:rsidR="00A15D73" w:rsidRDefault="00A15D73" w:rsidP="00240CAF">
            <w:pPr>
              <w:jc w:val="center"/>
              <w:rPr>
                <w:rFonts w:ascii="Times New Roman" w:hAnsi="Times New Roman" w:cs="Times New Roman"/>
                <w:b/>
              </w:rPr>
            </w:pPr>
            <w:r>
              <w:rPr>
                <w:rFonts w:ascii="Times New Roman" w:hAnsi="Times New Roman" w:cs="Times New Roman"/>
              </w:rPr>
              <w:t>0.04</w:t>
            </w:r>
          </w:p>
        </w:tc>
        <w:tc>
          <w:tcPr>
            <w:tcW w:w="2126" w:type="dxa"/>
          </w:tcPr>
          <w:p w14:paraId="5C633FE4" w14:textId="5DED2315" w:rsidR="00A15D73" w:rsidRDefault="00A15D73" w:rsidP="00240CAF">
            <w:pPr>
              <w:jc w:val="center"/>
              <w:rPr>
                <w:rFonts w:ascii="Times New Roman" w:hAnsi="Times New Roman" w:cs="Times New Roman"/>
                <w:b/>
              </w:rPr>
            </w:pPr>
            <w:r>
              <w:rPr>
                <w:rFonts w:ascii="Times New Roman" w:hAnsi="Times New Roman" w:cs="Times New Roman"/>
              </w:rPr>
              <w:t>1.05</w:t>
            </w:r>
          </w:p>
        </w:tc>
        <w:tc>
          <w:tcPr>
            <w:tcW w:w="2126" w:type="dxa"/>
          </w:tcPr>
          <w:p w14:paraId="6696FB99" w14:textId="19045631"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56648530" w14:textId="77777777" w:rsidTr="00240CAF">
        <w:tc>
          <w:tcPr>
            <w:tcW w:w="2518" w:type="dxa"/>
          </w:tcPr>
          <w:p w14:paraId="1018B80E" w14:textId="4164BE51" w:rsidR="00A15D73" w:rsidRDefault="00A15D73" w:rsidP="00240CAF">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559" w:type="dxa"/>
          </w:tcPr>
          <w:p w14:paraId="1F59AFE1" w14:textId="3C563889" w:rsidR="00A15D73" w:rsidRDefault="00A15D73" w:rsidP="00240CAF">
            <w:pPr>
              <w:jc w:val="center"/>
              <w:rPr>
                <w:rFonts w:ascii="Times New Roman" w:hAnsi="Times New Roman" w:cs="Times New Roman"/>
                <w:b/>
              </w:rPr>
            </w:pPr>
            <w:r>
              <w:rPr>
                <w:rFonts w:ascii="Times New Roman" w:hAnsi="Times New Roman" w:cs="Times New Roman"/>
              </w:rPr>
              <w:t>7.24</w:t>
            </w:r>
          </w:p>
        </w:tc>
        <w:tc>
          <w:tcPr>
            <w:tcW w:w="1560" w:type="dxa"/>
          </w:tcPr>
          <w:p w14:paraId="4EBD0675" w14:textId="26B17948" w:rsidR="00A15D73" w:rsidRDefault="00A15D73" w:rsidP="00240CAF">
            <w:pPr>
              <w:jc w:val="center"/>
              <w:rPr>
                <w:rFonts w:ascii="Times New Roman" w:hAnsi="Times New Roman" w:cs="Times New Roman"/>
                <w:b/>
              </w:rPr>
            </w:pPr>
            <w:r w:rsidRPr="00944A6A">
              <w:rPr>
                <w:rFonts w:ascii="Times New Roman" w:hAnsi="Times New Roman" w:cs="Times New Roman"/>
                <w:i/>
              </w:rPr>
              <w:t>16.22</w:t>
            </w:r>
          </w:p>
        </w:tc>
        <w:tc>
          <w:tcPr>
            <w:tcW w:w="2268" w:type="dxa"/>
          </w:tcPr>
          <w:p w14:paraId="44AD876D" w14:textId="692C8D65" w:rsidR="00A15D73" w:rsidRDefault="00A15D73" w:rsidP="00240CAF">
            <w:pPr>
              <w:jc w:val="center"/>
              <w:rPr>
                <w:rFonts w:ascii="Times New Roman" w:hAnsi="Times New Roman" w:cs="Times New Roman"/>
                <w:b/>
              </w:rPr>
            </w:pPr>
            <w:r w:rsidRPr="00C67E25">
              <w:rPr>
                <w:rFonts w:ascii="Times New Roman" w:hAnsi="Times New Roman" w:cs="Times New Roman"/>
                <w:i/>
              </w:rPr>
              <w:t>1.78</w:t>
            </w:r>
          </w:p>
        </w:tc>
        <w:tc>
          <w:tcPr>
            <w:tcW w:w="2126" w:type="dxa"/>
          </w:tcPr>
          <w:p w14:paraId="50314108" w14:textId="177FA3CD" w:rsidR="00A15D73" w:rsidRDefault="00A15D73" w:rsidP="00240CAF">
            <w:pPr>
              <w:jc w:val="center"/>
              <w:rPr>
                <w:rFonts w:ascii="Times New Roman" w:hAnsi="Times New Roman" w:cs="Times New Roman"/>
                <w:b/>
              </w:rPr>
            </w:pPr>
            <w:r>
              <w:rPr>
                <w:rFonts w:ascii="Times New Roman" w:hAnsi="Times New Roman" w:cs="Times New Roman"/>
                <w:b/>
              </w:rPr>
              <w:t>1.42</w:t>
            </w:r>
          </w:p>
        </w:tc>
        <w:tc>
          <w:tcPr>
            <w:tcW w:w="2126" w:type="dxa"/>
          </w:tcPr>
          <w:p w14:paraId="0C98A0FB" w14:textId="6C3D6218"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2B38A733" w14:textId="77777777" w:rsidTr="00240CAF">
        <w:tc>
          <w:tcPr>
            <w:tcW w:w="2518" w:type="dxa"/>
          </w:tcPr>
          <w:p w14:paraId="695671A1" w14:textId="08C7A465" w:rsidR="00A15D73" w:rsidRDefault="00A15D73" w:rsidP="00240CAF">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559" w:type="dxa"/>
          </w:tcPr>
          <w:p w14:paraId="34521C9C" w14:textId="5C1A4F13" w:rsidR="00A15D73" w:rsidRDefault="00A15D73" w:rsidP="00240CAF">
            <w:pPr>
              <w:jc w:val="center"/>
              <w:rPr>
                <w:rFonts w:ascii="Times New Roman" w:hAnsi="Times New Roman" w:cs="Times New Roman"/>
                <w:b/>
              </w:rPr>
            </w:pPr>
            <w:r>
              <w:rPr>
                <w:rFonts w:ascii="Times New Roman" w:hAnsi="Times New Roman" w:cs="Times New Roman"/>
              </w:rPr>
              <w:t>8.38</w:t>
            </w:r>
          </w:p>
        </w:tc>
        <w:tc>
          <w:tcPr>
            <w:tcW w:w="1560" w:type="dxa"/>
          </w:tcPr>
          <w:p w14:paraId="4D204E75" w14:textId="33E7DC90" w:rsidR="00A15D73" w:rsidRDefault="00A15D73" w:rsidP="00240CAF">
            <w:pPr>
              <w:jc w:val="center"/>
              <w:rPr>
                <w:rFonts w:ascii="Times New Roman" w:hAnsi="Times New Roman" w:cs="Times New Roman"/>
                <w:b/>
              </w:rPr>
            </w:pPr>
            <w:r>
              <w:rPr>
                <w:rFonts w:ascii="Times New Roman" w:hAnsi="Times New Roman" w:cs="Times New Roman"/>
              </w:rPr>
              <w:t>9.63</w:t>
            </w:r>
          </w:p>
        </w:tc>
        <w:tc>
          <w:tcPr>
            <w:tcW w:w="2268" w:type="dxa"/>
          </w:tcPr>
          <w:p w14:paraId="6B6ECAC6" w14:textId="613B0C11" w:rsidR="00A15D73" w:rsidRDefault="00A15D73" w:rsidP="00240CAF">
            <w:pPr>
              <w:jc w:val="center"/>
              <w:rPr>
                <w:rFonts w:ascii="Times New Roman" w:hAnsi="Times New Roman" w:cs="Times New Roman"/>
                <w:b/>
              </w:rPr>
            </w:pPr>
            <w:r>
              <w:rPr>
                <w:rFonts w:ascii="Times New Roman" w:hAnsi="Times New Roman" w:cs="Times New Roman"/>
              </w:rPr>
              <w:t>1.09</w:t>
            </w:r>
          </w:p>
        </w:tc>
        <w:tc>
          <w:tcPr>
            <w:tcW w:w="2126" w:type="dxa"/>
          </w:tcPr>
          <w:p w14:paraId="1465F9D4" w14:textId="27E43BDC" w:rsidR="00A15D73" w:rsidRDefault="00A15D73" w:rsidP="00240CAF">
            <w:pPr>
              <w:jc w:val="center"/>
              <w:rPr>
                <w:rFonts w:ascii="Times New Roman" w:hAnsi="Times New Roman" w:cs="Times New Roman"/>
                <w:b/>
              </w:rPr>
            </w:pPr>
            <w:r>
              <w:rPr>
                <w:rFonts w:ascii="Times New Roman" w:hAnsi="Times New Roman" w:cs="Times New Roman"/>
              </w:rPr>
              <w:t>1.01</w:t>
            </w:r>
          </w:p>
        </w:tc>
        <w:tc>
          <w:tcPr>
            <w:tcW w:w="2126" w:type="dxa"/>
          </w:tcPr>
          <w:p w14:paraId="272E0313" w14:textId="4E73A62C" w:rsidR="00A15D73" w:rsidRDefault="00A15D73" w:rsidP="00240CAF">
            <w:pPr>
              <w:jc w:val="center"/>
              <w:rPr>
                <w:rFonts w:ascii="Times New Roman" w:hAnsi="Times New Roman" w:cs="Times New Roman"/>
                <w:b/>
              </w:rPr>
            </w:pPr>
            <w:r w:rsidRPr="00333D36">
              <w:rPr>
                <w:rFonts w:ascii="Times New Roman" w:hAnsi="Times New Roman" w:cs="Times New Roman"/>
                <w:b/>
              </w:rPr>
              <w:t>-</w:t>
            </w:r>
          </w:p>
        </w:tc>
      </w:tr>
      <w:tr w:rsidR="00A15D73" w14:paraId="0D9FF672" w14:textId="77777777" w:rsidTr="00240CAF">
        <w:tc>
          <w:tcPr>
            <w:tcW w:w="2518" w:type="dxa"/>
            <w:vAlign w:val="bottom"/>
          </w:tcPr>
          <w:p w14:paraId="37732B51" w14:textId="5699DF6C" w:rsidR="00A15D73" w:rsidRDefault="00A15D73" w:rsidP="00240CAF">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559" w:type="dxa"/>
          </w:tcPr>
          <w:p w14:paraId="58518975" w14:textId="2679AA0C" w:rsidR="00A15D73" w:rsidRDefault="00A15D73" w:rsidP="00240CAF">
            <w:pPr>
              <w:jc w:val="center"/>
              <w:rPr>
                <w:rFonts w:ascii="Times New Roman" w:hAnsi="Times New Roman" w:cs="Times New Roman"/>
                <w:b/>
              </w:rPr>
            </w:pPr>
            <w:r>
              <w:rPr>
                <w:rFonts w:ascii="Times New Roman" w:hAnsi="Times New Roman" w:cs="Times New Roman"/>
              </w:rPr>
              <w:t>0.42</w:t>
            </w:r>
          </w:p>
        </w:tc>
        <w:tc>
          <w:tcPr>
            <w:tcW w:w="1560" w:type="dxa"/>
          </w:tcPr>
          <w:p w14:paraId="4B132ED6" w14:textId="1C45E2F2" w:rsidR="00A15D73" w:rsidRDefault="00A15D73" w:rsidP="00240CAF">
            <w:pPr>
              <w:jc w:val="center"/>
              <w:rPr>
                <w:rFonts w:ascii="Times New Roman" w:hAnsi="Times New Roman" w:cs="Times New Roman"/>
                <w:b/>
              </w:rPr>
            </w:pPr>
            <w:r>
              <w:rPr>
                <w:rFonts w:ascii="Times New Roman" w:hAnsi="Times New Roman" w:cs="Times New Roman"/>
                <w:b/>
              </w:rPr>
              <w:t>7.07</w:t>
            </w:r>
          </w:p>
        </w:tc>
        <w:tc>
          <w:tcPr>
            <w:tcW w:w="2268" w:type="dxa"/>
          </w:tcPr>
          <w:p w14:paraId="39F89FB5" w14:textId="103BB537" w:rsidR="00A15D73" w:rsidRDefault="00A15D73" w:rsidP="00240CAF">
            <w:pPr>
              <w:jc w:val="center"/>
              <w:rPr>
                <w:rFonts w:ascii="Times New Roman" w:hAnsi="Times New Roman" w:cs="Times New Roman"/>
                <w:b/>
              </w:rPr>
            </w:pPr>
            <w:r>
              <w:rPr>
                <w:rFonts w:ascii="Times New Roman" w:hAnsi="Times New Roman" w:cs="Times New Roman"/>
              </w:rPr>
              <w:t>1.16</w:t>
            </w:r>
          </w:p>
        </w:tc>
        <w:tc>
          <w:tcPr>
            <w:tcW w:w="2126" w:type="dxa"/>
          </w:tcPr>
          <w:p w14:paraId="1213C609" w14:textId="34F191C4" w:rsidR="00A15D73" w:rsidRDefault="00A15D73" w:rsidP="00240CAF">
            <w:pPr>
              <w:jc w:val="center"/>
              <w:rPr>
                <w:rFonts w:ascii="Times New Roman" w:hAnsi="Times New Roman" w:cs="Times New Roman"/>
                <w:b/>
              </w:rPr>
            </w:pPr>
            <w:r>
              <w:rPr>
                <w:rFonts w:ascii="Times New Roman" w:hAnsi="Times New Roman" w:cs="Times New Roman"/>
              </w:rPr>
              <w:t>0.91</w:t>
            </w:r>
          </w:p>
        </w:tc>
        <w:tc>
          <w:tcPr>
            <w:tcW w:w="2126" w:type="dxa"/>
          </w:tcPr>
          <w:p w14:paraId="1BA11499" w14:textId="19188501" w:rsidR="00A15D73" w:rsidRDefault="00A15D73" w:rsidP="00240CAF">
            <w:pPr>
              <w:jc w:val="center"/>
              <w:rPr>
                <w:rFonts w:ascii="Times New Roman" w:hAnsi="Times New Roman" w:cs="Times New Roman"/>
                <w:b/>
              </w:rPr>
            </w:pPr>
            <w:r w:rsidRPr="006930D1">
              <w:rPr>
                <w:rFonts w:ascii="Times New Roman" w:hAnsi="Times New Roman" w:cs="Times New Roman"/>
                <w:b/>
              </w:rPr>
              <w:t>-</w:t>
            </w:r>
          </w:p>
        </w:tc>
      </w:tr>
      <w:tr w:rsidR="00A15D73" w14:paraId="4C192E91" w14:textId="77777777" w:rsidTr="00240CAF">
        <w:tc>
          <w:tcPr>
            <w:tcW w:w="2518" w:type="dxa"/>
          </w:tcPr>
          <w:p w14:paraId="3E8F86E3" w14:textId="6CDF8F2C" w:rsidR="00A15D73" w:rsidRDefault="00A15D73" w:rsidP="00240CAF">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559" w:type="dxa"/>
          </w:tcPr>
          <w:p w14:paraId="23367CB9" w14:textId="05664DCB" w:rsidR="00A15D73" w:rsidRDefault="00A15D73" w:rsidP="00240CAF">
            <w:pPr>
              <w:jc w:val="center"/>
              <w:rPr>
                <w:rFonts w:ascii="Times New Roman" w:hAnsi="Times New Roman" w:cs="Times New Roman"/>
                <w:b/>
              </w:rPr>
            </w:pPr>
            <w:r>
              <w:rPr>
                <w:rFonts w:ascii="Times New Roman" w:hAnsi="Times New Roman" w:cs="Times New Roman"/>
              </w:rPr>
              <w:t>6.69</w:t>
            </w:r>
          </w:p>
        </w:tc>
        <w:tc>
          <w:tcPr>
            <w:tcW w:w="1560" w:type="dxa"/>
          </w:tcPr>
          <w:p w14:paraId="7C5B78E7" w14:textId="73E629E8" w:rsidR="00A15D73" w:rsidRDefault="00A15D73" w:rsidP="00240CAF">
            <w:pPr>
              <w:jc w:val="center"/>
              <w:rPr>
                <w:rFonts w:ascii="Times New Roman" w:hAnsi="Times New Roman" w:cs="Times New Roman"/>
                <w:b/>
              </w:rPr>
            </w:pPr>
            <w:r>
              <w:rPr>
                <w:rFonts w:ascii="Times New Roman" w:hAnsi="Times New Roman" w:cs="Times New Roman"/>
              </w:rPr>
              <w:t>9.82</w:t>
            </w:r>
          </w:p>
        </w:tc>
        <w:tc>
          <w:tcPr>
            <w:tcW w:w="2268" w:type="dxa"/>
          </w:tcPr>
          <w:p w14:paraId="5C3A42DB" w14:textId="049AAD71" w:rsidR="00A15D73" w:rsidRDefault="00A15D73" w:rsidP="00240CAF">
            <w:pPr>
              <w:jc w:val="center"/>
              <w:rPr>
                <w:rFonts w:ascii="Times New Roman" w:hAnsi="Times New Roman" w:cs="Times New Roman"/>
                <w:b/>
              </w:rPr>
            </w:pPr>
            <w:r>
              <w:rPr>
                <w:rFonts w:ascii="Times New Roman" w:hAnsi="Times New Roman" w:cs="Times New Roman"/>
              </w:rPr>
              <w:t>0.57</w:t>
            </w:r>
          </w:p>
        </w:tc>
        <w:tc>
          <w:tcPr>
            <w:tcW w:w="2126" w:type="dxa"/>
          </w:tcPr>
          <w:p w14:paraId="4223BF06" w14:textId="326CC4AE" w:rsidR="00A15D73" w:rsidRDefault="00A15D73" w:rsidP="00240CAF">
            <w:pPr>
              <w:jc w:val="center"/>
              <w:rPr>
                <w:rFonts w:ascii="Times New Roman" w:hAnsi="Times New Roman" w:cs="Times New Roman"/>
                <w:b/>
              </w:rPr>
            </w:pPr>
            <w:r>
              <w:rPr>
                <w:rFonts w:ascii="Times New Roman" w:hAnsi="Times New Roman" w:cs="Times New Roman"/>
              </w:rPr>
              <w:t>0.88</w:t>
            </w:r>
          </w:p>
        </w:tc>
        <w:tc>
          <w:tcPr>
            <w:tcW w:w="2126" w:type="dxa"/>
          </w:tcPr>
          <w:p w14:paraId="70641F7F" w14:textId="5CB345F6" w:rsidR="00A15D73" w:rsidRDefault="00A15D73" w:rsidP="00240CAF">
            <w:pPr>
              <w:jc w:val="center"/>
              <w:rPr>
                <w:rFonts w:ascii="Times New Roman" w:hAnsi="Times New Roman" w:cs="Times New Roman"/>
                <w:b/>
              </w:rPr>
            </w:pPr>
            <w:r w:rsidRPr="006930D1">
              <w:rPr>
                <w:rFonts w:ascii="Times New Roman" w:hAnsi="Times New Roman" w:cs="Times New Roman"/>
                <w:b/>
              </w:rPr>
              <w:t>-</w:t>
            </w:r>
          </w:p>
        </w:tc>
      </w:tr>
      <w:tr w:rsidR="00240CAF" w14:paraId="0D74E388" w14:textId="03C5E7A6" w:rsidTr="00240CAF">
        <w:tc>
          <w:tcPr>
            <w:tcW w:w="2518" w:type="dxa"/>
          </w:tcPr>
          <w:p w14:paraId="38B37BDA" w14:textId="493B7ED7" w:rsidR="00240CAF" w:rsidRDefault="00240CAF" w:rsidP="00240CAF">
            <w:pPr>
              <w:jc w:val="both"/>
              <w:rPr>
                <w:rFonts w:ascii="Times New Roman" w:hAnsi="Times New Roman" w:cs="Times New Roman"/>
                <w:b/>
              </w:rPr>
            </w:pPr>
            <w:r>
              <w:rPr>
                <w:rFonts w:ascii="Times New Roman" w:hAnsi="Times New Roman" w:cs="Times New Roman"/>
                <w:b/>
              </w:rPr>
              <w:t>Wind experiment</w:t>
            </w:r>
          </w:p>
        </w:tc>
        <w:tc>
          <w:tcPr>
            <w:tcW w:w="1559" w:type="dxa"/>
          </w:tcPr>
          <w:p w14:paraId="58A32978" w14:textId="552764CD" w:rsidR="00240CAF" w:rsidRDefault="00240CAF" w:rsidP="00240CAF">
            <w:pPr>
              <w:jc w:val="center"/>
              <w:rPr>
                <w:rFonts w:ascii="Times New Roman" w:hAnsi="Times New Roman" w:cs="Times New Roman"/>
                <w:b/>
              </w:rPr>
            </w:pPr>
          </w:p>
        </w:tc>
        <w:tc>
          <w:tcPr>
            <w:tcW w:w="1560" w:type="dxa"/>
          </w:tcPr>
          <w:p w14:paraId="067AC12E" w14:textId="60004775" w:rsidR="00240CAF" w:rsidRDefault="00240CAF" w:rsidP="00240CAF">
            <w:pPr>
              <w:jc w:val="center"/>
              <w:rPr>
                <w:rFonts w:ascii="Times New Roman" w:hAnsi="Times New Roman" w:cs="Times New Roman"/>
                <w:b/>
              </w:rPr>
            </w:pPr>
          </w:p>
        </w:tc>
        <w:tc>
          <w:tcPr>
            <w:tcW w:w="2268" w:type="dxa"/>
          </w:tcPr>
          <w:p w14:paraId="2E51BA5C" w14:textId="25080941" w:rsidR="00240CAF" w:rsidRDefault="00240CAF" w:rsidP="00240CAF">
            <w:pPr>
              <w:jc w:val="center"/>
              <w:rPr>
                <w:rFonts w:ascii="Times New Roman" w:hAnsi="Times New Roman" w:cs="Times New Roman"/>
                <w:b/>
              </w:rPr>
            </w:pPr>
          </w:p>
        </w:tc>
        <w:tc>
          <w:tcPr>
            <w:tcW w:w="2126" w:type="dxa"/>
          </w:tcPr>
          <w:p w14:paraId="10671B30" w14:textId="7B8934E2" w:rsidR="00240CAF" w:rsidRDefault="00240CAF" w:rsidP="00240CAF">
            <w:pPr>
              <w:jc w:val="center"/>
              <w:rPr>
                <w:rFonts w:ascii="Times New Roman" w:hAnsi="Times New Roman" w:cs="Times New Roman"/>
                <w:b/>
              </w:rPr>
            </w:pPr>
          </w:p>
        </w:tc>
        <w:tc>
          <w:tcPr>
            <w:tcW w:w="2126" w:type="dxa"/>
          </w:tcPr>
          <w:p w14:paraId="5E8ACA04" w14:textId="0383D90F" w:rsidR="00240CAF" w:rsidRDefault="00240CAF" w:rsidP="00240CAF">
            <w:pPr>
              <w:jc w:val="center"/>
              <w:rPr>
                <w:rFonts w:ascii="Times New Roman" w:hAnsi="Times New Roman" w:cs="Times New Roman"/>
                <w:b/>
              </w:rPr>
            </w:pPr>
          </w:p>
        </w:tc>
      </w:tr>
      <w:tr w:rsidR="00A15D73" w14:paraId="1DCDCDEE" w14:textId="77777777" w:rsidTr="00240CAF">
        <w:tc>
          <w:tcPr>
            <w:tcW w:w="2518" w:type="dxa"/>
          </w:tcPr>
          <w:p w14:paraId="04080B02" w14:textId="1532DD97" w:rsidR="00A15D73" w:rsidRDefault="00A15D73" w:rsidP="00240CAF">
            <w:pPr>
              <w:jc w:val="center"/>
              <w:rPr>
                <w:rFonts w:ascii="Times New Roman" w:hAnsi="Times New Roman" w:cs="Times New Roman"/>
                <w:b/>
              </w:rPr>
            </w:pPr>
            <w:r>
              <w:rPr>
                <w:rFonts w:ascii="Times New Roman" w:hAnsi="Times New Roman" w:cs="Times New Roman"/>
                <w:b/>
              </w:rPr>
              <w:t>Arthropods</w:t>
            </w:r>
          </w:p>
        </w:tc>
        <w:tc>
          <w:tcPr>
            <w:tcW w:w="1559" w:type="dxa"/>
          </w:tcPr>
          <w:p w14:paraId="439B002D" w14:textId="77777777" w:rsidR="00A15D73" w:rsidRDefault="00A15D73" w:rsidP="00152619">
            <w:pPr>
              <w:jc w:val="center"/>
              <w:rPr>
                <w:rFonts w:ascii="Times New Roman" w:hAnsi="Times New Roman" w:cs="Times New Roman"/>
                <w:b/>
              </w:rPr>
            </w:pPr>
          </w:p>
        </w:tc>
        <w:tc>
          <w:tcPr>
            <w:tcW w:w="1560" w:type="dxa"/>
          </w:tcPr>
          <w:p w14:paraId="2C629DE2" w14:textId="434CDF16" w:rsidR="00A15D73" w:rsidRDefault="00A15D73" w:rsidP="00152619">
            <w:pPr>
              <w:jc w:val="center"/>
              <w:rPr>
                <w:rFonts w:ascii="Times New Roman" w:hAnsi="Times New Roman" w:cs="Times New Roman"/>
                <w:b/>
              </w:rPr>
            </w:pPr>
          </w:p>
        </w:tc>
        <w:tc>
          <w:tcPr>
            <w:tcW w:w="2268" w:type="dxa"/>
          </w:tcPr>
          <w:p w14:paraId="5E4FB147" w14:textId="6243CA28" w:rsidR="00A15D73" w:rsidRDefault="00A15D73" w:rsidP="00152619">
            <w:pPr>
              <w:jc w:val="center"/>
              <w:rPr>
                <w:rFonts w:ascii="Times New Roman" w:hAnsi="Times New Roman" w:cs="Times New Roman"/>
                <w:b/>
              </w:rPr>
            </w:pPr>
          </w:p>
        </w:tc>
        <w:tc>
          <w:tcPr>
            <w:tcW w:w="2126" w:type="dxa"/>
          </w:tcPr>
          <w:p w14:paraId="3250EA41" w14:textId="73053BAF" w:rsidR="00A15D73" w:rsidRDefault="00A15D73" w:rsidP="00152619">
            <w:pPr>
              <w:jc w:val="center"/>
              <w:rPr>
                <w:rFonts w:ascii="Times New Roman" w:hAnsi="Times New Roman" w:cs="Times New Roman"/>
                <w:b/>
              </w:rPr>
            </w:pPr>
          </w:p>
        </w:tc>
        <w:tc>
          <w:tcPr>
            <w:tcW w:w="2126" w:type="dxa"/>
          </w:tcPr>
          <w:p w14:paraId="653783F2" w14:textId="0E511019" w:rsidR="00A15D73" w:rsidRDefault="00A15D73" w:rsidP="00152619">
            <w:pPr>
              <w:jc w:val="center"/>
              <w:rPr>
                <w:rFonts w:ascii="Times New Roman" w:hAnsi="Times New Roman" w:cs="Times New Roman"/>
                <w:b/>
              </w:rPr>
            </w:pPr>
          </w:p>
        </w:tc>
      </w:tr>
      <w:tr w:rsidR="00A15D73" w14:paraId="7A5A3726" w14:textId="77777777" w:rsidTr="00240CAF">
        <w:tc>
          <w:tcPr>
            <w:tcW w:w="2518" w:type="dxa"/>
          </w:tcPr>
          <w:p w14:paraId="671A8162" w14:textId="75A4584C" w:rsidR="00A15D73" w:rsidRDefault="00A15D73" w:rsidP="00240CAF">
            <w:pPr>
              <w:jc w:val="right"/>
              <w:rPr>
                <w:rFonts w:ascii="Times New Roman" w:hAnsi="Times New Roman" w:cs="Times New Roman"/>
                <w:b/>
              </w:rPr>
            </w:pPr>
            <w:r>
              <w:rPr>
                <w:rFonts w:ascii="Times New Roman" w:hAnsi="Times New Roman" w:cs="Times New Roman"/>
              </w:rPr>
              <w:t>Genotype (G)</w:t>
            </w:r>
          </w:p>
        </w:tc>
        <w:tc>
          <w:tcPr>
            <w:tcW w:w="1559" w:type="dxa"/>
          </w:tcPr>
          <w:p w14:paraId="7EE27965" w14:textId="22354D15" w:rsidR="00A15D73" w:rsidRDefault="00A15D73" w:rsidP="00240CAF">
            <w:pPr>
              <w:jc w:val="center"/>
              <w:rPr>
                <w:rFonts w:ascii="Times New Roman" w:hAnsi="Times New Roman" w:cs="Times New Roman"/>
                <w:b/>
              </w:rPr>
            </w:pPr>
            <w:r>
              <w:rPr>
                <w:rFonts w:ascii="Times New Roman" w:hAnsi="Times New Roman" w:cs="Times New Roman"/>
                <w:b/>
              </w:rPr>
              <w:t>23.63</w:t>
            </w:r>
          </w:p>
        </w:tc>
        <w:tc>
          <w:tcPr>
            <w:tcW w:w="1560" w:type="dxa"/>
          </w:tcPr>
          <w:p w14:paraId="51580E01" w14:textId="4C0AB4F7" w:rsidR="00A15D73" w:rsidRDefault="00A15D73" w:rsidP="00240CAF">
            <w:pPr>
              <w:jc w:val="center"/>
              <w:rPr>
                <w:rFonts w:ascii="Times New Roman" w:hAnsi="Times New Roman" w:cs="Times New Roman"/>
                <w:b/>
              </w:rPr>
            </w:pPr>
            <w:r w:rsidRPr="007302F4">
              <w:rPr>
                <w:rFonts w:ascii="Times New Roman" w:hAnsi="Times New Roman" w:cs="Times New Roman"/>
                <w:b/>
              </w:rPr>
              <w:t>25.25</w:t>
            </w:r>
          </w:p>
        </w:tc>
        <w:tc>
          <w:tcPr>
            <w:tcW w:w="2268" w:type="dxa"/>
          </w:tcPr>
          <w:p w14:paraId="3A1E0F03" w14:textId="6352E4E3" w:rsidR="00A15D73" w:rsidRDefault="00A15D73" w:rsidP="00240CAF">
            <w:pPr>
              <w:jc w:val="center"/>
              <w:rPr>
                <w:rFonts w:ascii="Times New Roman" w:hAnsi="Times New Roman" w:cs="Times New Roman"/>
                <w:b/>
              </w:rPr>
            </w:pPr>
            <w:r w:rsidRPr="007F5E0E">
              <w:rPr>
                <w:rFonts w:ascii="Times New Roman" w:hAnsi="Times New Roman" w:cs="Times New Roman"/>
                <w:i/>
              </w:rPr>
              <w:t>15.79</w:t>
            </w:r>
          </w:p>
        </w:tc>
        <w:tc>
          <w:tcPr>
            <w:tcW w:w="2126" w:type="dxa"/>
          </w:tcPr>
          <w:p w14:paraId="2E32A6FB" w14:textId="451EEB0C" w:rsidR="00A15D73" w:rsidRDefault="00A15D73" w:rsidP="00240CAF">
            <w:pPr>
              <w:jc w:val="center"/>
              <w:rPr>
                <w:rFonts w:ascii="Times New Roman" w:hAnsi="Times New Roman" w:cs="Times New Roman"/>
                <w:b/>
              </w:rPr>
            </w:pPr>
            <w:r>
              <w:rPr>
                <w:rFonts w:ascii="Times New Roman" w:hAnsi="Times New Roman" w:cs="Times New Roman"/>
              </w:rPr>
              <w:t>0.95</w:t>
            </w:r>
          </w:p>
        </w:tc>
        <w:tc>
          <w:tcPr>
            <w:tcW w:w="2126" w:type="dxa"/>
          </w:tcPr>
          <w:p w14:paraId="683CAA32" w14:textId="5DAF5AD1" w:rsidR="00A15D73" w:rsidRDefault="00A15D73" w:rsidP="00240CAF">
            <w:pPr>
              <w:jc w:val="center"/>
              <w:rPr>
                <w:rFonts w:ascii="Times New Roman" w:hAnsi="Times New Roman" w:cs="Times New Roman"/>
                <w:b/>
              </w:rPr>
            </w:pPr>
            <w:r>
              <w:rPr>
                <w:rFonts w:ascii="Times New Roman" w:hAnsi="Times New Roman" w:cs="Times New Roman"/>
              </w:rPr>
              <w:t>1.14</w:t>
            </w:r>
          </w:p>
        </w:tc>
      </w:tr>
      <w:tr w:rsidR="00A15D73" w14:paraId="5C4679CA" w14:textId="684881AF" w:rsidTr="00240CAF">
        <w:tc>
          <w:tcPr>
            <w:tcW w:w="2518" w:type="dxa"/>
          </w:tcPr>
          <w:p w14:paraId="0103DF10" w14:textId="6DA6017E" w:rsidR="00A15D73" w:rsidRDefault="00A15D73" w:rsidP="00240CAF">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wind</w:t>
            </w:r>
            <w:proofErr w:type="spellEnd"/>
          </w:p>
        </w:tc>
        <w:tc>
          <w:tcPr>
            <w:tcW w:w="1559" w:type="dxa"/>
            <w:vAlign w:val="bottom"/>
          </w:tcPr>
          <w:p w14:paraId="0C911E9D" w14:textId="081B2E8A" w:rsidR="00A15D73" w:rsidRDefault="00A15D73" w:rsidP="00240CAF">
            <w:pPr>
              <w:jc w:val="center"/>
              <w:rPr>
                <w:rFonts w:ascii="Times New Roman" w:hAnsi="Times New Roman" w:cs="Times New Roman"/>
                <w:b/>
              </w:rPr>
            </w:pPr>
            <w:r>
              <w:rPr>
                <w:rFonts w:ascii="Times New Roman" w:hAnsi="Times New Roman" w:cs="Times New Roman"/>
                <w:b/>
              </w:rPr>
              <w:t>13.16</w:t>
            </w:r>
          </w:p>
        </w:tc>
        <w:tc>
          <w:tcPr>
            <w:tcW w:w="1560" w:type="dxa"/>
          </w:tcPr>
          <w:p w14:paraId="3650308C" w14:textId="3CD17BFD" w:rsidR="00A15D73" w:rsidRDefault="00A15D73" w:rsidP="00240CAF">
            <w:pPr>
              <w:jc w:val="center"/>
              <w:rPr>
                <w:rFonts w:ascii="Times New Roman" w:hAnsi="Times New Roman" w:cs="Times New Roman"/>
                <w:b/>
              </w:rPr>
            </w:pPr>
            <w:r>
              <w:rPr>
                <w:rFonts w:ascii="Times New Roman" w:hAnsi="Times New Roman" w:cs="Times New Roman"/>
                <w:b/>
              </w:rPr>
              <w:t>5.48</w:t>
            </w:r>
          </w:p>
        </w:tc>
        <w:tc>
          <w:tcPr>
            <w:tcW w:w="2268" w:type="dxa"/>
          </w:tcPr>
          <w:p w14:paraId="3D634317" w14:textId="05C249BF" w:rsidR="00A15D73" w:rsidRDefault="00A15D73" w:rsidP="00240CAF">
            <w:pPr>
              <w:jc w:val="center"/>
              <w:rPr>
                <w:rFonts w:ascii="Times New Roman" w:hAnsi="Times New Roman" w:cs="Times New Roman"/>
                <w:b/>
              </w:rPr>
            </w:pPr>
            <w:r>
              <w:rPr>
                <w:rFonts w:ascii="Times New Roman" w:hAnsi="Times New Roman" w:cs="Times New Roman"/>
                <w:b/>
              </w:rPr>
              <w:t>18.81</w:t>
            </w:r>
          </w:p>
        </w:tc>
        <w:tc>
          <w:tcPr>
            <w:tcW w:w="2126" w:type="dxa"/>
          </w:tcPr>
          <w:p w14:paraId="24118B72" w14:textId="0678EFDB" w:rsidR="00A15D73" w:rsidRDefault="00A15D73" w:rsidP="00240CAF">
            <w:pPr>
              <w:jc w:val="center"/>
              <w:rPr>
                <w:rFonts w:ascii="Times New Roman" w:hAnsi="Times New Roman" w:cs="Times New Roman"/>
                <w:b/>
              </w:rPr>
            </w:pPr>
            <w:r>
              <w:rPr>
                <w:rFonts w:ascii="Times New Roman" w:hAnsi="Times New Roman" w:cs="Times New Roman"/>
              </w:rPr>
              <w:t>1.26</w:t>
            </w:r>
          </w:p>
        </w:tc>
        <w:tc>
          <w:tcPr>
            <w:tcW w:w="2126" w:type="dxa"/>
          </w:tcPr>
          <w:p w14:paraId="501F4FD5" w14:textId="2ACFA448" w:rsidR="00A15D73" w:rsidRDefault="00A15D73" w:rsidP="00240CAF">
            <w:pPr>
              <w:jc w:val="center"/>
              <w:rPr>
                <w:rFonts w:ascii="Times New Roman" w:hAnsi="Times New Roman" w:cs="Times New Roman"/>
                <w:b/>
              </w:rPr>
            </w:pPr>
            <w:r>
              <w:rPr>
                <w:rFonts w:ascii="Times New Roman" w:hAnsi="Times New Roman" w:cs="Times New Roman"/>
                <w:b/>
              </w:rPr>
              <w:t>5.70</w:t>
            </w:r>
          </w:p>
        </w:tc>
      </w:tr>
      <w:tr w:rsidR="00A15D73" w14:paraId="64824D7A" w14:textId="77777777" w:rsidTr="00240CAF">
        <w:tc>
          <w:tcPr>
            <w:tcW w:w="2518" w:type="dxa"/>
          </w:tcPr>
          <w:p w14:paraId="33966646" w14:textId="76E1C85C" w:rsidR="00A15D73" w:rsidRDefault="00A15D73" w:rsidP="00240CAF">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w:p>
        </w:tc>
        <w:tc>
          <w:tcPr>
            <w:tcW w:w="1559" w:type="dxa"/>
          </w:tcPr>
          <w:p w14:paraId="2BDE6665" w14:textId="7AE34984" w:rsidR="00A15D73" w:rsidRDefault="00A15D73" w:rsidP="00240CAF">
            <w:pPr>
              <w:jc w:val="center"/>
              <w:rPr>
                <w:rFonts w:ascii="Times New Roman" w:hAnsi="Times New Roman" w:cs="Times New Roman"/>
                <w:b/>
              </w:rPr>
            </w:pPr>
            <w:r>
              <w:rPr>
                <w:rFonts w:ascii="Times New Roman" w:hAnsi="Times New Roman" w:cs="Times New Roman"/>
              </w:rPr>
              <w:t>3.43</w:t>
            </w:r>
          </w:p>
        </w:tc>
        <w:tc>
          <w:tcPr>
            <w:tcW w:w="1560" w:type="dxa"/>
          </w:tcPr>
          <w:p w14:paraId="0E0AF7CD" w14:textId="0FB7A849" w:rsidR="00A15D73" w:rsidRDefault="00A15D73" w:rsidP="00240CAF">
            <w:pPr>
              <w:jc w:val="center"/>
              <w:rPr>
                <w:rFonts w:ascii="Times New Roman" w:hAnsi="Times New Roman" w:cs="Times New Roman"/>
                <w:b/>
              </w:rPr>
            </w:pPr>
            <w:r>
              <w:rPr>
                <w:rFonts w:ascii="Times New Roman" w:hAnsi="Times New Roman" w:cs="Times New Roman"/>
              </w:rPr>
              <w:t>7.33</w:t>
            </w:r>
          </w:p>
        </w:tc>
        <w:tc>
          <w:tcPr>
            <w:tcW w:w="2268" w:type="dxa"/>
          </w:tcPr>
          <w:p w14:paraId="55D13569" w14:textId="5B389464" w:rsidR="00A15D73" w:rsidRDefault="00A15D73" w:rsidP="00240CAF">
            <w:pPr>
              <w:jc w:val="center"/>
              <w:rPr>
                <w:rFonts w:ascii="Times New Roman" w:hAnsi="Times New Roman" w:cs="Times New Roman"/>
                <w:b/>
              </w:rPr>
            </w:pPr>
            <w:r>
              <w:rPr>
                <w:rFonts w:ascii="Times New Roman" w:hAnsi="Times New Roman" w:cs="Times New Roman"/>
              </w:rPr>
              <w:t>6.66</w:t>
            </w:r>
          </w:p>
        </w:tc>
        <w:tc>
          <w:tcPr>
            <w:tcW w:w="2126" w:type="dxa"/>
          </w:tcPr>
          <w:p w14:paraId="55FAD0FD" w14:textId="27E8A4E9" w:rsidR="00A15D73" w:rsidRDefault="00A15D73" w:rsidP="00240CAF">
            <w:pPr>
              <w:jc w:val="center"/>
              <w:rPr>
                <w:rFonts w:ascii="Times New Roman" w:hAnsi="Times New Roman" w:cs="Times New Roman"/>
                <w:b/>
              </w:rPr>
            </w:pPr>
            <w:r>
              <w:rPr>
                <w:rFonts w:ascii="Times New Roman" w:hAnsi="Times New Roman" w:cs="Times New Roman"/>
              </w:rPr>
              <w:t>0.91</w:t>
            </w:r>
          </w:p>
        </w:tc>
        <w:tc>
          <w:tcPr>
            <w:tcW w:w="2126" w:type="dxa"/>
          </w:tcPr>
          <w:p w14:paraId="12305D91" w14:textId="56E34195" w:rsidR="00A15D73" w:rsidRDefault="00A15D73" w:rsidP="00240CAF">
            <w:pPr>
              <w:jc w:val="center"/>
              <w:rPr>
                <w:rFonts w:ascii="Times New Roman" w:hAnsi="Times New Roman" w:cs="Times New Roman"/>
                <w:b/>
              </w:rPr>
            </w:pPr>
            <w:r>
              <w:rPr>
                <w:rFonts w:ascii="Times New Roman" w:hAnsi="Times New Roman" w:cs="Times New Roman"/>
              </w:rPr>
              <w:t>0.69</w:t>
            </w:r>
          </w:p>
        </w:tc>
      </w:tr>
      <w:tr w:rsidR="00A15D73" w14:paraId="33EE1FFE" w14:textId="77777777" w:rsidTr="00240CAF">
        <w:tc>
          <w:tcPr>
            <w:tcW w:w="2518" w:type="dxa"/>
          </w:tcPr>
          <w:p w14:paraId="308D6F3C" w14:textId="4ED06975" w:rsidR="00A15D73" w:rsidRDefault="00A15D73" w:rsidP="00240CAF">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year</w:t>
            </w:r>
            <w:proofErr w:type="spellEnd"/>
          </w:p>
        </w:tc>
        <w:tc>
          <w:tcPr>
            <w:tcW w:w="1559" w:type="dxa"/>
          </w:tcPr>
          <w:p w14:paraId="3CF10E8A" w14:textId="2BD77237" w:rsidR="00A15D73" w:rsidRDefault="00A15D73" w:rsidP="00240CAF">
            <w:pPr>
              <w:jc w:val="center"/>
              <w:rPr>
                <w:rFonts w:ascii="Times New Roman" w:hAnsi="Times New Roman" w:cs="Times New Roman"/>
                <w:b/>
              </w:rPr>
            </w:pPr>
            <w:r>
              <w:rPr>
                <w:rFonts w:ascii="Times New Roman" w:hAnsi="Times New Roman" w:cs="Times New Roman"/>
                <w:b/>
              </w:rPr>
              <w:t>6.77</w:t>
            </w:r>
          </w:p>
        </w:tc>
        <w:tc>
          <w:tcPr>
            <w:tcW w:w="1560" w:type="dxa"/>
          </w:tcPr>
          <w:p w14:paraId="06C79163" w14:textId="6D73D13E" w:rsidR="00A15D73" w:rsidRDefault="00A15D73" w:rsidP="00240CAF">
            <w:pPr>
              <w:jc w:val="center"/>
              <w:rPr>
                <w:rFonts w:ascii="Times New Roman" w:hAnsi="Times New Roman" w:cs="Times New Roman"/>
                <w:b/>
              </w:rPr>
            </w:pPr>
            <w:r w:rsidRPr="009227C4">
              <w:rPr>
                <w:rFonts w:ascii="Times New Roman" w:hAnsi="Times New Roman" w:cs="Times New Roman"/>
                <w:b/>
              </w:rPr>
              <w:t>6.72</w:t>
            </w:r>
          </w:p>
        </w:tc>
        <w:tc>
          <w:tcPr>
            <w:tcW w:w="2268" w:type="dxa"/>
          </w:tcPr>
          <w:p w14:paraId="312140DB" w14:textId="608BBE25" w:rsidR="00A15D73" w:rsidRDefault="00A15D73" w:rsidP="00240CAF">
            <w:pPr>
              <w:jc w:val="center"/>
              <w:rPr>
                <w:rFonts w:ascii="Times New Roman" w:hAnsi="Times New Roman" w:cs="Times New Roman"/>
                <w:b/>
              </w:rPr>
            </w:pPr>
            <w:r>
              <w:rPr>
                <w:rFonts w:ascii="Times New Roman" w:hAnsi="Times New Roman" w:cs="Times New Roman"/>
              </w:rPr>
              <w:t>0.34</w:t>
            </w:r>
          </w:p>
        </w:tc>
        <w:tc>
          <w:tcPr>
            <w:tcW w:w="2126" w:type="dxa"/>
          </w:tcPr>
          <w:p w14:paraId="63C1ECBF" w14:textId="320288FF"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c>
          <w:tcPr>
            <w:tcW w:w="2126" w:type="dxa"/>
          </w:tcPr>
          <w:p w14:paraId="21A43767" w14:textId="44CA5A66"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r>
      <w:tr w:rsidR="00A15D73" w14:paraId="5595C09F" w14:textId="77777777" w:rsidTr="00240CAF">
        <w:tc>
          <w:tcPr>
            <w:tcW w:w="2518" w:type="dxa"/>
          </w:tcPr>
          <w:p w14:paraId="327FFD44" w14:textId="3876AA29" w:rsidR="00A15D73" w:rsidRDefault="00A15D73" w:rsidP="00240CAF">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559" w:type="dxa"/>
          </w:tcPr>
          <w:p w14:paraId="7323F197" w14:textId="3FBAB7CC" w:rsidR="00A15D73" w:rsidRDefault="00A15D73" w:rsidP="00240CAF">
            <w:pPr>
              <w:jc w:val="center"/>
              <w:rPr>
                <w:rFonts w:ascii="Times New Roman" w:hAnsi="Times New Roman" w:cs="Times New Roman"/>
                <w:b/>
              </w:rPr>
            </w:pPr>
            <w:r>
              <w:rPr>
                <w:rFonts w:ascii="Times New Roman" w:hAnsi="Times New Roman" w:cs="Times New Roman"/>
              </w:rPr>
              <w:t>8.72</w:t>
            </w:r>
          </w:p>
        </w:tc>
        <w:tc>
          <w:tcPr>
            <w:tcW w:w="1560" w:type="dxa"/>
          </w:tcPr>
          <w:p w14:paraId="44F83088" w14:textId="55BB7DB7" w:rsidR="00A15D73" w:rsidRDefault="00A15D73" w:rsidP="00240CAF">
            <w:pPr>
              <w:jc w:val="center"/>
              <w:rPr>
                <w:rFonts w:ascii="Times New Roman" w:hAnsi="Times New Roman" w:cs="Times New Roman"/>
                <w:b/>
              </w:rPr>
            </w:pPr>
            <w:r>
              <w:rPr>
                <w:rFonts w:ascii="Times New Roman" w:hAnsi="Times New Roman" w:cs="Times New Roman"/>
              </w:rPr>
              <w:t>8.22</w:t>
            </w:r>
          </w:p>
        </w:tc>
        <w:tc>
          <w:tcPr>
            <w:tcW w:w="2268" w:type="dxa"/>
          </w:tcPr>
          <w:p w14:paraId="006AA2DC" w14:textId="570B1C10" w:rsidR="00A15D73" w:rsidRDefault="00A15D73" w:rsidP="00240CAF">
            <w:pPr>
              <w:jc w:val="center"/>
              <w:rPr>
                <w:rFonts w:ascii="Times New Roman" w:hAnsi="Times New Roman" w:cs="Times New Roman"/>
                <w:b/>
              </w:rPr>
            </w:pPr>
            <w:r>
              <w:rPr>
                <w:rFonts w:ascii="Times New Roman" w:hAnsi="Times New Roman" w:cs="Times New Roman"/>
              </w:rPr>
              <w:t>-</w:t>
            </w:r>
          </w:p>
        </w:tc>
        <w:tc>
          <w:tcPr>
            <w:tcW w:w="2126" w:type="dxa"/>
          </w:tcPr>
          <w:p w14:paraId="15F6700C" w14:textId="281AF867"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c>
          <w:tcPr>
            <w:tcW w:w="2126" w:type="dxa"/>
          </w:tcPr>
          <w:p w14:paraId="2A353096" w14:textId="21FAD2DF"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r>
      <w:tr w:rsidR="00A15D73" w14:paraId="5675F866" w14:textId="77777777" w:rsidTr="00240CAF">
        <w:tc>
          <w:tcPr>
            <w:tcW w:w="2518" w:type="dxa"/>
          </w:tcPr>
          <w:p w14:paraId="6FEBAB1B" w14:textId="0B1722AE" w:rsidR="00A15D73" w:rsidRDefault="00A15D73" w:rsidP="00240CAF">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wind</w:t>
            </w:r>
            <w:proofErr w:type="spellEnd"/>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559" w:type="dxa"/>
          </w:tcPr>
          <w:p w14:paraId="3F101C1A" w14:textId="7FEBDB77" w:rsidR="00A15D73" w:rsidRDefault="00A15D73" w:rsidP="00240CAF">
            <w:pPr>
              <w:jc w:val="center"/>
              <w:rPr>
                <w:rFonts w:ascii="Times New Roman" w:hAnsi="Times New Roman" w:cs="Times New Roman"/>
                <w:b/>
              </w:rPr>
            </w:pPr>
            <w:r>
              <w:rPr>
                <w:rFonts w:ascii="Times New Roman" w:hAnsi="Times New Roman" w:cs="Times New Roman"/>
              </w:rPr>
              <w:t>0.20</w:t>
            </w:r>
          </w:p>
        </w:tc>
        <w:tc>
          <w:tcPr>
            <w:tcW w:w="1560" w:type="dxa"/>
          </w:tcPr>
          <w:p w14:paraId="6812DD7F" w14:textId="612632BA" w:rsidR="00A15D73" w:rsidRDefault="00A15D73" w:rsidP="00240CAF">
            <w:pPr>
              <w:jc w:val="center"/>
              <w:rPr>
                <w:rFonts w:ascii="Times New Roman" w:hAnsi="Times New Roman" w:cs="Times New Roman"/>
                <w:b/>
              </w:rPr>
            </w:pPr>
            <w:r w:rsidRPr="009227C4">
              <w:rPr>
                <w:rFonts w:ascii="Times New Roman" w:hAnsi="Times New Roman" w:cs="Times New Roman"/>
              </w:rPr>
              <w:t>1.65</w:t>
            </w:r>
          </w:p>
        </w:tc>
        <w:tc>
          <w:tcPr>
            <w:tcW w:w="2268" w:type="dxa"/>
          </w:tcPr>
          <w:p w14:paraId="36C838FD" w14:textId="6DFE5CD9" w:rsidR="00A15D73" w:rsidRDefault="00A15D73" w:rsidP="00240CAF">
            <w:pPr>
              <w:jc w:val="center"/>
              <w:rPr>
                <w:rFonts w:ascii="Times New Roman" w:hAnsi="Times New Roman" w:cs="Times New Roman"/>
                <w:b/>
              </w:rPr>
            </w:pPr>
            <w:r>
              <w:rPr>
                <w:rFonts w:ascii="Times New Roman" w:hAnsi="Times New Roman" w:cs="Times New Roman"/>
              </w:rPr>
              <w:t>0.16</w:t>
            </w:r>
          </w:p>
        </w:tc>
        <w:tc>
          <w:tcPr>
            <w:tcW w:w="2126" w:type="dxa"/>
          </w:tcPr>
          <w:p w14:paraId="3A3F124F" w14:textId="14D9D9C4"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c>
          <w:tcPr>
            <w:tcW w:w="2126" w:type="dxa"/>
          </w:tcPr>
          <w:p w14:paraId="20AE36B8" w14:textId="2E788A5B"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r>
      <w:tr w:rsidR="00A15D73" w14:paraId="751F9394" w14:textId="77777777" w:rsidTr="00240CAF">
        <w:tc>
          <w:tcPr>
            <w:tcW w:w="2518" w:type="dxa"/>
          </w:tcPr>
          <w:p w14:paraId="719640F6" w14:textId="3DC53F35" w:rsidR="00A15D73" w:rsidRDefault="00A15D73" w:rsidP="00240CAF">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559" w:type="dxa"/>
          </w:tcPr>
          <w:p w14:paraId="2C470E83" w14:textId="57BFB836" w:rsidR="00A15D73" w:rsidRDefault="00A15D73" w:rsidP="00240CAF">
            <w:pPr>
              <w:jc w:val="center"/>
              <w:rPr>
                <w:rFonts w:ascii="Times New Roman" w:hAnsi="Times New Roman" w:cs="Times New Roman"/>
                <w:b/>
              </w:rPr>
            </w:pPr>
            <w:r>
              <w:rPr>
                <w:rFonts w:ascii="Times New Roman" w:hAnsi="Times New Roman" w:cs="Times New Roman"/>
              </w:rPr>
              <w:t>7.84</w:t>
            </w:r>
          </w:p>
        </w:tc>
        <w:tc>
          <w:tcPr>
            <w:tcW w:w="1560" w:type="dxa"/>
          </w:tcPr>
          <w:p w14:paraId="3D0475DB" w14:textId="3B0F5414" w:rsidR="00A15D73" w:rsidRDefault="00A15D73" w:rsidP="00240CAF">
            <w:pPr>
              <w:jc w:val="center"/>
              <w:rPr>
                <w:rFonts w:ascii="Times New Roman" w:hAnsi="Times New Roman" w:cs="Times New Roman"/>
                <w:b/>
              </w:rPr>
            </w:pPr>
            <w:r>
              <w:rPr>
                <w:rFonts w:ascii="Times New Roman" w:hAnsi="Times New Roman" w:cs="Times New Roman"/>
              </w:rPr>
              <w:t>11.85</w:t>
            </w:r>
          </w:p>
        </w:tc>
        <w:tc>
          <w:tcPr>
            <w:tcW w:w="2268" w:type="dxa"/>
          </w:tcPr>
          <w:p w14:paraId="6F2A2A39" w14:textId="523CD7A2" w:rsidR="00A15D73" w:rsidRDefault="00A15D73" w:rsidP="00240CAF">
            <w:pPr>
              <w:jc w:val="center"/>
              <w:rPr>
                <w:rFonts w:ascii="Times New Roman" w:hAnsi="Times New Roman" w:cs="Times New Roman"/>
                <w:b/>
              </w:rPr>
            </w:pPr>
            <w:r>
              <w:rPr>
                <w:rFonts w:ascii="Times New Roman" w:hAnsi="Times New Roman" w:cs="Times New Roman"/>
                <w:b/>
              </w:rPr>
              <w:t>-</w:t>
            </w:r>
          </w:p>
        </w:tc>
        <w:tc>
          <w:tcPr>
            <w:tcW w:w="2126" w:type="dxa"/>
          </w:tcPr>
          <w:p w14:paraId="3FA2BA7A" w14:textId="52C376BC"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c>
          <w:tcPr>
            <w:tcW w:w="2126" w:type="dxa"/>
          </w:tcPr>
          <w:p w14:paraId="60D8B834" w14:textId="61609AA0" w:rsidR="00A15D73" w:rsidRDefault="00A15D73" w:rsidP="00240CAF">
            <w:pPr>
              <w:jc w:val="center"/>
              <w:rPr>
                <w:rFonts w:ascii="Times New Roman" w:hAnsi="Times New Roman" w:cs="Times New Roman"/>
                <w:b/>
              </w:rPr>
            </w:pPr>
            <w:r w:rsidRPr="00EB75C7">
              <w:rPr>
                <w:rFonts w:ascii="Times New Roman" w:hAnsi="Times New Roman" w:cs="Times New Roman"/>
                <w:b/>
              </w:rPr>
              <w:t>-</w:t>
            </w:r>
          </w:p>
        </w:tc>
      </w:tr>
      <w:tr w:rsidR="00A15D73" w14:paraId="2AC480AE" w14:textId="77777777" w:rsidTr="00240CAF">
        <w:tc>
          <w:tcPr>
            <w:tcW w:w="2518" w:type="dxa"/>
          </w:tcPr>
          <w:p w14:paraId="059EEB41" w14:textId="405C8D80" w:rsidR="00A15D73" w:rsidRDefault="00A15D73" w:rsidP="00240CAF">
            <w:pPr>
              <w:jc w:val="center"/>
              <w:rPr>
                <w:rFonts w:ascii="Times New Roman" w:hAnsi="Times New Roman" w:cs="Times New Roman"/>
              </w:rPr>
            </w:pPr>
            <w:proofErr w:type="spellStart"/>
            <w:r>
              <w:rPr>
                <w:rFonts w:ascii="Times New Roman" w:hAnsi="Times New Roman" w:cs="Times New Roman"/>
                <w:b/>
              </w:rPr>
              <w:t>Mycorrhiza</w:t>
            </w:r>
            <w:proofErr w:type="spellEnd"/>
          </w:p>
        </w:tc>
        <w:tc>
          <w:tcPr>
            <w:tcW w:w="1559" w:type="dxa"/>
          </w:tcPr>
          <w:p w14:paraId="3CB3DF00" w14:textId="77777777" w:rsidR="00A15D73" w:rsidRDefault="00A15D73" w:rsidP="00152619">
            <w:pPr>
              <w:jc w:val="center"/>
              <w:rPr>
                <w:rFonts w:ascii="Times New Roman" w:hAnsi="Times New Roman" w:cs="Times New Roman"/>
                <w:b/>
              </w:rPr>
            </w:pPr>
          </w:p>
        </w:tc>
        <w:tc>
          <w:tcPr>
            <w:tcW w:w="1560" w:type="dxa"/>
          </w:tcPr>
          <w:p w14:paraId="5B7EDA4A" w14:textId="77777777" w:rsidR="00A15D73" w:rsidRDefault="00A15D73" w:rsidP="00152619">
            <w:pPr>
              <w:jc w:val="center"/>
              <w:rPr>
                <w:rFonts w:ascii="Times New Roman" w:hAnsi="Times New Roman" w:cs="Times New Roman"/>
                <w:b/>
              </w:rPr>
            </w:pPr>
          </w:p>
        </w:tc>
        <w:tc>
          <w:tcPr>
            <w:tcW w:w="2268" w:type="dxa"/>
          </w:tcPr>
          <w:p w14:paraId="2C893A2D" w14:textId="77777777" w:rsidR="00A15D73" w:rsidRDefault="00A15D73" w:rsidP="00152619">
            <w:pPr>
              <w:jc w:val="center"/>
              <w:rPr>
                <w:rFonts w:ascii="Times New Roman" w:hAnsi="Times New Roman" w:cs="Times New Roman"/>
                <w:b/>
              </w:rPr>
            </w:pPr>
          </w:p>
        </w:tc>
        <w:tc>
          <w:tcPr>
            <w:tcW w:w="2126" w:type="dxa"/>
          </w:tcPr>
          <w:p w14:paraId="27899C67" w14:textId="77777777" w:rsidR="00A15D73" w:rsidRDefault="00A15D73" w:rsidP="00152619">
            <w:pPr>
              <w:jc w:val="center"/>
              <w:rPr>
                <w:rFonts w:ascii="Times New Roman" w:hAnsi="Times New Roman" w:cs="Times New Roman"/>
                <w:b/>
              </w:rPr>
            </w:pPr>
          </w:p>
        </w:tc>
        <w:tc>
          <w:tcPr>
            <w:tcW w:w="2126" w:type="dxa"/>
          </w:tcPr>
          <w:p w14:paraId="6541DCE7" w14:textId="77777777" w:rsidR="00A15D73" w:rsidRDefault="00A15D73" w:rsidP="00152619">
            <w:pPr>
              <w:jc w:val="center"/>
              <w:rPr>
                <w:rFonts w:ascii="Times New Roman" w:hAnsi="Times New Roman" w:cs="Times New Roman"/>
                <w:b/>
              </w:rPr>
            </w:pPr>
          </w:p>
        </w:tc>
      </w:tr>
      <w:tr w:rsidR="00A15D73" w14:paraId="00D66163" w14:textId="77777777" w:rsidTr="00240CAF">
        <w:tc>
          <w:tcPr>
            <w:tcW w:w="2518" w:type="dxa"/>
          </w:tcPr>
          <w:p w14:paraId="53E77FCE" w14:textId="06B8B36C" w:rsidR="00A15D73" w:rsidRDefault="00A15D73" w:rsidP="00152619">
            <w:pPr>
              <w:jc w:val="right"/>
              <w:rPr>
                <w:rFonts w:ascii="Times New Roman" w:hAnsi="Times New Roman" w:cs="Times New Roman"/>
              </w:rPr>
            </w:pPr>
            <w:r>
              <w:rPr>
                <w:rFonts w:ascii="Times New Roman" w:hAnsi="Times New Roman" w:cs="Times New Roman"/>
              </w:rPr>
              <w:t>Genotype (G)</w:t>
            </w:r>
          </w:p>
        </w:tc>
        <w:tc>
          <w:tcPr>
            <w:tcW w:w="1559" w:type="dxa"/>
          </w:tcPr>
          <w:p w14:paraId="731EE1AB" w14:textId="06918844"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1.28</w:t>
            </w:r>
          </w:p>
        </w:tc>
        <w:tc>
          <w:tcPr>
            <w:tcW w:w="1560" w:type="dxa"/>
          </w:tcPr>
          <w:p w14:paraId="02C4432D" w14:textId="1903D15F"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0.80</w:t>
            </w:r>
          </w:p>
        </w:tc>
        <w:tc>
          <w:tcPr>
            <w:tcW w:w="2268" w:type="dxa"/>
          </w:tcPr>
          <w:p w14:paraId="3E51D81C" w14:textId="124C2650"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0.87</w:t>
            </w:r>
          </w:p>
        </w:tc>
        <w:tc>
          <w:tcPr>
            <w:tcW w:w="2126" w:type="dxa"/>
          </w:tcPr>
          <w:p w14:paraId="64DC7DF1" w14:textId="53631012" w:rsidR="00A15D73" w:rsidRPr="003D3C5C" w:rsidRDefault="00A15D73" w:rsidP="00966257">
            <w:pPr>
              <w:jc w:val="center"/>
              <w:rPr>
                <w:rFonts w:ascii="Times New Roman" w:hAnsi="Times New Roman" w:cs="Times New Roman"/>
              </w:rPr>
            </w:pPr>
            <w:r w:rsidRPr="003D3C5C">
              <w:rPr>
                <w:rFonts w:ascii="Times New Roman" w:hAnsi="Times New Roman" w:cs="Times New Roman"/>
              </w:rPr>
              <w:t>-</w:t>
            </w:r>
          </w:p>
        </w:tc>
        <w:tc>
          <w:tcPr>
            <w:tcW w:w="2126" w:type="dxa"/>
          </w:tcPr>
          <w:p w14:paraId="79D87A3D" w14:textId="1A9C137B" w:rsidR="00A15D73" w:rsidRPr="003D3C5C" w:rsidRDefault="00A15D73" w:rsidP="00152619">
            <w:pPr>
              <w:jc w:val="center"/>
              <w:rPr>
                <w:rFonts w:ascii="Times New Roman" w:hAnsi="Times New Roman" w:cs="Times New Roman"/>
                <w:b/>
              </w:rPr>
            </w:pPr>
            <w:r w:rsidRPr="003D3C5C">
              <w:rPr>
                <w:rFonts w:ascii="Times New Roman" w:hAnsi="Times New Roman" w:cs="Times New Roman"/>
                <w:b/>
              </w:rPr>
              <w:t>1.00</w:t>
            </w:r>
          </w:p>
        </w:tc>
      </w:tr>
      <w:tr w:rsidR="00A15D73" w14:paraId="4294DD3A" w14:textId="77777777" w:rsidTr="00240CAF">
        <w:tc>
          <w:tcPr>
            <w:tcW w:w="2518" w:type="dxa"/>
          </w:tcPr>
          <w:p w14:paraId="563EDB91" w14:textId="2C7D5487" w:rsidR="00A15D73" w:rsidRDefault="00A15D73" w:rsidP="00152619">
            <w:pPr>
              <w:jc w:val="right"/>
              <w:rPr>
                <w:rFonts w:ascii="Times New Roman" w:hAnsi="Times New Roman" w:cs="Times New Roman"/>
              </w:rPr>
            </w:pPr>
            <w:proofErr w:type="spellStart"/>
            <w:r>
              <w:rPr>
                <w:rFonts w:ascii="Times New Roman" w:hAnsi="Times New Roman" w:cs="Times New Roman"/>
              </w:rPr>
              <w:t>E</w:t>
            </w:r>
            <w:r>
              <w:rPr>
                <w:rFonts w:ascii="Times New Roman" w:hAnsi="Times New Roman" w:cs="Times New Roman"/>
                <w:vertAlign w:val="subscript"/>
              </w:rPr>
              <w:t>wind</w:t>
            </w:r>
            <w:proofErr w:type="spellEnd"/>
          </w:p>
        </w:tc>
        <w:tc>
          <w:tcPr>
            <w:tcW w:w="1559" w:type="dxa"/>
          </w:tcPr>
          <w:p w14:paraId="447A2AB5" w14:textId="18254DE8"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1.01</w:t>
            </w:r>
          </w:p>
        </w:tc>
        <w:tc>
          <w:tcPr>
            <w:tcW w:w="1560" w:type="dxa"/>
          </w:tcPr>
          <w:p w14:paraId="1DC54436" w14:textId="4283ED19"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0.40</w:t>
            </w:r>
          </w:p>
        </w:tc>
        <w:tc>
          <w:tcPr>
            <w:tcW w:w="2268" w:type="dxa"/>
          </w:tcPr>
          <w:p w14:paraId="33D69905" w14:textId="0E66862F"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0.88</w:t>
            </w:r>
          </w:p>
        </w:tc>
        <w:tc>
          <w:tcPr>
            <w:tcW w:w="2126" w:type="dxa"/>
          </w:tcPr>
          <w:p w14:paraId="4AB920A5" w14:textId="4D961F14"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3B262CE3" w14:textId="70A40AE1"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1.15</w:t>
            </w:r>
          </w:p>
        </w:tc>
      </w:tr>
      <w:tr w:rsidR="00A15D73" w14:paraId="7131A129" w14:textId="77777777" w:rsidTr="00240CAF">
        <w:tc>
          <w:tcPr>
            <w:tcW w:w="2518" w:type="dxa"/>
          </w:tcPr>
          <w:p w14:paraId="61D86A34" w14:textId="7E1CA719" w:rsidR="00A15D73" w:rsidRDefault="00A15D73" w:rsidP="00152619">
            <w:pPr>
              <w:jc w:val="right"/>
              <w:rPr>
                <w:rFonts w:ascii="Times New Roman" w:hAnsi="Times New Roman" w:cs="Times New Roman"/>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w:p>
        </w:tc>
        <w:tc>
          <w:tcPr>
            <w:tcW w:w="1559" w:type="dxa"/>
          </w:tcPr>
          <w:p w14:paraId="466F284E" w14:textId="6A2A6F68"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1.23</w:t>
            </w:r>
          </w:p>
        </w:tc>
        <w:tc>
          <w:tcPr>
            <w:tcW w:w="1560" w:type="dxa"/>
          </w:tcPr>
          <w:p w14:paraId="316A02E4" w14:textId="5A2BABC7"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1.03</w:t>
            </w:r>
          </w:p>
        </w:tc>
        <w:tc>
          <w:tcPr>
            <w:tcW w:w="2268" w:type="dxa"/>
          </w:tcPr>
          <w:p w14:paraId="4AFDB467" w14:textId="0E36789E"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0.93</w:t>
            </w:r>
          </w:p>
        </w:tc>
        <w:tc>
          <w:tcPr>
            <w:tcW w:w="2126" w:type="dxa"/>
          </w:tcPr>
          <w:p w14:paraId="01FEA984" w14:textId="2A3A4FF3"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21B9D51E" w14:textId="60425897"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0.87</w:t>
            </w:r>
          </w:p>
        </w:tc>
      </w:tr>
      <w:tr w:rsidR="00A15D73" w14:paraId="0EA05E1A" w14:textId="77777777" w:rsidTr="00240CAF">
        <w:tc>
          <w:tcPr>
            <w:tcW w:w="2518" w:type="dxa"/>
          </w:tcPr>
          <w:p w14:paraId="1FBE7BE0" w14:textId="018B4E57" w:rsidR="00A15D73" w:rsidRDefault="00A15D73" w:rsidP="00240CAF">
            <w:pPr>
              <w:jc w:val="center"/>
              <w:rPr>
                <w:rFonts w:ascii="Times New Roman" w:hAnsi="Times New Roman" w:cs="Times New Roman"/>
              </w:rPr>
            </w:pPr>
            <w:r>
              <w:rPr>
                <w:rFonts w:ascii="Times New Roman" w:hAnsi="Times New Roman" w:cs="Times New Roman"/>
                <w:b/>
              </w:rPr>
              <w:t>Bacteria</w:t>
            </w:r>
          </w:p>
        </w:tc>
        <w:tc>
          <w:tcPr>
            <w:tcW w:w="1559" w:type="dxa"/>
          </w:tcPr>
          <w:p w14:paraId="69A31544" w14:textId="77777777" w:rsidR="00A15D73" w:rsidRPr="003D3C5C" w:rsidRDefault="00A15D73" w:rsidP="00152619">
            <w:pPr>
              <w:jc w:val="center"/>
              <w:rPr>
                <w:rFonts w:ascii="Times New Roman" w:hAnsi="Times New Roman" w:cs="Times New Roman"/>
              </w:rPr>
            </w:pPr>
          </w:p>
        </w:tc>
        <w:tc>
          <w:tcPr>
            <w:tcW w:w="1560" w:type="dxa"/>
          </w:tcPr>
          <w:p w14:paraId="3073CA30" w14:textId="77777777" w:rsidR="00A15D73" w:rsidRPr="003D3C5C" w:rsidRDefault="00A15D73" w:rsidP="00152619">
            <w:pPr>
              <w:jc w:val="center"/>
              <w:rPr>
                <w:rFonts w:ascii="Times New Roman" w:hAnsi="Times New Roman" w:cs="Times New Roman"/>
              </w:rPr>
            </w:pPr>
          </w:p>
        </w:tc>
        <w:tc>
          <w:tcPr>
            <w:tcW w:w="2268" w:type="dxa"/>
          </w:tcPr>
          <w:p w14:paraId="65207046" w14:textId="77777777" w:rsidR="00A15D73" w:rsidRPr="003D3C5C" w:rsidRDefault="00A15D73" w:rsidP="00152619">
            <w:pPr>
              <w:jc w:val="center"/>
              <w:rPr>
                <w:rFonts w:ascii="Times New Roman" w:hAnsi="Times New Roman" w:cs="Times New Roman"/>
              </w:rPr>
            </w:pPr>
          </w:p>
        </w:tc>
        <w:tc>
          <w:tcPr>
            <w:tcW w:w="2126" w:type="dxa"/>
          </w:tcPr>
          <w:p w14:paraId="2880094B" w14:textId="77777777" w:rsidR="00A15D73" w:rsidRPr="003D3C5C" w:rsidRDefault="00A15D73" w:rsidP="00152619">
            <w:pPr>
              <w:jc w:val="center"/>
              <w:rPr>
                <w:rFonts w:ascii="Times New Roman" w:hAnsi="Times New Roman" w:cs="Times New Roman"/>
              </w:rPr>
            </w:pPr>
          </w:p>
        </w:tc>
        <w:tc>
          <w:tcPr>
            <w:tcW w:w="2126" w:type="dxa"/>
          </w:tcPr>
          <w:p w14:paraId="52F1503F" w14:textId="77777777" w:rsidR="00A15D73" w:rsidRPr="003D3C5C" w:rsidRDefault="00A15D73" w:rsidP="00152619">
            <w:pPr>
              <w:jc w:val="center"/>
              <w:rPr>
                <w:rFonts w:ascii="Times New Roman" w:hAnsi="Times New Roman" w:cs="Times New Roman"/>
              </w:rPr>
            </w:pPr>
          </w:p>
        </w:tc>
      </w:tr>
      <w:tr w:rsidR="00A15D73" w14:paraId="7B988D4F" w14:textId="77777777" w:rsidTr="00240CAF">
        <w:tc>
          <w:tcPr>
            <w:tcW w:w="2518" w:type="dxa"/>
          </w:tcPr>
          <w:p w14:paraId="5CB93777" w14:textId="0DD09EDC" w:rsidR="00A15D73" w:rsidRDefault="00A15D73" w:rsidP="00152619">
            <w:pPr>
              <w:jc w:val="right"/>
              <w:rPr>
                <w:rFonts w:ascii="Times New Roman" w:hAnsi="Times New Roman" w:cs="Times New Roman"/>
              </w:rPr>
            </w:pPr>
            <w:r>
              <w:rPr>
                <w:rFonts w:ascii="Times New Roman" w:hAnsi="Times New Roman" w:cs="Times New Roman"/>
              </w:rPr>
              <w:t>Genotype (G)</w:t>
            </w:r>
          </w:p>
        </w:tc>
        <w:tc>
          <w:tcPr>
            <w:tcW w:w="1559" w:type="dxa"/>
          </w:tcPr>
          <w:p w14:paraId="4891BFE0" w14:textId="26C777E5"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1.35</w:t>
            </w:r>
          </w:p>
        </w:tc>
        <w:tc>
          <w:tcPr>
            <w:tcW w:w="1560" w:type="dxa"/>
          </w:tcPr>
          <w:p w14:paraId="1A7AC094" w14:textId="029CE8CC"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1.39</w:t>
            </w:r>
          </w:p>
        </w:tc>
        <w:tc>
          <w:tcPr>
            <w:tcW w:w="2268" w:type="dxa"/>
          </w:tcPr>
          <w:p w14:paraId="723ABD30" w14:textId="07DA9340"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1.48</w:t>
            </w:r>
          </w:p>
        </w:tc>
        <w:tc>
          <w:tcPr>
            <w:tcW w:w="2126" w:type="dxa"/>
          </w:tcPr>
          <w:p w14:paraId="5278C8F5" w14:textId="7F25EA0A"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7EC235D8" w14:textId="38C73848"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0.93</w:t>
            </w:r>
          </w:p>
        </w:tc>
      </w:tr>
      <w:tr w:rsidR="00A15D73" w14:paraId="3F43B380" w14:textId="77777777" w:rsidTr="00240CAF">
        <w:tc>
          <w:tcPr>
            <w:tcW w:w="2518" w:type="dxa"/>
          </w:tcPr>
          <w:p w14:paraId="2DE38424" w14:textId="234A1436" w:rsidR="00A15D73" w:rsidRDefault="00A15D73" w:rsidP="00152619">
            <w:pPr>
              <w:jc w:val="right"/>
              <w:rPr>
                <w:rFonts w:ascii="Times New Roman" w:hAnsi="Times New Roman" w:cs="Times New Roman"/>
              </w:rPr>
            </w:pPr>
            <w:proofErr w:type="spellStart"/>
            <w:r>
              <w:rPr>
                <w:rFonts w:ascii="Times New Roman" w:hAnsi="Times New Roman" w:cs="Times New Roman"/>
              </w:rPr>
              <w:t>E</w:t>
            </w:r>
            <w:r>
              <w:rPr>
                <w:rFonts w:ascii="Times New Roman" w:hAnsi="Times New Roman" w:cs="Times New Roman"/>
                <w:vertAlign w:val="subscript"/>
              </w:rPr>
              <w:t>wind</w:t>
            </w:r>
            <w:proofErr w:type="spellEnd"/>
          </w:p>
        </w:tc>
        <w:tc>
          <w:tcPr>
            <w:tcW w:w="1559" w:type="dxa"/>
          </w:tcPr>
          <w:p w14:paraId="0C511566" w14:textId="4D4F62F5" w:rsidR="00A15D73" w:rsidRPr="00240CAF" w:rsidRDefault="00A15D73" w:rsidP="00152619">
            <w:pPr>
              <w:jc w:val="center"/>
              <w:rPr>
                <w:rFonts w:ascii="Times New Roman" w:hAnsi="Times New Roman" w:cs="Times New Roman"/>
                <w:i/>
              </w:rPr>
            </w:pPr>
            <w:r w:rsidRPr="00240CAF">
              <w:rPr>
                <w:rFonts w:ascii="Times New Roman" w:hAnsi="Times New Roman" w:cs="Times New Roman"/>
                <w:i/>
              </w:rPr>
              <w:t>4.53</w:t>
            </w:r>
          </w:p>
        </w:tc>
        <w:tc>
          <w:tcPr>
            <w:tcW w:w="1560" w:type="dxa"/>
          </w:tcPr>
          <w:p w14:paraId="1DAEA600" w14:textId="589B8964" w:rsidR="00A15D73" w:rsidRPr="003D3C5C" w:rsidRDefault="00A15D73" w:rsidP="00152619">
            <w:pPr>
              <w:jc w:val="center"/>
              <w:rPr>
                <w:rFonts w:ascii="Times New Roman" w:hAnsi="Times New Roman" w:cs="Times New Roman"/>
              </w:rPr>
            </w:pPr>
            <w:r w:rsidRPr="003D3C5C">
              <w:rPr>
                <w:rFonts w:ascii="Times New Roman" w:hAnsi="Times New Roman" w:cs="Times New Roman"/>
              </w:rPr>
              <w:t>2.00</w:t>
            </w:r>
          </w:p>
        </w:tc>
        <w:tc>
          <w:tcPr>
            <w:tcW w:w="2268" w:type="dxa"/>
          </w:tcPr>
          <w:p w14:paraId="50230D77" w14:textId="674FB8B1" w:rsidR="00A15D73" w:rsidRPr="003D3C5C" w:rsidRDefault="00A15D73" w:rsidP="00152619">
            <w:pPr>
              <w:jc w:val="center"/>
              <w:rPr>
                <w:rFonts w:ascii="Times New Roman" w:hAnsi="Times New Roman" w:cs="Times New Roman"/>
                <w:b/>
              </w:rPr>
            </w:pPr>
            <w:r w:rsidRPr="003D3C5C">
              <w:rPr>
                <w:rFonts w:ascii="Times New Roman" w:hAnsi="Times New Roman" w:cs="Times New Roman"/>
                <w:b/>
              </w:rPr>
              <w:t>6.03</w:t>
            </w:r>
          </w:p>
        </w:tc>
        <w:tc>
          <w:tcPr>
            <w:tcW w:w="2126" w:type="dxa"/>
          </w:tcPr>
          <w:p w14:paraId="6BC8624C" w14:textId="7FF6F34B"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016FF62C" w14:textId="4DC6F241" w:rsidR="00A15D73" w:rsidRPr="00240CAF" w:rsidRDefault="00A15D73" w:rsidP="00152619">
            <w:pPr>
              <w:jc w:val="center"/>
              <w:rPr>
                <w:rFonts w:ascii="Times New Roman" w:hAnsi="Times New Roman" w:cs="Times New Roman"/>
                <w:i/>
              </w:rPr>
            </w:pPr>
            <w:r w:rsidRPr="00240CAF">
              <w:rPr>
                <w:rFonts w:ascii="Times New Roman" w:hAnsi="Times New Roman" w:cs="Times New Roman"/>
                <w:i/>
              </w:rPr>
              <w:t>1.38</w:t>
            </w:r>
          </w:p>
        </w:tc>
      </w:tr>
      <w:tr w:rsidR="00A15D73" w14:paraId="56FA86FA" w14:textId="77777777" w:rsidTr="00240CAF">
        <w:tc>
          <w:tcPr>
            <w:tcW w:w="2518" w:type="dxa"/>
          </w:tcPr>
          <w:p w14:paraId="0D5DC630" w14:textId="32A754F4" w:rsidR="00A15D73" w:rsidRDefault="00A15D73" w:rsidP="00152619">
            <w:pPr>
              <w:jc w:val="right"/>
              <w:rPr>
                <w:rFonts w:ascii="Times New Roman" w:hAnsi="Times New Roman" w:cs="Times New Roman"/>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w:p>
        </w:tc>
        <w:tc>
          <w:tcPr>
            <w:tcW w:w="1559" w:type="dxa"/>
          </w:tcPr>
          <w:p w14:paraId="6188D10A" w14:textId="799437E1"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0.87</w:t>
            </w:r>
          </w:p>
        </w:tc>
        <w:tc>
          <w:tcPr>
            <w:tcW w:w="1560" w:type="dxa"/>
          </w:tcPr>
          <w:p w14:paraId="58C84FE9" w14:textId="61F2A367"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0.64</w:t>
            </w:r>
          </w:p>
        </w:tc>
        <w:tc>
          <w:tcPr>
            <w:tcW w:w="2268" w:type="dxa"/>
          </w:tcPr>
          <w:p w14:paraId="17AE9156" w14:textId="786D5236" w:rsidR="00A15D73" w:rsidRPr="003D3C5C" w:rsidRDefault="00A15D73" w:rsidP="00152619">
            <w:pPr>
              <w:jc w:val="center"/>
              <w:rPr>
                <w:rFonts w:ascii="Times New Roman" w:hAnsi="Times New Roman" w:cs="Times New Roman"/>
              </w:rPr>
            </w:pPr>
            <w:r w:rsidRPr="003D3C5C">
              <w:rPr>
                <w:rFonts w:ascii="Times New Roman" w:hAnsi="Times New Roman" w:cs="Times New Roman"/>
              </w:rPr>
              <w:t>1.35</w:t>
            </w:r>
          </w:p>
        </w:tc>
        <w:tc>
          <w:tcPr>
            <w:tcW w:w="2126" w:type="dxa"/>
          </w:tcPr>
          <w:p w14:paraId="1F0A551B" w14:textId="2482334D" w:rsidR="00A15D73" w:rsidRPr="003D3C5C" w:rsidRDefault="00A15D73" w:rsidP="00152619">
            <w:pPr>
              <w:jc w:val="center"/>
              <w:rPr>
                <w:rFonts w:ascii="Times New Roman" w:hAnsi="Times New Roman" w:cs="Times New Roman"/>
              </w:rPr>
            </w:pPr>
            <w:r w:rsidRPr="003D3C5C">
              <w:rPr>
                <w:rFonts w:ascii="Times New Roman" w:hAnsi="Times New Roman" w:cs="Times New Roman"/>
              </w:rPr>
              <w:t>-</w:t>
            </w:r>
          </w:p>
        </w:tc>
        <w:tc>
          <w:tcPr>
            <w:tcW w:w="2126" w:type="dxa"/>
          </w:tcPr>
          <w:p w14:paraId="6A6F9D82" w14:textId="6448881E" w:rsidR="00A15D73" w:rsidRPr="003D3C5C" w:rsidRDefault="00A15D73" w:rsidP="00152619">
            <w:pPr>
              <w:jc w:val="center"/>
              <w:rPr>
                <w:rFonts w:ascii="Times New Roman" w:hAnsi="Times New Roman" w:cs="Times New Roman"/>
              </w:rPr>
            </w:pPr>
            <w:r w:rsidRPr="003D3C5C">
              <w:rPr>
                <w:rFonts w:ascii="Times New Roman" w:hAnsi="Times New Roman" w:cs="Times New Roman"/>
              </w:rPr>
              <w:t>0.87</w:t>
            </w:r>
          </w:p>
        </w:tc>
      </w:tr>
    </w:tbl>
    <w:p w14:paraId="68C5DA28" w14:textId="77777777" w:rsidR="00240CAF" w:rsidRDefault="00240CAF" w:rsidP="0059295B">
      <w:pPr>
        <w:spacing w:line="480" w:lineRule="auto"/>
        <w:rPr>
          <w:rFonts w:ascii="Times New Roman" w:hAnsi="Times New Roman" w:cs="Times New Roman"/>
        </w:rPr>
        <w:sectPr w:rsidR="00240CAF" w:rsidSect="00240CAF">
          <w:pgSz w:w="15842" w:h="12242" w:orient="landscape"/>
          <w:pgMar w:top="1797" w:right="1440" w:bottom="1797" w:left="1440" w:header="709" w:footer="709" w:gutter="0"/>
          <w:cols w:space="708"/>
        </w:sectPr>
      </w:pPr>
    </w:p>
    <w:tbl>
      <w:tblPr>
        <w:tblStyle w:val="TableGrid"/>
        <w:tblW w:w="11806" w:type="dxa"/>
        <w:tblLook w:val="04A0" w:firstRow="1" w:lastRow="0" w:firstColumn="1" w:lastColumn="0" w:noHBand="0" w:noVBand="1"/>
      </w:tblPr>
      <w:tblGrid>
        <w:gridCol w:w="2518"/>
        <w:gridCol w:w="1034"/>
        <w:gridCol w:w="983"/>
        <w:gridCol w:w="1043"/>
        <w:gridCol w:w="1163"/>
        <w:gridCol w:w="1456"/>
        <w:gridCol w:w="870"/>
        <w:gridCol w:w="1356"/>
        <w:gridCol w:w="1383"/>
      </w:tblGrid>
      <w:tr w:rsidR="003313CA" w14:paraId="0B19E58A" w14:textId="77777777" w:rsidTr="00A650A7">
        <w:tc>
          <w:tcPr>
            <w:tcW w:w="2518" w:type="dxa"/>
          </w:tcPr>
          <w:p w14:paraId="3E3FA758" w14:textId="77777777" w:rsidR="003313CA" w:rsidRDefault="003313CA" w:rsidP="003313CA">
            <w:pPr>
              <w:jc w:val="right"/>
              <w:rPr>
                <w:rFonts w:ascii="Times New Roman" w:hAnsi="Times New Roman" w:cs="Times New Roman"/>
                <w:b/>
              </w:rPr>
            </w:pPr>
            <w:r>
              <w:rPr>
                <w:rFonts w:ascii="Times New Roman" w:hAnsi="Times New Roman" w:cs="Times New Roman"/>
                <w:b/>
              </w:rPr>
              <w:t>Factor</w:t>
            </w:r>
          </w:p>
        </w:tc>
        <w:tc>
          <w:tcPr>
            <w:tcW w:w="1034" w:type="dxa"/>
          </w:tcPr>
          <w:p w14:paraId="2B03B017" w14:textId="765FCB68" w:rsidR="003313CA" w:rsidRPr="00240CAF" w:rsidRDefault="003313CA" w:rsidP="003313CA">
            <w:pPr>
              <w:rPr>
                <w:rFonts w:ascii="Times New Roman" w:hAnsi="Times New Roman" w:cs="Times New Roman"/>
                <w:b/>
                <w:i/>
                <w:vertAlign w:val="subscript"/>
              </w:rPr>
            </w:pPr>
            <w:r>
              <w:rPr>
                <w:rFonts w:ascii="Times New Roman" w:hAnsi="Times New Roman" w:cs="Times New Roman"/>
                <w:b/>
              </w:rPr>
              <w:t>Height</w:t>
            </w:r>
          </w:p>
        </w:tc>
        <w:tc>
          <w:tcPr>
            <w:tcW w:w="983" w:type="dxa"/>
          </w:tcPr>
          <w:p w14:paraId="50D26D27" w14:textId="77777777" w:rsidR="003313CA" w:rsidRDefault="003313CA" w:rsidP="003313CA">
            <w:pPr>
              <w:rPr>
                <w:rFonts w:ascii="Times New Roman" w:hAnsi="Times New Roman" w:cs="Times New Roman"/>
                <w:b/>
              </w:rPr>
            </w:pPr>
            <w:r>
              <w:rPr>
                <w:rFonts w:ascii="Times New Roman" w:hAnsi="Times New Roman" w:cs="Times New Roman"/>
                <w:b/>
              </w:rPr>
              <w:t>Shoot</w:t>
            </w:r>
          </w:p>
          <w:p w14:paraId="47872305" w14:textId="597BA2D4" w:rsidR="003313CA" w:rsidRPr="00240CAF" w:rsidRDefault="003313CA" w:rsidP="003313CA">
            <w:pPr>
              <w:rPr>
                <w:rFonts w:ascii="Times New Roman" w:hAnsi="Times New Roman" w:cs="Times New Roman"/>
                <w:b/>
                <w:i/>
                <w:vertAlign w:val="subscript"/>
              </w:rPr>
            </w:pPr>
            <w:proofErr w:type="gramStart"/>
            <w:r>
              <w:rPr>
                <w:rFonts w:ascii="Times New Roman" w:hAnsi="Times New Roman" w:cs="Times New Roman"/>
                <w:b/>
              </w:rPr>
              <w:t>count</w:t>
            </w:r>
            <w:proofErr w:type="gramEnd"/>
          </w:p>
        </w:tc>
        <w:tc>
          <w:tcPr>
            <w:tcW w:w="1043" w:type="dxa"/>
          </w:tcPr>
          <w:p w14:paraId="77228C09" w14:textId="77777777" w:rsidR="003313CA" w:rsidRDefault="003313CA" w:rsidP="003313CA">
            <w:pPr>
              <w:rPr>
                <w:rFonts w:ascii="Times New Roman" w:hAnsi="Times New Roman" w:cs="Times New Roman"/>
                <w:b/>
              </w:rPr>
            </w:pPr>
            <w:r>
              <w:rPr>
                <w:rFonts w:ascii="Times New Roman" w:hAnsi="Times New Roman" w:cs="Times New Roman"/>
                <w:b/>
              </w:rPr>
              <w:t xml:space="preserve">Shoot </w:t>
            </w:r>
          </w:p>
          <w:p w14:paraId="2657474B" w14:textId="03631A21" w:rsidR="003313CA" w:rsidRPr="00240CAF" w:rsidRDefault="003313CA" w:rsidP="003313CA">
            <w:pPr>
              <w:rPr>
                <w:rFonts w:ascii="Times New Roman" w:hAnsi="Times New Roman" w:cs="Times New Roman"/>
                <w:b/>
                <w:i/>
              </w:rPr>
            </w:pPr>
            <w:proofErr w:type="gramStart"/>
            <w:r>
              <w:rPr>
                <w:rFonts w:ascii="Times New Roman" w:hAnsi="Times New Roman" w:cs="Times New Roman"/>
                <w:b/>
              </w:rPr>
              <w:t>length</w:t>
            </w:r>
            <w:proofErr w:type="gramEnd"/>
          </w:p>
        </w:tc>
        <w:tc>
          <w:tcPr>
            <w:tcW w:w="1163" w:type="dxa"/>
          </w:tcPr>
          <w:p w14:paraId="0BEE03FC" w14:textId="77777777" w:rsidR="003313CA" w:rsidRDefault="003313CA" w:rsidP="003313CA">
            <w:pPr>
              <w:rPr>
                <w:rFonts w:ascii="Times New Roman" w:hAnsi="Times New Roman" w:cs="Times New Roman"/>
                <w:b/>
              </w:rPr>
            </w:pPr>
            <w:r>
              <w:rPr>
                <w:rFonts w:ascii="Times New Roman" w:hAnsi="Times New Roman" w:cs="Times New Roman"/>
                <w:b/>
              </w:rPr>
              <w:t xml:space="preserve">Water </w:t>
            </w:r>
          </w:p>
          <w:p w14:paraId="7D56BEDE" w14:textId="451BA387" w:rsidR="003313CA" w:rsidRPr="00240CAF" w:rsidRDefault="003313CA" w:rsidP="003313CA">
            <w:pPr>
              <w:rPr>
                <w:rFonts w:ascii="Times New Roman" w:hAnsi="Times New Roman" w:cs="Times New Roman"/>
                <w:b/>
                <w:i/>
              </w:rPr>
            </w:pPr>
            <w:proofErr w:type="gramStart"/>
            <w:r>
              <w:rPr>
                <w:rFonts w:ascii="Times New Roman" w:hAnsi="Times New Roman" w:cs="Times New Roman"/>
                <w:b/>
              </w:rPr>
              <w:t>content</w:t>
            </w:r>
            <w:proofErr w:type="gramEnd"/>
          </w:p>
        </w:tc>
        <w:tc>
          <w:tcPr>
            <w:tcW w:w="1456" w:type="dxa"/>
          </w:tcPr>
          <w:p w14:paraId="449D64D9" w14:textId="70BA9906" w:rsidR="003313CA" w:rsidRDefault="003313CA" w:rsidP="003313CA">
            <w:pPr>
              <w:rPr>
                <w:rFonts w:ascii="Times New Roman" w:hAnsi="Times New Roman" w:cs="Times New Roman"/>
                <w:b/>
              </w:rPr>
            </w:pPr>
            <w:proofErr w:type="spellStart"/>
            <w:r>
              <w:rPr>
                <w:rFonts w:ascii="Times New Roman" w:hAnsi="Times New Roman" w:cs="Times New Roman"/>
                <w:b/>
              </w:rPr>
              <w:t>Trichome</w:t>
            </w:r>
            <w:proofErr w:type="spellEnd"/>
            <w:r>
              <w:rPr>
                <w:rFonts w:ascii="Times New Roman" w:hAnsi="Times New Roman" w:cs="Times New Roman"/>
                <w:b/>
              </w:rPr>
              <w:t xml:space="preserve"> density</w:t>
            </w:r>
          </w:p>
        </w:tc>
        <w:tc>
          <w:tcPr>
            <w:tcW w:w="870" w:type="dxa"/>
          </w:tcPr>
          <w:p w14:paraId="0E6FC62E" w14:textId="67F53C11" w:rsidR="003313CA" w:rsidRDefault="003313CA" w:rsidP="003313CA">
            <w:pPr>
              <w:rPr>
                <w:rFonts w:ascii="Times New Roman" w:hAnsi="Times New Roman" w:cs="Times New Roman"/>
                <w:b/>
              </w:rPr>
            </w:pPr>
            <w:r>
              <w:rPr>
                <w:rFonts w:ascii="Times New Roman" w:hAnsi="Times New Roman" w:cs="Times New Roman"/>
                <w:b/>
              </w:rPr>
              <w:t>SLA</w:t>
            </w:r>
          </w:p>
        </w:tc>
        <w:tc>
          <w:tcPr>
            <w:tcW w:w="1356" w:type="dxa"/>
          </w:tcPr>
          <w:p w14:paraId="55E07B3A" w14:textId="7C8CE20E" w:rsidR="003313CA" w:rsidRDefault="003313CA" w:rsidP="003313CA">
            <w:pPr>
              <w:rPr>
                <w:rFonts w:ascii="Times New Roman" w:hAnsi="Times New Roman" w:cs="Times New Roman"/>
                <w:b/>
              </w:rPr>
            </w:pPr>
            <w:r>
              <w:rPr>
                <w:rFonts w:ascii="Times New Roman" w:hAnsi="Times New Roman" w:cs="Times New Roman"/>
                <w:b/>
              </w:rPr>
              <w:t>Leaf C</w:t>
            </w:r>
            <w:proofErr w:type="gramStart"/>
            <w:r>
              <w:rPr>
                <w:rFonts w:ascii="Times New Roman" w:hAnsi="Times New Roman" w:cs="Times New Roman"/>
                <w:b/>
              </w:rPr>
              <w:t>:N</w:t>
            </w:r>
            <w:proofErr w:type="gramEnd"/>
          </w:p>
        </w:tc>
        <w:tc>
          <w:tcPr>
            <w:tcW w:w="1383" w:type="dxa"/>
          </w:tcPr>
          <w:p w14:paraId="03E53474" w14:textId="17A4DC5C" w:rsidR="003313CA" w:rsidRPr="00240CAF" w:rsidRDefault="003313CA" w:rsidP="003313CA">
            <w:pPr>
              <w:rPr>
                <w:rFonts w:ascii="Times New Roman" w:hAnsi="Times New Roman" w:cs="Times New Roman"/>
                <w:b/>
                <w:i/>
              </w:rPr>
            </w:pPr>
            <w:r>
              <w:rPr>
                <w:rFonts w:ascii="Times New Roman" w:hAnsi="Times New Roman" w:cs="Times New Roman"/>
                <w:b/>
              </w:rPr>
              <w:t>Root C</w:t>
            </w:r>
            <w:proofErr w:type="gramStart"/>
            <w:r>
              <w:rPr>
                <w:rFonts w:ascii="Times New Roman" w:hAnsi="Times New Roman" w:cs="Times New Roman"/>
                <w:b/>
              </w:rPr>
              <w:t>:N</w:t>
            </w:r>
            <w:proofErr w:type="gramEnd"/>
          </w:p>
        </w:tc>
      </w:tr>
      <w:tr w:rsidR="003313CA" w14:paraId="56513958" w14:textId="77777777" w:rsidTr="00A650A7">
        <w:tc>
          <w:tcPr>
            <w:tcW w:w="2518" w:type="dxa"/>
          </w:tcPr>
          <w:p w14:paraId="7B8796BA" w14:textId="77777777" w:rsidR="003313CA" w:rsidRDefault="003313CA" w:rsidP="003313CA">
            <w:pPr>
              <w:jc w:val="both"/>
              <w:rPr>
                <w:rFonts w:ascii="Times New Roman" w:hAnsi="Times New Roman" w:cs="Times New Roman"/>
                <w:b/>
              </w:rPr>
            </w:pPr>
            <w:r>
              <w:rPr>
                <w:rFonts w:ascii="Times New Roman" w:hAnsi="Times New Roman" w:cs="Times New Roman"/>
                <w:b/>
              </w:rPr>
              <w:t>Ant-aphid experiment</w:t>
            </w:r>
          </w:p>
        </w:tc>
        <w:tc>
          <w:tcPr>
            <w:tcW w:w="1034" w:type="dxa"/>
          </w:tcPr>
          <w:p w14:paraId="1BAE553C" w14:textId="77777777" w:rsidR="003313CA" w:rsidRDefault="003313CA" w:rsidP="003313CA">
            <w:pPr>
              <w:jc w:val="center"/>
              <w:rPr>
                <w:rFonts w:ascii="Times New Roman" w:hAnsi="Times New Roman" w:cs="Times New Roman"/>
                <w:b/>
              </w:rPr>
            </w:pPr>
          </w:p>
        </w:tc>
        <w:tc>
          <w:tcPr>
            <w:tcW w:w="983" w:type="dxa"/>
          </w:tcPr>
          <w:p w14:paraId="0A08956C" w14:textId="77777777" w:rsidR="003313CA" w:rsidRDefault="003313CA" w:rsidP="003313CA">
            <w:pPr>
              <w:jc w:val="center"/>
              <w:rPr>
                <w:rFonts w:ascii="Times New Roman" w:hAnsi="Times New Roman" w:cs="Times New Roman"/>
                <w:b/>
              </w:rPr>
            </w:pPr>
          </w:p>
        </w:tc>
        <w:tc>
          <w:tcPr>
            <w:tcW w:w="1043" w:type="dxa"/>
          </w:tcPr>
          <w:p w14:paraId="065913AC" w14:textId="77777777" w:rsidR="003313CA" w:rsidRDefault="003313CA" w:rsidP="003313CA">
            <w:pPr>
              <w:jc w:val="center"/>
              <w:rPr>
                <w:rFonts w:ascii="Times New Roman" w:hAnsi="Times New Roman" w:cs="Times New Roman"/>
                <w:b/>
              </w:rPr>
            </w:pPr>
          </w:p>
        </w:tc>
        <w:tc>
          <w:tcPr>
            <w:tcW w:w="1163" w:type="dxa"/>
          </w:tcPr>
          <w:p w14:paraId="2254733F" w14:textId="77777777" w:rsidR="003313CA" w:rsidRDefault="003313CA" w:rsidP="003313CA">
            <w:pPr>
              <w:jc w:val="center"/>
              <w:rPr>
                <w:rFonts w:ascii="Times New Roman" w:hAnsi="Times New Roman" w:cs="Times New Roman"/>
                <w:b/>
              </w:rPr>
            </w:pPr>
          </w:p>
        </w:tc>
        <w:tc>
          <w:tcPr>
            <w:tcW w:w="1456" w:type="dxa"/>
          </w:tcPr>
          <w:p w14:paraId="62739F62" w14:textId="77777777" w:rsidR="003313CA" w:rsidRDefault="003313CA" w:rsidP="003313CA">
            <w:pPr>
              <w:rPr>
                <w:rFonts w:ascii="Times New Roman" w:hAnsi="Times New Roman" w:cs="Times New Roman"/>
                <w:b/>
              </w:rPr>
            </w:pPr>
          </w:p>
        </w:tc>
        <w:tc>
          <w:tcPr>
            <w:tcW w:w="870" w:type="dxa"/>
          </w:tcPr>
          <w:p w14:paraId="6CE1060F" w14:textId="6532A1BC" w:rsidR="003313CA" w:rsidRDefault="003313CA" w:rsidP="003313CA">
            <w:pPr>
              <w:rPr>
                <w:rFonts w:ascii="Times New Roman" w:hAnsi="Times New Roman" w:cs="Times New Roman"/>
                <w:b/>
              </w:rPr>
            </w:pPr>
          </w:p>
        </w:tc>
        <w:tc>
          <w:tcPr>
            <w:tcW w:w="1356" w:type="dxa"/>
          </w:tcPr>
          <w:p w14:paraId="125A8823" w14:textId="77777777" w:rsidR="003313CA" w:rsidRDefault="003313CA" w:rsidP="003313CA">
            <w:pPr>
              <w:rPr>
                <w:rFonts w:ascii="Times New Roman" w:hAnsi="Times New Roman" w:cs="Times New Roman"/>
                <w:b/>
              </w:rPr>
            </w:pPr>
          </w:p>
        </w:tc>
        <w:tc>
          <w:tcPr>
            <w:tcW w:w="1383" w:type="dxa"/>
          </w:tcPr>
          <w:p w14:paraId="1CD5EF7C" w14:textId="1FE43F3B" w:rsidR="003313CA" w:rsidRDefault="003313CA" w:rsidP="003313CA">
            <w:pPr>
              <w:rPr>
                <w:rFonts w:ascii="Times New Roman" w:hAnsi="Times New Roman" w:cs="Times New Roman"/>
                <w:b/>
              </w:rPr>
            </w:pPr>
          </w:p>
        </w:tc>
      </w:tr>
      <w:tr w:rsidR="003313CA" w14:paraId="5C7B3420" w14:textId="77777777" w:rsidTr="00A650A7">
        <w:tc>
          <w:tcPr>
            <w:tcW w:w="2518" w:type="dxa"/>
          </w:tcPr>
          <w:p w14:paraId="5595B783" w14:textId="77777777" w:rsidR="003313CA" w:rsidRDefault="003313CA" w:rsidP="003313CA">
            <w:pPr>
              <w:jc w:val="right"/>
              <w:rPr>
                <w:rFonts w:ascii="Times New Roman" w:hAnsi="Times New Roman" w:cs="Times New Roman"/>
                <w:b/>
              </w:rPr>
            </w:pPr>
            <w:r w:rsidRPr="009F669B">
              <w:rPr>
                <w:rFonts w:ascii="Times New Roman" w:hAnsi="Times New Roman" w:cs="Times New Roman"/>
                <w:b/>
              </w:rPr>
              <w:t>Genotype (G)</w:t>
            </w:r>
          </w:p>
        </w:tc>
        <w:tc>
          <w:tcPr>
            <w:tcW w:w="1034" w:type="dxa"/>
          </w:tcPr>
          <w:p w14:paraId="6BADF18E" w14:textId="5C028C21" w:rsidR="003313CA" w:rsidRDefault="003313CA" w:rsidP="003313CA">
            <w:pPr>
              <w:jc w:val="center"/>
              <w:rPr>
                <w:rFonts w:ascii="Times New Roman" w:hAnsi="Times New Roman" w:cs="Times New Roman"/>
                <w:b/>
              </w:rPr>
            </w:pPr>
          </w:p>
        </w:tc>
        <w:tc>
          <w:tcPr>
            <w:tcW w:w="983" w:type="dxa"/>
          </w:tcPr>
          <w:p w14:paraId="0B18D40B" w14:textId="2C3D155D" w:rsidR="003313CA" w:rsidRDefault="003313CA" w:rsidP="003313CA">
            <w:pPr>
              <w:jc w:val="center"/>
              <w:rPr>
                <w:rFonts w:ascii="Times New Roman" w:hAnsi="Times New Roman" w:cs="Times New Roman"/>
                <w:b/>
              </w:rPr>
            </w:pPr>
          </w:p>
        </w:tc>
        <w:tc>
          <w:tcPr>
            <w:tcW w:w="1043" w:type="dxa"/>
          </w:tcPr>
          <w:p w14:paraId="528B5C6C" w14:textId="466B49FB" w:rsidR="003313CA" w:rsidRDefault="003313CA" w:rsidP="00A650A7">
            <w:pPr>
              <w:rPr>
                <w:rFonts w:ascii="Times New Roman" w:hAnsi="Times New Roman" w:cs="Times New Roman"/>
                <w:b/>
              </w:rPr>
            </w:pPr>
          </w:p>
        </w:tc>
        <w:tc>
          <w:tcPr>
            <w:tcW w:w="1163" w:type="dxa"/>
          </w:tcPr>
          <w:p w14:paraId="47657E70" w14:textId="6818E97B" w:rsidR="003313CA" w:rsidRDefault="003313CA" w:rsidP="003313CA">
            <w:pPr>
              <w:jc w:val="center"/>
              <w:rPr>
                <w:rFonts w:ascii="Times New Roman" w:hAnsi="Times New Roman" w:cs="Times New Roman"/>
                <w:b/>
              </w:rPr>
            </w:pPr>
          </w:p>
        </w:tc>
        <w:tc>
          <w:tcPr>
            <w:tcW w:w="1456" w:type="dxa"/>
          </w:tcPr>
          <w:p w14:paraId="7B229D61" w14:textId="77777777" w:rsidR="003313CA" w:rsidRPr="00333D36" w:rsidRDefault="003313CA" w:rsidP="003313CA">
            <w:pPr>
              <w:jc w:val="center"/>
              <w:rPr>
                <w:rFonts w:ascii="Times New Roman" w:hAnsi="Times New Roman" w:cs="Times New Roman"/>
                <w:b/>
              </w:rPr>
            </w:pPr>
          </w:p>
        </w:tc>
        <w:tc>
          <w:tcPr>
            <w:tcW w:w="870" w:type="dxa"/>
          </w:tcPr>
          <w:p w14:paraId="283D827E" w14:textId="161D3FBB" w:rsidR="003313CA" w:rsidRPr="00333D36" w:rsidRDefault="003313CA" w:rsidP="003313CA">
            <w:pPr>
              <w:jc w:val="center"/>
              <w:rPr>
                <w:rFonts w:ascii="Times New Roman" w:hAnsi="Times New Roman" w:cs="Times New Roman"/>
                <w:b/>
              </w:rPr>
            </w:pPr>
          </w:p>
        </w:tc>
        <w:tc>
          <w:tcPr>
            <w:tcW w:w="1356" w:type="dxa"/>
          </w:tcPr>
          <w:p w14:paraId="17E73C12" w14:textId="77777777" w:rsidR="003313CA" w:rsidRPr="00333D36" w:rsidRDefault="003313CA" w:rsidP="003313CA">
            <w:pPr>
              <w:jc w:val="center"/>
              <w:rPr>
                <w:rFonts w:ascii="Times New Roman" w:hAnsi="Times New Roman" w:cs="Times New Roman"/>
                <w:b/>
              </w:rPr>
            </w:pPr>
          </w:p>
        </w:tc>
        <w:tc>
          <w:tcPr>
            <w:tcW w:w="1383" w:type="dxa"/>
          </w:tcPr>
          <w:p w14:paraId="1BB07B69" w14:textId="1EC1F7A4" w:rsidR="003313CA" w:rsidRDefault="003313CA" w:rsidP="003313CA">
            <w:pPr>
              <w:jc w:val="center"/>
              <w:rPr>
                <w:rFonts w:ascii="Times New Roman" w:hAnsi="Times New Roman" w:cs="Times New Roman"/>
                <w:b/>
              </w:rPr>
            </w:pPr>
          </w:p>
        </w:tc>
      </w:tr>
      <w:tr w:rsidR="003313CA" w14:paraId="5EDBEE95" w14:textId="77777777" w:rsidTr="00A650A7">
        <w:tc>
          <w:tcPr>
            <w:tcW w:w="2518" w:type="dxa"/>
          </w:tcPr>
          <w:p w14:paraId="7D8B8650" w14:textId="77777777" w:rsidR="003313CA" w:rsidRDefault="003313CA" w:rsidP="003313CA">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w:p>
        </w:tc>
        <w:tc>
          <w:tcPr>
            <w:tcW w:w="1034" w:type="dxa"/>
          </w:tcPr>
          <w:p w14:paraId="6CACB155" w14:textId="68C6C2CD" w:rsidR="003313CA" w:rsidRDefault="003313CA" w:rsidP="003313CA">
            <w:pPr>
              <w:jc w:val="center"/>
              <w:rPr>
                <w:rFonts w:ascii="Times New Roman" w:hAnsi="Times New Roman" w:cs="Times New Roman"/>
                <w:b/>
              </w:rPr>
            </w:pPr>
          </w:p>
        </w:tc>
        <w:tc>
          <w:tcPr>
            <w:tcW w:w="983" w:type="dxa"/>
          </w:tcPr>
          <w:p w14:paraId="381BF6E6" w14:textId="3E696947" w:rsidR="003313CA" w:rsidRDefault="003313CA" w:rsidP="003313CA">
            <w:pPr>
              <w:jc w:val="center"/>
              <w:rPr>
                <w:rFonts w:ascii="Times New Roman" w:hAnsi="Times New Roman" w:cs="Times New Roman"/>
                <w:b/>
              </w:rPr>
            </w:pPr>
          </w:p>
        </w:tc>
        <w:tc>
          <w:tcPr>
            <w:tcW w:w="1043" w:type="dxa"/>
          </w:tcPr>
          <w:p w14:paraId="23DBBA7C" w14:textId="1D01F907" w:rsidR="003313CA" w:rsidRDefault="003313CA" w:rsidP="003313CA">
            <w:pPr>
              <w:jc w:val="center"/>
              <w:rPr>
                <w:rFonts w:ascii="Times New Roman" w:hAnsi="Times New Roman" w:cs="Times New Roman"/>
                <w:b/>
              </w:rPr>
            </w:pPr>
          </w:p>
        </w:tc>
        <w:tc>
          <w:tcPr>
            <w:tcW w:w="1163" w:type="dxa"/>
          </w:tcPr>
          <w:p w14:paraId="3F8DF439" w14:textId="15292FBC" w:rsidR="003313CA" w:rsidRDefault="003313CA" w:rsidP="003313CA">
            <w:pPr>
              <w:jc w:val="center"/>
              <w:rPr>
                <w:rFonts w:ascii="Times New Roman" w:hAnsi="Times New Roman" w:cs="Times New Roman"/>
                <w:b/>
              </w:rPr>
            </w:pPr>
          </w:p>
        </w:tc>
        <w:tc>
          <w:tcPr>
            <w:tcW w:w="1456" w:type="dxa"/>
          </w:tcPr>
          <w:p w14:paraId="6A6540F7" w14:textId="77777777" w:rsidR="003313CA" w:rsidRPr="00333D36" w:rsidRDefault="003313CA" w:rsidP="003313CA">
            <w:pPr>
              <w:jc w:val="center"/>
              <w:rPr>
                <w:rFonts w:ascii="Times New Roman" w:hAnsi="Times New Roman" w:cs="Times New Roman"/>
                <w:b/>
              </w:rPr>
            </w:pPr>
          </w:p>
        </w:tc>
        <w:tc>
          <w:tcPr>
            <w:tcW w:w="870" w:type="dxa"/>
          </w:tcPr>
          <w:p w14:paraId="2693692C" w14:textId="79FC9822" w:rsidR="003313CA" w:rsidRPr="00333D36" w:rsidRDefault="003313CA" w:rsidP="003313CA">
            <w:pPr>
              <w:jc w:val="center"/>
              <w:rPr>
                <w:rFonts w:ascii="Times New Roman" w:hAnsi="Times New Roman" w:cs="Times New Roman"/>
                <w:b/>
              </w:rPr>
            </w:pPr>
          </w:p>
        </w:tc>
        <w:tc>
          <w:tcPr>
            <w:tcW w:w="1356" w:type="dxa"/>
          </w:tcPr>
          <w:p w14:paraId="7C60CA0E" w14:textId="77777777" w:rsidR="003313CA" w:rsidRPr="00333D36" w:rsidRDefault="003313CA" w:rsidP="003313CA">
            <w:pPr>
              <w:jc w:val="center"/>
              <w:rPr>
                <w:rFonts w:ascii="Times New Roman" w:hAnsi="Times New Roman" w:cs="Times New Roman"/>
                <w:b/>
              </w:rPr>
            </w:pPr>
          </w:p>
        </w:tc>
        <w:tc>
          <w:tcPr>
            <w:tcW w:w="1383" w:type="dxa"/>
          </w:tcPr>
          <w:p w14:paraId="43DF0BFE" w14:textId="12460DE5" w:rsidR="003313CA" w:rsidRDefault="003313CA" w:rsidP="003313CA">
            <w:pPr>
              <w:jc w:val="center"/>
              <w:rPr>
                <w:rFonts w:ascii="Times New Roman" w:hAnsi="Times New Roman" w:cs="Times New Roman"/>
                <w:b/>
              </w:rPr>
            </w:pPr>
          </w:p>
        </w:tc>
      </w:tr>
      <w:tr w:rsidR="003313CA" w14:paraId="19E28F2D" w14:textId="77777777" w:rsidTr="00A650A7">
        <w:tc>
          <w:tcPr>
            <w:tcW w:w="2518" w:type="dxa"/>
          </w:tcPr>
          <w:p w14:paraId="365CA5C4" w14:textId="77777777" w:rsidR="003313CA" w:rsidRDefault="003313CA" w:rsidP="003313CA">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ant</w:t>
            </w:r>
            <w:proofErr w:type="spellEnd"/>
          </w:p>
        </w:tc>
        <w:tc>
          <w:tcPr>
            <w:tcW w:w="1034" w:type="dxa"/>
          </w:tcPr>
          <w:p w14:paraId="1B502FAA" w14:textId="2C2C1322" w:rsidR="003313CA" w:rsidRDefault="003313CA" w:rsidP="003313CA">
            <w:pPr>
              <w:jc w:val="center"/>
              <w:rPr>
                <w:rFonts w:ascii="Times New Roman" w:hAnsi="Times New Roman" w:cs="Times New Roman"/>
                <w:b/>
              </w:rPr>
            </w:pPr>
          </w:p>
        </w:tc>
        <w:tc>
          <w:tcPr>
            <w:tcW w:w="983" w:type="dxa"/>
          </w:tcPr>
          <w:p w14:paraId="6E414FF7" w14:textId="6CF8901F" w:rsidR="003313CA" w:rsidRDefault="003313CA" w:rsidP="003313CA">
            <w:pPr>
              <w:jc w:val="center"/>
              <w:rPr>
                <w:rFonts w:ascii="Times New Roman" w:hAnsi="Times New Roman" w:cs="Times New Roman"/>
                <w:b/>
              </w:rPr>
            </w:pPr>
          </w:p>
        </w:tc>
        <w:tc>
          <w:tcPr>
            <w:tcW w:w="1043" w:type="dxa"/>
          </w:tcPr>
          <w:p w14:paraId="5AA5B44F" w14:textId="6FBB4906" w:rsidR="003313CA" w:rsidRDefault="003313CA" w:rsidP="003313CA">
            <w:pPr>
              <w:jc w:val="center"/>
              <w:rPr>
                <w:rFonts w:ascii="Times New Roman" w:hAnsi="Times New Roman" w:cs="Times New Roman"/>
                <w:b/>
              </w:rPr>
            </w:pPr>
          </w:p>
        </w:tc>
        <w:tc>
          <w:tcPr>
            <w:tcW w:w="1163" w:type="dxa"/>
          </w:tcPr>
          <w:p w14:paraId="22032506" w14:textId="2D32E934" w:rsidR="003313CA" w:rsidRDefault="003313CA" w:rsidP="003313CA">
            <w:pPr>
              <w:jc w:val="center"/>
              <w:rPr>
                <w:rFonts w:ascii="Times New Roman" w:hAnsi="Times New Roman" w:cs="Times New Roman"/>
                <w:b/>
              </w:rPr>
            </w:pPr>
          </w:p>
        </w:tc>
        <w:tc>
          <w:tcPr>
            <w:tcW w:w="1456" w:type="dxa"/>
          </w:tcPr>
          <w:p w14:paraId="729878FA" w14:textId="77777777" w:rsidR="003313CA" w:rsidRPr="00333D36" w:rsidRDefault="003313CA" w:rsidP="003313CA">
            <w:pPr>
              <w:jc w:val="center"/>
              <w:rPr>
                <w:rFonts w:ascii="Times New Roman" w:hAnsi="Times New Roman" w:cs="Times New Roman"/>
                <w:b/>
              </w:rPr>
            </w:pPr>
          </w:p>
        </w:tc>
        <w:tc>
          <w:tcPr>
            <w:tcW w:w="870" w:type="dxa"/>
          </w:tcPr>
          <w:p w14:paraId="45E3B540" w14:textId="497A443B" w:rsidR="003313CA" w:rsidRPr="00333D36" w:rsidRDefault="003313CA" w:rsidP="003313CA">
            <w:pPr>
              <w:jc w:val="center"/>
              <w:rPr>
                <w:rFonts w:ascii="Times New Roman" w:hAnsi="Times New Roman" w:cs="Times New Roman"/>
                <w:b/>
              </w:rPr>
            </w:pPr>
          </w:p>
        </w:tc>
        <w:tc>
          <w:tcPr>
            <w:tcW w:w="1356" w:type="dxa"/>
          </w:tcPr>
          <w:p w14:paraId="01A9A95A" w14:textId="77777777" w:rsidR="003313CA" w:rsidRPr="00333D36" w:rsidRDefault="003313CA" w:rsidP="003313CA">
            <w:pPr>
              <w:jc w:val="center"/>
              <w:rPr>
                <w:rFonts w:ascii="Times New Roman" w:hAnsi="Times New Roman" w:cs="Times New Roman"/>
                <w:b/>
              </w:rPr>
            </w:pPr>
          </w:p>
        </w:tc>
        <w:tc>
          <w:tcPr>
            <w:tcW w:w="1383" w:type="dxa"/>
          </w:tcPr>
          <w:p w14:paraId="6DB0275A" w14:textId="248FD054" w:rsidR="003313CA" w:rsidRDefault="003313CA" w:rsidP="003313CA">
            <w:pPr>
              <w:jc w:val="center"/>
              <w:rPr>
                <w:rFonts w:ascii="Times New Roman" w:hAnsi="Times New Roman" w:cs="Times New Roman"/>
                <w:b/>
              </w:rPr>
            </w:pPr>
          </w:p>
        </w:tc>
      </w:tr>
      <w:tr w:rsidR="003313CA" w14:paraId="6D3AA4BF" w14:textId="77777777" w:rsidTr="00A650A7">
        <w:tc>
          <w:tcPr>
            <w:tcW w:w="2518" w:type="dxa"/>
          </w:tcPr>
          <w:p w14:paraId="239B5EFB" w14:textId="77777777" w:rsidR="003313CA" w:rsidRDefault="003313CA" w:rsidP="003313CA">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034" w:type="dxa"/>
          </w:tcPr>
          <w:p w14:paraId="1A978E6A" w14:textId="31E6BEF8" w:rsidR="003313CA" w:rsidRDefault="003313CA" w:rsidP="003313CA">
            <w:pPr>
              <w:jc w:val="center"/>
              <w:rPr>
                <w:rFonts w:ascii="Times New Roman" w:hAnsi="Times New Roman" w:cs="Times New Roman"/>
                <w:b/>
              </w:rPr>
            </w:pPr>
          </w:p>
        </w:tc>
        <w:tc>
          <w:tcPr>
            <w:tcW w:w="983" w:type="dxa"/>
          </w:tcPr>
          <w:p w14:paraId="433F3A12" w14:textId="16BDF278" w:rsidR="003313CA" w:rsidRDefault="003313CA" w:rsidP="003313CA">
            <w:pPr>
              <w:jc w:val="center"/>
              <w:rPr>
                <w:rFonts w:ascii="Times New Roman" w:hAnsi="Times New Roman" w:cs="Times New Roman"/>
                <w:b/>
              </w:rPr>
            </w:pPr>
          </w:p>
        </w:tc>
        <w:tc>
          <w:tcPr>
            <w:tcW w:w="1043" w:type="dxa"/>
          </w:tcPr>
          <w:p w14:paraId="6BA39BE7" w14:textId="7EED4FF4" w:rsidR="003313CA" w:rsidRDefault="003313CA" w:rsidP="003313CA">
            <w:pPr>
              <w:jc w:val="center"/>
              <w:rPr>
                <w:rFonts w:ascii="Times New Roman" w:hAnsi="Times New Roman" w:cs="Times New Roman"/>
                <w:b/>
              </w:rPr>
            </w:pPr>
          </w:p>
        </w:tc>
        <w:tc>
          <w:tcPr>
            <w:tcW w:w="1163" w:type="dxa"/>
          </w:tcPr>
          <w:p w14:paraId="7EA0E52D" w14:textId="3DA97FB4" w:rsidR="003313CA" w:rsidRDefault="003313CA" w:rsidP="003313CA">
            <w:pPr>
              <w:jc w:val="center"/>
              <w:rPr>
                <w:rFonts w:ascii="Times New Roman" w:hAnsi="Times New Roman" w:cs="Times New Roman"/>
                <w:b/>
              </w:rPr>
            </w:pPr>
          </w:p>
        </w:tc>
        <w:tc>
          <w:tcPr>
            <w:tcW w:w="1456" w:type="dxa"/>
          </w:tcPr>
          <w:p w14:paraId="09D18828" w14:textId="77777777" w:rsidR="003313CA" w:rsidRPr="00333D36" w:rsidRDefault="003313CA" w:rsidP="003313CA">
            <w:pPr>
              <w:jc w:val="center"/>
              <w:rPr>
                <w:rFonts w:ascii="Times New Roman" w:hAnsi="Times New Roman" w:cs="Times New Roman"/>
                <w:b/>
              </w:rPr>
            </w:pPr>
          </w:p>
        </w:tc>
        <w:tc>
          <w:tcPr>
            <w:tcW w:w="870" w:type="dxa"/>
          </w:tcPr>
          <w:p w14:paraId="5041C713" w14:textId="5E65FE16" w:rsidR="003313CA" w:rsidRPr="00333D36" w:rsidRDefault="003313CA" w:rsidP="003313CA">
            <w:pPr>
              <w:jc w:val="center"/>
              <w:rPr>
                <w:rFonts w:ascii="Times New Roman" w:hAnsi="Times New Roman" w:cs="Times New Roman"/>
                <w:b/>
              </w:rPr>
            </w:pPr>
          </w:p>
        </w:tc>
        <w:tc>
          <w:tcPr>
            <w:tcW w:w="1356" w:type="dxa"/>
          </w:tcPr>
          <w:p w14:paraId="00270E57" w14:textId="77777777" w:rsidR="003313CA" w:rsidRPr="00333D36" w:rsidRDefault="003313CA" w:rsidP="003313CA">
            <w:pPr>
              <w:jc w:val="center"/>
              <w:rPr>
                <w:rFonts w:ascii="Times New Roman" w:hAnsi="Times New Roman" w:cs="Times New Roman"/>
                <w:b/>
              </w:rPr>
            </w:pPr>
          </w:p>
        </w:tc>
        <w:tc>
          <w:tcPr>
            <w:tcW w:w="1383" w:type="dxa"/>
          </w:tcPr>
          <w:p w14:paraId="7D84DDB7" w14:textId="3C37DA97" w:rsidR="003313CA" w:rsidRDefault="003313CA" w:rsidP="003313CA">
            <w:pPr>
              <w:jc w:val="center"/>
              <w:rPr>
                <w:rFonts w:ascii="Times New Roman" w:hAnsi="Times New Roman" w:cs="Times New Roman"/>
                <w:b/>
              </w:rPr>
            </w:pPr>
          </w:p>
        </w:tc>
      </w:tr>
      <w:tr w:rsidR="003313CA" w14:paraId="529A2771" w14:textId="77777777" w:rsidTr="00A650A7">
        <w:tc>
          <w:tcPr>
            <w:tcW w:w="2518" w:type="dxa"/>
          </w:tcPr>
          <w:p w14:paraId="7DCF298C" w14:textId="77777777" w:rsidR="003313CA" w:rsidRDefault="003313CA" w:rsidP="003313CA">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034" w:type="dxa"/>
          </w:tcPr>
          <w:p w14:paraId="0F79CAEF" w14:textId="7C38EBBC" w:rsidR="003313CA" w:rsidRDefault="003313CA" w:rsidP="003313CA">
            <w:pPr>
              <w:jc w:val="center"/>
              <w:rPr>
                <w:rFonts w:ascii="Times New Roman" w:hAnsi="Times New Roman" w:cs="Times New Roman"/>
                <w:b/>
              </w:rPr>
            </w:pPr>
          </w:p>
        </w:tc>
        <w:tc>
          <w:tcPr>
            <w:tcW w:w="983" w:type="dxa"/>
          </w:tcPr>
          <w:p w14:paraId="4E6AFC07" w14:textId="100BAD27" w:rsidR="003313CA" w:rsidRDefault="003313CA" w:rsidP="003313CA">
            <w:pPr>
              <w:jc w:val="center"/>
              <w:rPr>
                <w:rFonts w:ascii="Times New Roman" w:hAnsi="Times New Roman" w:cs="Times New Roman"/>
                <w:b/>
              </w:rPr>
            </w:pPr>
          </w:p>
        </w:tc>
        <w:tc>
          <w:tcPr>
            <w:tcW w:w="1043" w:type="dxa"/>
          </w:tcPr>
          <w:p w14:paraId="79538423" w14:textId="71214FAE" w:rsidR="003313CA" w:rsidRDefault="003313CA" w:rsidP="003313CA">
            <w:pPr>
              <w:jc w:val="center"/>
              <w:rPr>
                <w:rFonts w:ascii="Times New Roman" w:hAnsi="Times New Roman" w:cs="Times New Roman"/>
                <w:b/>
              </w:rPr>
            </w:pPr>
          </w:p>
        </w:tc>
        <w:tc>
          <w:tcPr>
            <w:tcW w:w="1163" w:type="dxa"/>
          </w:tcPr>
          <w:p w14:paraId="14012CA0" w14:textId="0CAF5701" w:rsidR="003313CA" w:rsidRDefault="003313CA" w:rsidP="003313CA">
            <w:pPr>
              <w:jc w:val="center"/>
              <w:rPr>
                <w:rFonts w:ascii="Times New Roman" w:hAnsi="Times New Roman" w:cs="Times New Roman"/>
                <w:b/>
              </w:rPr>
            </w:pPr>
          </w:p>
        </w:tc>
        <w:tc>
          <w:tcPr>
            <w:tcW w:w="1456" w:type="dxa"/>
          </w:tcPr>
          <w:p w14:paraId="18C1D2C9" w14:textId="77777777" w:rsidR="003313CA" w:rsidRPr="00333D36" w:rsidRDefault="003313CA" w:rsidP="003313CA">
            <w:pPr>
              <w:jc w:val="center"/>
              <w:rPr>
                <w:rFonts w:ascii="Times New Roman" w:hAnsi="Times New Roman" w:cs="Times New Roman"/>
                <w:b/>
              </w:rPr>
            </w:pPr>
          </w:p>
        </w:tc>
        <w:tc>
          <w:tcPr>
            <w:tcW w:w="870" w:type="dxa"/>
          </w:tcPr>
          <w:p w14:paraId="51A54A83" w14:textId="46612B2A" w:rsidR="003313CA" w:rsidRPr="00333D36" w:rsidRDefault="003313CA" w:rsidP="003313CA">
            <w:pPr>
              <w:jc w:val="center"/>
              <w:rPr>
                <w:rFonts w:ascii="Times New Roman" w:hAnsi="Times New Roman" w:cs="Times New Roman"/>
                <w:b/>
              </w:rPr>
            </w:pPr>
          </w:p>
        </w:tc>
        <w:tc>
          <w:tcPr>
            <w:tcW w:w="1356" w:type="dxa"/>
          </w:tcPr>
          <w:p w14:paraId="2A18EE15" w14:textId="77777777" w:rsidR="003313CA" w:rsidRPr="00333D36" w:rsidRDefault="003313CA" w:rsidP="003313CA">
            <w:pPr>
              <w:jc w:val="center"/>
              <w:rPr>
                <w:rFonts w:ascii="Times New Roman" w:hAnsi="Times New Roman" w:cs="Times New Roman"/>
                <w:b/>
              </w:rPr>
            </w:pPr>
          </w:p>
        </w:tc>
        <w:tc>
          <w:tcPr>
            <w:tcW w:w="1383" w:type="dxa"/>
          </w:tcPr>
          <w:p w14:paraId="0C19BDFC" w14:textId="45C9B5E9" w:rsidR="003313CA" w:rsidRDefault="003313CA" w:rsidP="003313CA">
            <w:pPr>
              <w:jc w:val="center"/>
              <w:rPr>
                <w:rFonts w:ascii="Times New Roman" w:hAnsi="Times New Roman" w:cs="Times New Roman"/>
                <w:b/>
              </w:rPr>
            </w:pPr>
          </w:p>
        </w:tc>
      </w:tr>
      <w:tr w:rsidR="003313CA" w14:paraId="30868749" w14:textId="77777777" w:rsidTr="00A650A7">
        <w:tc>
          <w:tcPr>
            <w:tcW w:w="2518" w:type="dxa"/>
            <w:vAlign w:val="bottom"/>
          </w:tcPr>
          <w:p w14:paraId="7EE7EB0B" w14:textId="77777777" w:rsidR="003313CA" w:rsidRDefault="003313CA" w:rsidP="003313CA">
            <w:pPr>
              <w:jc w:val="right"/>
              <w:rPr>
                <w:rFonts w:ascii="Times New Roman" w:hAnsi="Times New Roman" w:cs="Times New Roman"/>
                <w:b/>
              </w:rPr>
            </w:pPr>
            <w:proofErr w:type="spellStart"/>
            <w:r w:rsidRPr="009F669B">
              <w:rPr>
                <w:rFonts w:ascii="Times New Roman" w:hAnsi="Times New Roman" w:cs="Times New Roman"/>
                <w:b/>
              </w:rPr>
              <w:t>E</w:t>
            </w:r>
            <w:r w:rsidRPr="009F669B">
              <w:rPr>
                <w:rFonts w:ascii="Times New Roman" w:hAnsi="Times New Roman" w:cs="Times New Roman"/>
                <w:b/>
                <w:vertAlign w:val="subscript"/>
              </w:rPr>
              <w:t>aphid</w:t>
            </w:r>
            <w:proofErr w:type="spellEnd"/>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034" w:type="dxa"/>
          </w:tcPr>
          <w:p w14:paraId="223112C3" w14:textId="2EB87B9E" w:rsidR="003313CA" w:rsidRDefault="003313CA" w:rsidP="003313CA">
            <w:pPr>
              <w:jc w:val="center"/>
              <w:rPr>
                <w:rFonts w:ascii="Times New Roman" w:hAnsi="Times New Roman" w:cs="Times New Roman"/>
                <w:b/>
              </w:rPr>
            </w:pPr>
          </w:p>
        </w:tc>
        <w:tc>
          <w:tcPr>
            <w:tcW w:w="983" w:type="dxa"/>
          </w:tcPr>
          <w:p w14:paraId="4FA98FCA" w14:textId="2AFE768E" w:rsidR="003313CA" w:rsidRDefault="003313CA" w:rsidP="003313CA">
            <w:pPr>
              <w:jc w:val="center"/>
              <w:rPr>
                <w:rFonts w:ascii="Times New Roman" w:hAnsi="Times New Roman" w:cs="Times New Roman"/>
                <w:b/>
              </w:rPr>
            </w:pPr>
          </w:p>
        </w:tc>
        <w:tc>
          <w:tcPr>
            <w:tcW w:w="1043" w:type="dxa"/>
          </w:tcPr>
          <w:p w14:paraId="36FE2721" w14:textId="25FAB2C9" w:rsidR="003313CA" w:rsidRDefault="003313CA" w:rsidP="003313CA">
            <w:pPr>
              <w:jc w:val="center"/>
              <w:rPr>
                <w:rFonts w:ascii="Times New Roman" w:hAnsi="Times New Roman" w:cs="Times New Roman"/>
                <w:b/>
              </w:rPr>
            </w:pPr>
          </w:p>
        </w:tc>
        <w:tc>
          <w:tcPr>
            <w:tcW w:w="1163" w:type="dxa"/>
          </w:tcPr>
          <w:p w14:paraId="4F2FE24C" w14:textId="787EDEBF" w:rsidR="003313CA" w:rsidRDefault="003313CA" w:rsidP="003313CA">
            <w:pPr>
              <w:jc w:val="center"/>
              <w:rPr>
                <w:rFonts w:ascii="Times New Roman" w:hAnsi="Times New Roman" w:cs="Times New Roman"/>
                <w:b/>
              </w:rPr>
            </w:pPr>
          </w:p>
        </w:tc>
        <w:tc>
          <w:tcPr>
            <w:tcW w:w="1456" w:type="dxa"/>
          </w:tcPr>
          <w:p w14:paraId="0D4E0C13" w14:textId="77777777" w:rsidR="003313CA" w:rsidRPr="006930D1" w:rsidRDefault="003313CA" w:rsidP="003313CA">
            <w:pPr>
              <w:jc w:val="center"/>
              <w:rPr>
                <w:rFonts w:ascii="Times New Roman" w:hAnsi="Times New Roman" w:cs="Times New Roman"/>
                <w:b/>
              </w:rPr>
            </w:pPr>
          </w:p>
        </w:tc>
        <w:tc>
          <w:tcPr>
            <w:tcW w:w="870" w:type="dxa"/>
          </w:tcPr>
          <w:p w14:paraId="22A8DEB6" w14:textId="5EC02B68" w:rsidR="003313CA" w:rsidRPr="006930D1" w:rsidRDefault="003313CA" w:rsidP="003313CA">
            <w:pPr>
              <w:jc w:val="center"/>
              <w:rPr>
                <w:rFonts w:ascii="Times New Roman" w:hAnsi="Times New Roman" w:cs="Times New Roman"/>
                <w:b/>
              </w:rPr>
            </w:pPr>
          </w:p>
        </w:tc>
        <w:tc>
          <w:tcPr>
            <w:tcW w:w="1356" w:type="dxa"/>
          </w:tcPr>
          <w:p w14:paraId="54037171" w14:textId="77777777" w:rsidR="003313CA" w:rsidRPr="006930D1" w:rsidRDefault="003313CA" w:rsidP="003313CA">
            <w:pPr>
              <w:jc w:val="center"/>
              <w:rPr>
                <w:rFonts w:ascii="Times New Roman" w:hAnsi="Times New Roman" w:cs="Times New Roman"/>
                <w:b/>
              </w:rPr>
            </w:pPr>
          </w:p>
        </w:tc>
        <w:tc>
          <w:tcPr>
            <w:tcW w:w="1383" w:type="dxa"/>
          </w:tcPr>
          <w:p w14:paraId="7B09581F" w14:textId="66548A6D" w:rsidR="003313CA" w:rsidRDefault="003313CA" w:rsidP="003313CA">
            <w:pPr>
              <w:jc w:val="center"/>
              <w:rPr>
                <w:rFonts w:ascii="Times New Roman" w:hAnsi="Times New Roman" w:cs="Times New Roman"/>
                <w:b/>
              </w:rPr>
            </w:pPr>
          </w:p>
        </w:tc>
      </w:tr>
      <w:tr w:rsidR="003313CA" w14:paraId="5B07A015" w14:textId="77777777" w:rsidTr="00A650A7">
        <w:tc>
          <w:tcPr>
            <w:tcW w:w="2518" w:type="dxa"/>
          </w:tcPr>
          <w:p w14:paraId="3400D642" w14:textId="77777777" w:rsidR="003313CA" w:rsidRDefault="003313CA" w:rsidP="003313CA">
            <w:pPr>
              <w:jc w:val="right"/>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034" w:type="dxa"/>
          </w:tcPr>
          <w:p w14:paraId="1F287A8B" w14:textId="766B1AA9" w:rsidR="003313CA" w:rsidRDefault="003313CA" w:rsidP="003313CA">
            <w:pPr>
              <w:jc w:val="center"/>
              <w:rPr>
                <w:rFonts w:ascii="Times New Roman" w:hAnsi="Times New Roman" w:cs="Times New Roman"/>
                <w:b/>
              </w:rPr>
            </w:pPr>
          </w:p>
        </w:tc>
        <w:tc>
          <w:tcPr>
            <w:tcW w:w="983" w:type="dxa"/>
          </w:tcPr>
          <w:p w14:paraId="6EF1F4CB" w14:textId="7F16E0B3" w:rsidR="003313CA" w:rsidRDefault="003313CA" w:rsidP="003313CA">
            <w:pPr>
              <w:jc w:val="center"/>
              <w:rPr>
                <w:rFonts w:ascii="Times New Roman" w:hAnsi="Times New Roman" w:cs="Times New Roman"/>
                <w:b/>
              </w:rPr>
            </w:pPr>
          </w:p>
        </w:tc>
        <w:tc>
          <w:tcPr>
            <w:tcW w:w="1043" w:type="dxa"/>
          </w:tcPr>
          <w:p w14:paraId="534908D4" w14:textId="1DA98424" w:rsidR="003313CA" w:rsidRDefault="003313CA" w:rsidP="003313CA">
            <w:pPr>
              <w:jc w:val="center"/>
              <w:rPr>
                <w:rFonts w:ascii="Times New Roman" w:hAnsi="Times New Roman" w:cs="Times New Roman"/>
                <w:b/>
              </w:rPr>
            </w:pPr>
          </w:p>
        </w:tc>
        <w:tc>
          <w:tcPr>
            <w:tcW w:w="1163" w:type="dxa"/>
          </w:tcPr>
          <w:p w14:paraId="33E49B3C" w14:textId="39AB4E9D" w:rsidR="003313CA" w:rsidRDefault="003313CA" w:rsidP="003313CA">
            <w:pPr>
              <w:jc w:val="center"/>
              <w:rPr>
                <w:rFonts w:ascii="Times New Roman" w:hAnsi="Times New Roman" w:cs="Times New Roman"/>
                <w:b/>
              </w:rPr>
            </w:pPr>
          </w:p>
        </w:tc>
        <w:tc>
          <w:tcPr>
            <w:tcW w:w="1456" w:type="dxa"/>
          </w:tcPr>
          <w:p w14:paraId="47305A6E" w14:textId="77777777" w:rsidR="003313CA" w:rsidRPr="006930D1" w:rsidRDefault="003313CA" w:rsidP="003313CA">
            <w:pPr>
              <w:jc w:val="center"/>
              <w:rPr>
                <w:rFonts w:ascii="Times New Roman" w:hAnsi="Times New Roman" w:cs="Times New Roman"/>
                <w:b/>
              </w:rPr>
            </w:pPr>
          </w:p>
        </w:tc>
        <w:tc>
          <w:tcPr>
            <w:tcW w:w="870" w:type="dxa"/>
          </w:tcPr>
          <w:p w14:paraId="6CC4F442" w14:textId="0631FFD6" w:rsidR="003313CA" w:rsidRPr="006930D1" w:rsidRDefault="003313CA" w:rsidP="003313CA">
            <w:pPr>
              <w:jc w:val="center"/>
              <w:rPr>
                <w:rFonts w:ascii="Times New Roman" w:hAnsi="Times New Roman" w:cs="Times New Roman"/>
                <w:b/>
              </w:rPr>
            </w:pPr>
          </w:p>
        </w:tc>
        <w:tc>
          <w:tcPr>
            <w:tcW w:w="1356" w:type="dxa"/>
          </w:tcPr>
          <w:p w14:paraId="32020FCB" w14:textId="77777777" w:rsidR="003313CA" w:rsidRPr="006930D1" w:rsidRDefault="003313CA" w:rsidP="003313CA">
            <w:pPr>
              <w:jc w:val="center"/>
              <w:rPr>
                <w:rFonts w:ascii="Times New Roman" w:hAnsi="Times New Roman" w:cs="Times New Roman"/>
                <w:b/>
              </w:rPr>
            </w:pPr>
          </w:p>
        </w:tc>
        <w:tc>
          <w:tcPr>
            <w:tcW w:w="1383" w:type="dxa"/>
          </w:tcPr>
          <w:p w14:paraId="64242E0D" w14:textId="544F6F2F" w:rsidR="003313CA" w:rsidRDefault="003313CA" w:rsidP="003313CA">
            <w:pPr>
              <w:jc w:val="center"/>
              <w:rPr>
                <w:rFonts w:ascii="Times New Roman" w:hAnsi="Times New Roman" w:cs="Times New Roman"/>
                <w:b/>
              </w:rPr>
            </w:pPr>
          </w:p>
        </w:tc>
      </w:tr>
      <w:tr w:rsidR="003313CA" w14:paraId="6F3EE0CF" w14:textId="77777777" w:rsidTr="00A650A7">
        <w:tc>
          <w:tcPr>
            <w:tcW w:w="2518" w:type="dxa"/>
          </w:tcPr>
          <w:p w14:paraId="4E952D08" w14:textId="77777777" w:rsidR="003313CA" w:rsidRDefault="003313CA" w:rsidP="003313CA">
            <w:pPr>
              <w:jc w:val="both"/>
              <w:rPr>
                <w:rFonts w:ascii="Times New Roman" w:hAnsi="Times New Roman" w:cs="Times New Roman"/>
                <w:b/>
              </w:rPr>
            </w:pPr>
            <w:r>
              <w:rPr>
                <w:rFonts w:ascii="Times New Roman" w:hAnsi="Times New Roman" w:cs="Times New Roman"/>
                <w:b/>
              </w:rPr>
              <w:t>Wind experiment</w:t>
            </w:r>
          </w:p>
        </w:tc>
        <w:tc>
          <w:tcPr>
            <w:tcW w:w="1034" w:type="dxa"/>
          </w:tcPr>
          <w:p w14:paraId="4BED58DB" w14:textId="77777777" w:rsidR="003313CA" w:rsidRDefault="003313CA" w:rsidP="003313CA">
            <w:pPr>
              <w:jc w:val="center"/>
              <w:rPr>
                <w:rFonts w:ascii="Times New Roman" w:hAnsi="Times New Roman" w:cs="Times New Roman"/>
                <w:b/>
              </w:rPr>
            </w:pPr>
          </w:p>
        </w:tc>
        <w:tc>
          <w:tcPr>
            <w:tcW w:w="983" w:type="dxa"/>
          </w:tcPr>
          <w:p w14:paraId="6B76B84D" w14:textId="77777777" w:rsidR="003313CA" w:rsidRDefault="003313CA" w:rsidP="003313CA">
            <w:pPr>
              <w:jc w:val="center"/>
              <w:rPr>
                <w:rFonts w:ascii="Times New Roman" w:hAnsi="Times New Roman" w:cs="Times New Roman"/>
                <w:b/>
              </w:rPr>
            </w:pPr>
          </w:p>
        </w:tc>
        <w:tc>
          <w:tcPr>
            <w:tcW w:w="1043" w:type="dxa"/>
          </w:tcPr>
          <w:p w14:paraId="44894DA5" w14:textId="77777777" w:rsidR="003313CA" w:rsidRDefault="003313CA" w:rsidP="003313CA">
            <w:pPr>
              <w:jc w:val="center"/>
              <w:rPr>
                <w:rFonts w:ascii="Times New Roman" w:hAnsi="Times New Roman" w:cs="Times New Roman"/>
                <w:b/>
              </w:rPr>
            </w:pPr>
          </w:p>
        </w:tc>
        <w:tc>
          <w:tcPr>
            <w:tcW w:w="1163" w:type="dxa"/>
          </w:tcPr>
          <w:p w14:paraId="62748D87" w14:textId="77777777" w:rsidR="003313CA" w:rsidRDefault="003313CA" w:rsidP="003313CA">
            <w:pPr>
              <w:jc w:val="center"/>
              <w:rPr>
                <w:rFonts w:ascii="Times New Roman" w:hAnsi="Times New Roman" w:cs="Times New Roman"/>
                <w:b/>
              </w:rPr>
            </w:pPr>
          </w:p>
        </w:tc>
        <w:tc>
          <w:tcPr>
            <w:tcW w:w="1456" w:type="dxa"/>
          </w:tcPr>
          <w:p w14:paraId="0EF39CF7" w14:textId="77777777" w:rsidR="003313CA" w:rsidRDefault="003313CA" w:rsidP="003313CA">
            <w:pPr>
              <w:jc w:val="center"/>
              <w:rPr>
                <w:rFonts w:ascii="Times New Roman" w:hAnsi="Times New Roman" w:cs="Times New Roman"/>
                <w:b/>
              </w:rPr>
            </w:pPr>
          </w:p>
        </w:tc>
        <w:tc>
          <w:tcPr>
            <w:tcW w:w="870" w:type="dxa"/>
          </w:tcPr>
          <w:p w14:paraId="31019589" w14:textId="250A15D0" w:rsidR="003313CA" w:rsidRDefault="003313CA" w:rsidP="003313CA">
            <w:pPr>
              <w:jc w:val="center"/>
              <w:rPr>
                <w:rFonts w:ascii="Times New Roman" w:hAnsi="Times New Roman" w:cs="Times New Roman"/>
                <w:b/>
              </w:rPr>
            </w:pPr>
          </w:p>
        </w:tc>
        <w:tc>
          <w:tcPr>
            <w:tcW w:w="1356" w:type="dxa"/>
          </w:tcPr>
          <w:p w14:paraId="5D7FBE8C" w14:textId="77777777" w:rsidR="003313CA" w:rsidRDefault="003313CA" w:rsidP="003313CA">
            <w:pPr>
              <w:jc w:val="center"/>
              <w:rPr>
                <w:rFonts w:ascii="Times New Roman" w:hAnsi="Times New Roman" w:cs="Times New Roman"/>
                <w:b/>
              </w:rPr>
            </w:pPr>
          </w:p>
        </w:tc>
        <w:tc>
          <w:tcPr>
            <w:tcW w:w="1383" w:type="dxa"/>
          </w:tcPr>
          <w:p w14:paraId="2C666509" w14:textId="1424A94E" w:rsidR="003313CA" w:rsidRDefault="003313CA" w:rsidP="003313CA">
            <w:pPr>
              <w:jc w:val="center"/>
              <w:rPr>
                <w:rFonts w:ascii="Times New Roman" w:hAnsi="Times New Roman" w:cs="Times New Roman"/>
                <w:b/>
              </w:rPr>
            </w:pPr>
          </w:p>
        </w:tc>
      </w:tr>
      <w:tr w:rsidR="003313CA" w14:paraId="67CA7B28" w14:textId="77777777" w:rsidTr="00A650A7">
        <w:tc>
          <w:tcPr>
            <w:tcW w:w="2518" w:type="dxa"/>
          </w:tcPr>
          <w:p w14:paraId="6CFDDB3C" w14:textId="77777777" w:rsidR="003313CA" w:rsidRDefault="003313CA" w:rsidP="003313CA">
            <w:pPr>
              <w:jc w:val="right"/>
              <w:rPr>
                <w:rFonts w:ascii="Times New Roman" w:hAnsi="Times New Roman" w:cs="Times New Roman"/>
                <w:b/>
              </w:rPr>
            </w:pPr>
            <w:r>
              <w:rPr>
                <w:rFonts w:ascii="Times New Roman" w:hAnsi="Times New Roman" w:cs="Times New Roman"/>
              </w:rPr>
              <w:t>Genotype (G)</w:t>
            </w:r>
          </w:p>
        </w:tc>
        <w:tc>
          <w:tcPr>
            <w:tcW w:w="1034" w:type="dxa"/>
          </w:tcPr>
          <w:p w14:paraId="61D08B46" w14:textId="05EAC36E" w:rsidR="003313CA" w:rsidRDefault="003313CA" w:rsidP="003313CA">
            <w:pPr>
              <w:jc w:val="center"/>
              <w:rPr>
                <w:rFonts w:ascii="Times New Roman" w:hAnsi="Times New Roman" w:cs="Times New Roman"/>
                <w:b/>
              </w:rPr>
            </w:pPr>
          </w:p>
        </w:tc>
        <w:tc>
          <w:tcPr>
            <w:tcW w:w="983" w:type="dxa"/>
          </w:tcPr>
          <w:p w14:paraId="187BEDA6" w14:textId="2BB73F4B" w:rsidR="003313CA" w:rsidRDefault="003313CA" w:rsidP="003313CA">
            <w:pPr>
              <w:jc w:val="center"/>
              <w:rPr>
                <w:rFonts w:ascii="Times New Roman" w:hAnsi="Times New Roman" w:cs="Times New Roman"/>
                <w:b/>
              </w:rPr>
            </w:pPr>
          </w:p>
        </w:tc>
        <w:tc>
          <w:tcPr>
            <w:tcW w:w="1043" w:type="dxa"/>
          </w:tcPr>
          <w:p w14:paraId="6558BE63" w14:textId="0B3F189F" w:rsidR="003313CA" w:rsidRDefault="003313CA" w:rsidP="003313CA">
            <w:pPr>
              <w:jc w:val="center"/>
              <w:rPr>
                <w:rFonts w:ascii="Times New Roman" w:hAnsi="Times New Roman" w:cs="Times New Roman"/>
                <w:b/>
              </w:rPr>
            </w:pPr>
          </w:p>
        </w:tc>
        <w:tc>
          <w:tcPr>
            <w:tcW w:w="1163" w:type="dxa"/>
          </w:tcPr>
          <w:p w14:paraId="188CC7F0" w14:textId="674975F3" w:rsidR="003313CA" w:rsidRDefault="003313CA" w:rsidP="003313CA">
            <w:pPr>
              <w:jc w:val="center"/>
              <w:rPr>
                <w:rFonts w:ascii="Times New Roman" w:hAnsi="Times New Roman" w:cs="Times New Roman"/>
                <w:b/>
              </w:rPr>
            </w:pPr>
          </w:p>
        </w:tc>
        <w:tc>
          <w:tcPr>
            <w:tcW w:w="1456" w:type="dxa"/>
          </w:tcPr>
          <w:p w14:paraId="4268994B" w14:textId="77777777" w:rsidR="003313CA" w:rsidRDefault="003313CA" w:rsidP="003313CA">
            <w:pPr>
              <w:jc w:val="center"/>
              <w:rPr>
                <w:rFonts w:ascii="Times New Roman" w:hAnsi="Times New Roman" w:cs="Times New Roman"/>
              </w:rPr>
            </w:pPr>
          </w:p>
        </w:tc>
        <w:tc>
          <w:tcPr>
            <w:tcW w:w="870" w:type="dxa"/>
          </w:tcPr>
          <w:p w14:paraId="505E0756" w14:textId="56457A10" w:rsidR="003313CA" w:rsidRDefault="003313CA" w:rsidP="003313CA">
            <w:pPr>
              <w:jc w:val="center"/>
              <w:rPr>
                <w:rFonts w:ascii="Times New Roman" w:hAnsi="Times New Roman" w:cs="Times New Roman"/>
              </w:rPr>
            </w:pPr>
          </w:p>
        </w:tc>
        <w:tc>
          <w:tcPr>
            <w:tcW w:w="1356" w:type="dxa"/>
          </w:tcPr>
          <w:p w14:paraId="555FAF08" w14:textId="77777777" w:rsidR="003313CA" w:rsidRDefault="003313CA" w:rsidP="003313CA">
            <w:pPr>
              <w:jc w:val="center"/>
              <w:rPr>
                <w:rFonts w:ascii="Times New Roman" w:hAnsi="Times New Roman" w:cs="Times New Roman"/>
              </w:rPr>
            </w:pPr>
          </w:p>
        </w:tc>
        <w:tc>
          <w:tcPr>
            <w:tcW w:w="1383" w:type="dxa"/>
          </w:tcPr>
          <w:p w14:paraId="6BDF1235" w14:textId="7001B349" w:rsidR="003313CA" w:rsidRDefault="003313CA" w:rsidP="00A650A7">
            <w:pPr>
              <w:rPr>
                <w:rFonts w:ascii="Times New Roman" w:hAnsi="Times New Roman" w:cs="Times New Roman"/>
                <w:b/>
              </w:rPr>
            </w:pPr>
          </w:p>
        </w:tc>
      </w:tr>
      <w:tr w:rsidR="003313CA" w14:paraId="2347C5AC" w14:textId="77777777" w:rsidTr="00A650A7">
        <w:tc>
          <w:tcPr>
            <w:tcW w:w="2518" w:type="dxa"/>
          </w:tcPr>
          <w:p w14:paraId="5DE389C4" w14:textId="77777777" w:rsidR="003313CA" w:rsidRDefault="003313CA" w:rsidP="003313CA">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wind</w:t>
            </w:r>
            <w:proofErr w:type="spellEnd"/>
          </w:p>
        </w:tc>
        <w:tc>
          <w:tcPr>
            <w:tcW w:w="1034" w:type="dxa"/>
            <w:vAlign w:val="bottom"/>
          </w:tcPr>
          <w:p w14:paraId="7D29150B" w14:textId="1A57F428" w:rsidR="003313CA" w:rsidRDefault="003313CA" w:rsidP="003313CA">
            <w:pPr>
              <w:jc w:val="center"/>
              <w:rPr>
                <w:rFonts w:ascii="Times New Roman" w:hAnsi="Times New Roman" w:cs="Times New Roman"/>
                <w:b/>
              </w:rPr>
            </w:pPr>
          </w:p>
        </w:tc>
        <w:tc>
          <w:tcPr>
            <w:tcW w:w="983" w:type="dxa"/>
          </w:tcPr>
          <w:p w14:paraId="2C1935F7" w14:textId="3003FB49" w:rsidR="003313CA" w:rsidRDefault="003313CA" w:rsidP="003313CA">
            <w:pPr>
              <w:jc w:val="center"/>
              <w:rPr>
                <w:rFonts w:ascii="Times New Roman" w:hAnsi="Times New Roman" w:cs="Times New Roman"/>
                <w:b/>
              </w:rPr>
            </w:pPr>
          </w:p>
        </w:tc>
        <w:tc>
          <w:tcPr>
            <w:tcW w:w="1043" w:type="dxa"/>
          </w:tcPr>
          <w:p w14:paraId="5E381F04" w14:textId="0EA04071" w:rsidR="003313CA" w:rsidRDefault="003313CA" w:rsidP="003313CA">
            <w:pPr>
              <w:jc w:val="center"/>
              <w:rPr>
                <w:rFonts w:ascii="Times New Roman" w:hAnsi="Times New Roman" w:cs="Times New Roman"/>
                <w:b/>
              </w:rPr>
            </w:pPr>
          </w:p>
        </w:tc>
        <w:tc>
          <w:tcPr>
            <w:tcW w:w="1163" w:type="dxa"/>
          </w:tcPr>
          <w:p w14:paraId="2A0AD7F0" w14:textId="38F79D7C" w:rsidR="003313CA" w:rsidRDefault="003313CA" w:rsidP="003313CA">
            <w:pPr>
              <w:jc w:val="center"/>
              <w:rPr>
                <w:rFonts w:ascii="Times New Roman" w:hAnsi="Times New Roman" w:cs="Times New Roman"/>
                <w:b/>
              </w:rPr>
            </w:pPr>
          </w:p>
        </w:tc>
        <w:tc>
          <w:tcPr>
            <w:tcW w:w="1456" w:type="dxa"/>
          </w:tcPr>
          <w:p w14:paraId="0C1E64D9" w14:textId="77777777" w:rsidR="003313CA" w:rsidRDefault="003313CA" w:rsidP="003313CA">
            <w:pPr>
              <w:jc w:val="center"/>
              <w:rPr>
                <w:rFonts w:ascii="Times New Roman" w:hAnsi="Times New Roman" w:cs="Times New Roman"/>
                <w:b/>
              </w:rPr>
            </w:pPr>
          </w:p>
        </w:tc>
        <w:tc>
          <w:tcPr>
            <w:tcW w:w="870" w:type="dxa"/>
          </w:tcPr>
          <w:p w14:paraId="060581D1" w14:textId="41CDB826" w:rsidR="003313CA" w:rsidRDefault="003313CA" w:rsidP="003313CA">
            <w:pPr>
              <w:jc w:val="center"/>
              <w:rPr>
                <w:rFonts w:ascii="Times New Roman" w:hAnsi="Times New Roman" w:cs="Times New Roman"/>
                <w:b/>
              </w:rPr>
            </w:pPr>
          </w:p>
        </w:tc>
        <w:tc>
          <w:tcPr>
            <w:tcW w:w="1356" w:type="dxa"/>
          </w:tcPr>
          <w:p w14:paraId="44B51929" w14:textId="77777777" w:rsidR="003313CA" w:rsidRDefault="003313CA" w:rsidP="003313CA">
            <w:pPr>
              <w:jc w:val="center"/>
              <w:rPr>
                <w:rFonts w:ascii="Times New Roman" w:hAnsi="Times New Roman" w:cs="Times New Roman"/>
                <w:b/>
              </w:rPr>
            </w:pPr>
          </w:p>
        </w:tc>
        <w:tc>
          <w:tcPr>
            <w:tcW w:w="1383" w:type="dxa"/>
          </w:tcPr>
          <w:p w14:paraId="7D0AD2D9" w14:textId="0C47D8A1" w:rsidR="003313CA" w:rsidRDefault="003313CA" w:rsidP="003313CA">
            <w:pPr>
              <w:jc w:val="center"/>
              <w:rPr>
                <w:rFonts w:ascii="Times New Roman" w:hAnsi="Times New Roman" w:cs="Times New Roman"/>
                <w:b/>
              </w:rPr>
            </w:pPr>
          </w:p>
        </w:tc>
      </w:tr>
      <w:tr w:rsidR="003313CA" w14:paraId="2CBA0137" w14:textId="77777777" w:rsidTr="00A650A7">
        <w:tc>
          <w:tcPr>
            <w:tcW w:w="2518" w:type="dxa"/>
          </w:tcPr>
          <w:p w14:paraId="13770E43" w14:textId="77777777" w:rsidR="003313CA" w:rsidRDefault="003313CA" w:rsidP="003313CA">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w:p>
        </w:tc>
        <w:tc>
          <w:tcPr>
            <w:tcW w:w="1034" w:type="dxa"/>
          </w:tcPr>
          <w:p w14:paraId="596ACB59" w14:textId="3B3E67EA" w:rsidR="003313CA" w:rsidRDefault="003313CA" w:rsidP="003313CA">
            <w:pPr>
              <w:jc w:val="center"/>
              <w:rPr>
                <w:rFonts w:ascii="Times New Roman" w:hAnsi="Times New Roman" w:cs="Times New Roman"/>
                <w:b/>
              </w:rPr>
            </w:pPr>
          </w:p>
        </w:tc>
        <w:tc>
          <w:tcPr>
            <w:tcW w:w="983" w:type="dxa"/>
          </w:tcPr>
          <w:p w14:paraId="7107F935" w14:textId="23CBED99" w:rsidR="003313CA" w:rsidRDefault="003313CA" w:rsidP="003313CA">
            <w:pPr>
              <w:jc w:val="center"/>
              <w:rPr>
                <w:rFonts w:ascii="Times New Roman" w:hAnsi="Times New Roman" w:cs="Times New Roman"/>
                <w:b/>
              </w:rPr>
            </w:pPr>
          </w:p>
        </w:tc>
        <w:tc>
          <w:tcPr>
            <w:tcW w:w="1043" w:type="dxa"/>
          </w:tcPr>
          <w:p w14:paraId="59F06B53" w14:textId="34D4D6C4" w:rsidR="003313CA" w:rsidRDefault="003313CA" w:rsidP="003313CA">
            <w:pPr>
              <w:jc w:val="center"/>
              <w:rPr>
                <w:rFonts w:ascii="Times New Roman" w:hAnsi="Times New Roman" w:cs="Times New Roman"/>
                <w:b/>
              </w:rPr>
            </w:pPr>
          </w:p>
        </w:tc>
        <w:tc>
          <w:tcPr>
            <w:tcW w:w="1163" w:type="dxa"/>
          </w:tcPr>
          <w:p w14:paraId="77523FC4" w14:textId="1EABAD6F" w:rsidR="003313CA" w:rsidRDefault="003313CA" w:rsidP="003313CA">
            <w:pPr>
              <w:jc w:val="center"/>
              <w:rPr>
                <w:rFonts w:ascii="Times New Roman" w:hAnsi="Times New Roman" w:cs="Times New Roman"/>
                <w:b/>
              </w:rPr>
            </w:pPr>
          </w:p>
        </w:tc>
        <w:tc>
          <w:tcPr>
            <w:tcW w:w="1456" w:type="dxa"/>
          </w:tcPr>
          <w:p w14:paraId="3EC338AD" w14:textId="77777777" w:rsidR="003313CA" w:rsidRDefault="003313CA" w:rsidP="003313CA">
            <w:pPr>
              <w:jc w:val="center"/>
              <w:rPr>
                <w:rFonts w:ascii="Times New Roman" w:hAnsi="Times New Roman" w:cs="Times New Roman"/>
              </w:rPr>
            </w:pPr>
          </w:p>
        </w:tc>
        <w:tc>
          <w:tcPr>
            <w:tcW w:w="870" w:type="dxa"/>
          </w:tcPr>
          <w:p w14:paraId="0F417A3F" w14:textId="050F808C" w:rsidR="003313CA" w:rsidRDefault="003313CA" w:rsidP="003313CA">
            <w:pPr>
              <w:jc w:val="center"/>
              <w:rPr>
                <w:rFonts w:ascii="Times New Roman" w:hAnsi="Times New Roman" w:cs="Times New Roman"/>
              </w:rPr>
            </w:pPr>
          </w:p>
        </w:tc>
        <w:tc>
          <w:tcPr>
            <w:tcW w:w="1356" w:type="dxa"/>
          </w:tcPr>
          <w:p w14:paraId="0D5DBC82" w14:textId="77777777" w:rsidR="003313CA" w:rsidRDefault="003313CA" w:rsidP="003313CA">
            <w:pPr>
              <w:jc w:val="center"/>
              <w:rPr>
                <w:rFonts w:ascii="Times New Roman" w:hAnsi="Times New Roman" w:cs="Times New Roman"/>
              </w:rPr>
            </w:pPr>
          </w:p>
        </w:tc>
        <w:tc>
          <w:tcPr>
            <w:tcW w:w="1383" w:type="dxa"/>
          </w:tcPr>
          <w:p w14:paraId="296542A2" w14:textId="481AF981" w:rsidR="003313CA" w:rsidRDefault="003313CA" w:rsidP="003313CA">
            <w:pPr>
              <w:jc w:val="center"/>
              <w:rPr>
                <w:rFonts w:ascii="Times New Roman" w:hAnsi="Times New Roman" w:cs="Times New Roman"/>
                <w:b/>
              </w:rPr>
            </w:pPr>
          </w:p>
        </w:tc>
      </w:tr>
      <w:tr w:rsidR="003313CA" w14:paraId="7AC30A4E" w14:textId="77777777" w:rsidTr="00A650A7">
        <w:tc>
          <w:tcPr>
            <w:tcW w:w="2518" w:type="dxa"/>
          </w:tcPr>
          <w:p w14:paraId="76CD75F1" w14:textId="77777777" w:rsidR="003313CA" w:rsidRDefault="003313CA" w:rsidP="003313CA">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year</w:t>
            </w:r>
            <w:proofErr w:type="spellEnd"/>
          </w:p>
        </w:tc>
        <w:tc>
          <w:tcPr>
            <w:tcW w:w="1034" w:type="dxa"/>
          </w:tcPr>
          <w:p w14:paraId="43328C05" w14:textId="64255D7D" w:rsidR="003313CA" w:rsidRDefault="003313CA" w:rsidP="003313CA">
            <w:pPr>
              <w:jc w:val="center"/>
              <w:rPr>
                <w:rFonts w:ascii="Times New Roman" w:hAnsi="Times New Roman" w:cs="Times New Roman"/>
                <w:b/>
              </w:rPr>
            </w:pPr>
          </w:p>
        </w:tc>
        <w:tc>
          <w:tcPr>
            <w:tcW w:w="983" w:type="dxa"/>
          </w:tcPr>
          <w:p w14:paraId="05328432" w14:textId="6166C465" w:rsidR="003313CA" w:rsidRDefault="003313CA" w:rsidP="003313CA">
            <w:pPr>
              <w:jc w:val="center"/>
              <w:rPr>
                <w:rFonts w:ascii="Times New Roman" w:hAnsi="Times New Roman" w:cs="Times New Roman"/>
                <w:b/>
              </w:rPr>
            </w:pPr>
          </w:p>
        </w:tc>
        <w:tc>
          <w:tcPr>
            <w:tcW w:w="1043" w:type="dxa"/>
          </w:tcPr>
          <w:p w14:paraId="7E06269C" w14:textId="643FDB04" w:rsidR="003313CA" w:rsidRDefault="003313CA" w:rsidP="003313CA">
            <w:pPr>
              <w:jc w:val="center"/>
              <w:rPr>
                <w:rFonts w:ascii="Times New Roman" w:hAnsi="Times New Roman" w:cs="Times New Roman"/>
                <w:b/>
              </w:rPr>
            </w:pPr>
          </w:p>
        </w:tc>
        <w:tc>
          <w:tcPr>
            <w:tcW w:w="1163" w:type="dxa"/>
          </w:tcPr>
          <w:p w14:paraId="4D043491" w14:textId="2A48BC21" w:rsidR="003313CA" w:rsidRDefault="003313CA" w:rsidP="003313CA">
            <w:pPr>
              <w:jc w:val="center"/>
              <w:rPr>
                <w:rFonts w:ascii="Times New Roman" w:hAnsi="Times New Roman" w:cs="Times New Roman"/>
                <w:b/>
              </w:rPr>
            </w:pPr>
          </w:p>
        </w:tc>
        <w:tc>
          <w:tcPr>
            <w:tcW w:w="1456" w:type="dxa"/>
          </w:tcPr>
          <w:p w14:paraId="6868814E" w14:textId="77777777" w:rsidR="003313CA" w:rsidRPr="00EB75C7" w:rsidRDefault="003313CA" w:rsidP="003313CA">
            <w:pPr>
              <w:jc w:val="center"/>
              <w:rPr>
                <w:rFonts w:ascii="Times New Roman" w:hAnsi="Times New Roman" w:cs="Times New Roman"/>
                <w:b/>
              </w:rPr>
            </w:pPr>
          </w:p>
        </w:tc>
        <w:tc>
          <w:tcPr>
            <w:tcW w:w="870" w:type="dxa"/>
          </w:tcPr>
          <w:p w14:paraId="1143B31E" w14:textId="62621911" w:rsidR="003313CA" w:rsidRPr="00EB75C7" w:rsidRDefault="003313CA" w:rsidP="003313CA">
            <w:pPr>
              <w:jc w:val="center"/>
              <w:rPr>
                <w:rFonts w:ascii="Times New Roman" w:hAnsi="Times New Roman" w:cs="Times New Roman"/>
                <w:b/>
              </w:rPr>
            </w:pPr>
          </w:p>
        </w:tc>
        <w:tc>
          <w:tcPr>
            <w:tcW w:w="1356" w:type="dxa"/>
          </w:tcPr>
          <w:p w14:paraId="362A795F" w14:textId="77777777" w:rsidR="003313CA" w:rsidRPr="00EB75C7" w:rsidRDefault="003313CA" w:rsidP="003313CA">
            <w:pPr>
              <w:jc w:val="center"/>
              <w:rPr>
                <w:rFonts w:ascii="Times New Roman" w:hAnsi="Times New Roman" w:cs="Times New Roman"/>
                <w:b/>
              </w:rPr>
            </w:pPr>
          </w:p>
        </w:tc>
        <w:tc>
          <w:tcPr>
            <w:tcW w:w="1383" w:type="dxa"/>
          </w:tcPr>
          <w:p w14:paraId="35618F4B" w14:textId="4DE29611" w:rsidR="003313CA" w:rsidRDefault="003313CA" w:rsidP="003313CA">
            <w:pPr>
              <w:jc w:val="center"/>
              <w:rPr>
                <w:rFonts w:ascii="Times New Roman" w:hAnsi="Times New Roman" w:cs="Times New Roman"/>
                <w:b/>
              </w:rPr>
            </w:pPr>
          </w:p>
        </w:tc>
      </w:tr>
      <w:tr w:rsidR="003313CA" w14:paraId="44E87EC7" w14:textId="77777777" w:rsidTr="00A650A7">
        <w:tc>
          <w:tcPr>
            <w:tcW w:w="2518" w:type="dxa"/>
          </w:tcPr>
          <w:p w14:paraId="276F5F47" w14:textId="77777777" w:rsidR="003313CA" w:rsidRDefault="003313CA" w:rsidP="003313CA">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034" w:type="dxa"/>
          </w:tcPr>
          <w:p w14:paraId="76A6F3E4" w14:textId="343C6586" w:rsidR="003313CA" w:rsidRDefault="003313CA" w:rsidP="00A650A7">
            <w:pPr>
              <w:jc w:val="center"/>
              <w:rPr>
                <w:rFonts w:ascii="Times New Roman" w:hAnsi="Times New Roman" w:cs="Times New Roman"/>
                <w:b/>
              </w:rPr>
            </w:pPr>
          </w:p>
        </w:tc>
        <w:tc>
          <w:tcPr>
            <w:tcW w:w="983" w:type="dxa"/>
          </w:tcPr>
          <w:p w14:paraId="7DE76E81" w14:textId="3E895146" w:rsidR="003313CA" w:rsidRDefault="003313CA" w:rsidP="003313CA">
            <w:pPr>
              <w:jc w:val="center"/>
              <w:rPr>
                <w:rFonts w:ascii="Times New Roman" w:hAnsi="Times New Roman" w:cs="Times New Roman"/>
                <w:b/>
              </w:rPr>
            </w:pPr>
          </w:p>
        </w:tc>
        <w:tc>
          <w:tcPr>
            <w:tcW w:w="1043" w:type="dxa"/>
          </w:tcPr>
          <w:p w14:paraId="328754A8" w14:textId="00C2230A" w:rsidR="003313CA" w:rsidRDefault="003313CA" w:rsidP="003313CA">
            <w:pPr>
              <w:jc w:val="center"/>
              <w:rPr>
                <w:rFonts w:ascii="Times New Roman" w:hAnsi="Times New Roman" w:cs="Times New Roman"/>
                <w:b/>
              </w:rPr>
            </w:pPr>
          </w:p>
        </w:tc>
        <w:tc>
          <w:tcPr>
            <w:tcW w:w="1163" w:type="dxa"/>
          </w:tcPr>
          <w:p w14:paraId="0CC78C5F" w14:textId="5A69DCCE" w:rsidR="003313CA" w:rsidRDefault="003313CA" w:rsidP="003313CA">
            <w:pPr>
              <w:jc w:val="center"/>
              <w:rPr>
                <w:rFonts w:ascii="Times New Roman" w:hAnsi="Times New Roman" w:cs="Times New Roman"/>
                <w:b/>
              </w:rPr>
            </w:pPr>
          </w:p>
        </w:tc>
        <w:tc>
          <w:tcPr>
            <w:tcW w:w="1456" w:type="dxa"/>
          </w:tcPr>
          <w:p w14:paraId="7DC5D5D4" w14:textId="77777777" w:rsidR="003313CA" w:rsidRPr="00EB75C7" w:rsidRDefault="003313CA" w:rsidP="003313CA">
            <w:pPr>
              <w:jc w:val="center"/>
              <w:rPr>
                <w:rFonts w:ascii="Times New Roman" w:hAnsi="Times New Roman" w:cs="Times New Roman"/>
                <w:b/>
              </w:rPr>
            </w:pPr>
          </w:p>
        </w:tc>
        <w:tc>
          <w:tcPr>
            <w:tcW w:w="870" w:type="dxa"/>
          </w:tcPr>
          <w:p w14:paraId="15E69499" w14:textId="0C358F44" w:rsidR="003313CA" w:rsidRPr="00EB75C7" w:rsidRDefault="003313CA" w:rsidP="003313CA">
            <w:pPr>
              <w:jc w:val="center"/>
              <w:rPr>
                <w:rFonts w:ascii="Times New Roman" w:hAnsi="Times New Roman" w:cs="Times New Roman"/>
                <w:b/>
              </w:rPr>
            </w:pPr>
          </w:p>
        </w:tc>
        <w:tc>
          <w:tcPr>
            <w:tcW w:w="1356" w:type="dxa"/>
          </w:tcPr>
          <w:p w14:paraId="1F17B915" w14:textId="77777777" w:rsidR="003313CA" w:rsidRPr="00EB75C7" w:rsidRDefault="003313CA" w:rsidP="003313CA">
            <w:pPr>
              <w:jc w:val="center"/>
              <w:rPr>
                <w:rFonts w:ascii="Times New Roman" w:hAnsi="Times New Roman" w:cs="Times New Roman"/>
                <w:b/>
              </w:rPr>
            </w:pPr>
          </w:p>
        </w:tc>
        <w:tc>
          <w:tcPr>
            <w:tcW w:w="1383" w:type="dxa"/>
          </w:tcPr>
          <w:p w14:paraId="5E60DC18" w14:textId="08A3D99A" w:rsidR="003313CA" w:rsidRDefault="003313CA" w:rsidP="003313CA">
            <w:pPr>
              <w:jc w:val="center"/>
              <w:rPr>
                <w:rFonts w:ascii="Times New Roman" w:hAnsi="Times New Roman" w:cs="Times New Roman"/>
                <w:b/>
              </w:rPr>
            </w:pPr>
          </w:p>
        </w:tc>
      </w:tr>
      <w:tr w:rsidR="003313CA" w14:paraId="79028524" w14:textId="77777777" w:rsidTr="00A650A7">
        <w:tc>
          <w:tcPr>
            <w:tcW w:w="2518" w:type="dxa"/>
          </w:tcPr>
          <w:p w14:paraId="26546E03" w14:textId="77777777" w:rsidR="003313CA" w:rsidRDefault="003313CA" w:rsidP="003313CA">
            <w:pPr>
              <w:jc w:val="right"/>
              <w:rPr>
                <w:rFonts w:ascii="Times New Roman" w:hAnsi="Times New Roman" w:cs="Times New Roman"/>
                <w:b/>
              </w:rPr>
            </w:pPr>
            <w:proofErr w:type="spellStart"/>
            <w:r>
              <w:rPr>
                <w:rFonts w:ascii="Times New Roman" w:hAnsi="Times New Roman" w:cs="Times New Roman"/>
              </w:rPr>
              <w:t>E</w:t>
            </w:r>
            <w:r>
              <w:rPr>
                <w:rFonts w:ascii="Times New Roman" w:hAnsi="Times New Roman" w:cs="Times New Roman"/>
                <w:vertAlign w:val="subscript"/>
              </w:rPr>
              <w:t>wind</w:t>
            </w:r>
            <w:proofErr w:type="spellEnd"/>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034" w:type="dxa"/>
          </w:tcPr>
          <w:p w14:paraId="100D3B24" w14:textId="4A34735B" w:rsidR="003313CA" w:rsidRDefault="003313CA" w:rsidP="00A650A7">
            <w:pPr>
              <w:jc w:val="center"/>
              <w:rPr>
                <w:rFonts w:ascii="Times New Roman" w:hAnsi="Times New Roman" w:cs="Times New Roman"/>
                <w:b/>
              </w:rPr>
            </w:pPr>
          </w:p>
        </w:tc>
        <w:tc>
          <w:tcPr>
            <w:tcW w:w="983" w:type="dxa"/>
          </w:tcPr>
          <w:p w14:paraId="66A28395" w14:textId="34FFCA90" w:rsidR="003313CA" w:rsidRDefault="003313CA" w:rsidP="003313CA">
            <w:pPr>
              <w:jc w:val="center"/>
              <w:rPr>
                <w:rFonts w:ascii="Times New Roman" w:hAnsi="Times New Roman" w:cs="Times New Roman"/>
                <w:b/>
              </w:rPr>
            </w:pPr>
          </w:p>
        </w:tc>
        <w:tc>
          <w:tcPr>
            <w:tcW w:w="1043" w:type="dxa"/>
          </w:tcPr>
          <w:p w14:paraId="039ECB1E" w14:textId="32C6F067" w:rsidR="003313CA" w:rsidRDefault="003313CA" w:rsidP="003313CA">
            <w:pPr>
              <w:jc w:val="center"/>
              <w:rPr>
                <w:rFonts w:ascii="Times New Roman" w:hAnsi="Times New Roman" w:cs="Times New Roman"/>
                <w:b/>
              </w:rPr>
            </w:pPr>
          </w:p>
        </w:tc>
        <w:tc>
          <w:tcPr>
            <w:tcW w:w="1163" w:type="dxa"/>
          </w:tcPr>
          <w:p w14:paraId="7DE2E528" w14:textId="16CD3B55" w:rsidR="003313CA" w:rsidRDefault="003313CA" w:rsidP="00A650A7">
            <w:pPr>
              <w:rPr>
                <w:rFonts w:ascii="Times New Roman" w:hAnsi="Times New Roman" w:cs="Times New Roman"/>
                <w:b/>
              </w:rPr>
            </w:pPr>
          </w:p>
        </w:tc>
        <w:tc>
          <w:tcPr>
            <w:tcW w:w="1456" w:type="dxa"/>
          </w:tcPr>
          <w:p w14:paraId="566603F5" w14:textId="77777777" w:rsidR="003313CA" w:rsidRPr="00EB75C7" w:rsidRDefault="003313CA" w:rsidP="003313CA">
            <w:pPr>
              <w:jc w:val="center"/>
              <w:rPr>
                <w:rFonts w:ascii="Times New Roman" w:hAnsi="Times New Roman" w:cs="Times New Roman"/>
                <w:b/>
              </w:rPr>
            </w:pPr>
          </w:p>
        </w:tc>
        <w:tc>
          <w:tcPr>
            <w:tcW w:w="870" w:type="dxa"/>
          </w:tcPr>
          <w:p w14:paraId="1D931B53" w14:textId="29A913B6" w:rsidR="003313CA" w:rsidRPr="00EB75C7" w:rsidRDefault="003313CA" w:rsidP="003313CA">
            <w:pPr>
              <w:jc w:val="center"/>
              <w:rPr>
                <w:rFonts w:ascii="Times New Roman" w:hAnsi="Times New Roman" w:cs="Times New Roman"/>
                <w:b/>
              </w:rPr>
            </w:pPr>
          </w:p>
        </w:tc>
        <w:tc>
          <w:tcPr>
            <w:tcW w:w="1356" w:type="dxa"/>
          </w:tcPr>
          <w:p w14:paraId="3FF2DFD3" w14:textId="77777777" w:rsidR="003313CA" w:rsidRPr="00EB75C7" w:rsidRDefault="003313CA" w:rsidP="003313CA">
            <w:pPr>
              <w:jc w:val="center"/>
              <w:rPr>
                <w:rFonts w:ascii="Times New Roman" w:hAnsi="Times New Roman" w:cs="Times New Roman"/>
                <w:b/>
              </w:rPr>
            </w:pPr>
          </w:p>
        </w:tc>
        <w:tc>
          <w:tcPr>
            <w:tcW w:w="1383" w:type="dxa"/>
          </w:tcPr>
          <w:p w14:paraId="047E36A2" w14:textId="10DFB11B" w:rsidR="003313CA" w:rsidRDefault="003313CA" w:rsidP="003313CA">
            <w:pPr>
              <w:jc w:val="center"/>
              <w:rPr>
                <w:rFonts w:ascii="Times New Roman" w:hAnsi="Times New Roman" w:cs="Times New Roman"/>
                <w:b/>
              </w:rPr>
            </w:pPr>
          </w:p>
        </w:tc>
      </w:tr>
      <w:tr w:rsidR="003313CA" w14:paraId="1675DCF3" w14:textId="77777777" w:rsidTr="00A650A7">
        <w:tc>
          <w:tcPr>
            <w:tcW w:w="2518" w:type="dxa"/>
          </w:tcPr>
          <w:p w14:paraId="70BAC14B" w14:textId="77777777" w:rsidR="003313CA" w:rsidRDefault="003313CA" w:rsidP="003313CA">
            <w:pPr>
              <w:jc w:val="right"/>
              <w:rPr>
                <w:rFonts w:ascii="Times New Roman" w:hAnsi="Times New Roman" w:cs="Times New Roman"/>
                <w:b/>
              </w:rPr>
            </w:pPr>
            <w:r>
              <w:rPr>
                <w:rFonts w:ascii="Times New Roman" w:hAnsi="Times New Roman" w:cs="Times New Roman"/>
              </w:rPr>
              <w:t>G</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wind</w:t>
            </w:r>
            <m:oMath>
              <m:r>
                <w:rPr>
                  <w:rFonts w:ascii="Cambria Math" w:hAnsi="Cambria Math" w:cs="Times New Roman"/>
                </w:rPr>
                <m:t>×</m:t>
              </m:r>
            </m:oMath>
            <w:r>
              <w:rPr>
                <w:rFonts w:ascii="Times New Roman" w:hAnsi="Times New Roman" w:cs="Times New Roman"/>
              </w:rPr>
              <w:t>E</w:t>
            </w:r>
            <w:r>
              <w:rPr>
                <w:rFonts w:ascii="Times New Roman" w:hAnsi="Times New Roman" w:cs="Times New Roman"/>
                <w:vertAlign w:val="subscript"/>
              </w:rPr>
              <w:t>year</w:t>
            </w:r>
          </w:p>
        </w:tc>
        <w:tc>
          <w:tcPr>
            <w:tcW w:w="1034" w:type="dxa"/>
          </w:tcPr>
          <w:p w14:paraId="479646F8" w14:textId="593A4A31" w:rsidR="003313CA" w:rsidRDefault="003313CA" w:rsidP="003313CA">
            <w:pPr>
              <w:jc w:val="center"/>
              <w:rPr>
                <w:rFonts w:ascii="Times New Roman" w:hAnsi="Times New Roman" w:cs="Times New Roman"/>
                <w:b/>
              </w:rPr>
            </w:pPr>
          </w:p>
        </w:tc>
        <w:tc>
          <w:tcPr>
            <w:tcW w:w="983" w:type="dxa"/>
          </w:tcPr>
          <w:p w14:paraId="6B2D6126" w14:textId="540AD1E0" w:rsidR="003313CA" w:rsidRDefault="003313CA" w:rsidP="003313CA">
            <w:pPr>
              <w:jc w:val="center"/>
              <w:rPr>
                <w:rFonts w:ascii="Times New Roman" w:hAnsi="Times New Roman" w:cs="Times New Roman"/>
                <w:b/>
              </w:rPr>
            </w:pPr>
          </w:p>
        </w:tc>
        <w:tc>
          <w:tcPr>
            <w:tcW w:w="1043" w:type="dxa"/>
          </w:tcPr>
          <w:p w14:paraId="46F4CC77" w14:textId="15017AFC" w:rsidR="003313CA" w:rsidRDefault="003313CA" w:rsidP="003313CA">
            <w:pPr>
              <w:jc w:val="center"/>
              <w:rPr>
                <w:rFonts w:ascii="Times New Roman" w:hAnsi="Times New Roman" w:cs="Times New Roman"/>
                <w:b/>
              </w:rPr>
            </w:pPr>
          </w:p>
        </w:tc>
        <w:tc>
          <w:tcPr>
            <w:tcW w:w="1163" w:type="dxa"/>
          </w:tcPr>
          <w:p w14:paraId="3854CD2B" w14:textId="74D7D32C" w:rsidR="003313CA" w:rsidRDefault="003313CA" w:rsidP="003313CA">
            <w:pPr>
              <w:jc w:val="center"/>
              <w:rPr>
                <w:rFonts w:ascii="Times New Roman" w:hAnsi="Times New Roman" w:cs="Times New Roman"/>
                <w:b/>
              </w:rPr>
            </w:pPr>
          </w:p>
        </w:tc>
        <w:tc>
          <w:tcPr>
            <w:tcW w:w="1456" w:type="dxa"/>
          </w:tcPr>
          <w:p w14:paraId="3DDD589C" w14:textId="77777777" w:rsidR="003313CA" w:rsidRPr="00EB75C7" w:rsidRDefault="003313CA" w:rsidP="003313CA">
            <w:pPr>
              <w:jc w:val="center"/>
              <w:rPr>
                <w:rFonts w:ascii="Times New Roman" w:hAnsi="Times New Roman" w:cs="Times New Roman"/>
                <w:b/>
              </w:rPr>
            </w:pPr>
          </w:p>
        </w:tc>
        <w:tc>
          <w:tcPr>
            <w:tcW w:w="870" w:type="dxa"/>
          </w:tcPr>
          <w:p w14:paraId="2B48E9BA" w14:textId="22B2BBDA" w:rsidR="003313CA" w:rsidRPr="00EB75C7" w:rsidRDefault="003313CA" w:rsidP="003313CA">
            <w:pPr>
              <w:jc w:val="center"/>
              <w:rPr>
                <w:rFonts w:ascii="Times New Roman" w:hAnsi="Times New Roman" w:cs="Times New Roman"/>
                <w:b/>
              </w:rPr>
            </w:pPr>
          </w:p>
        </w:tc>
        <w:tc>
          <w:tcPr>
            <w:tcW w:w="1356" w:type="dxa"/>
          </w:tcPr>
          <w:p w14:paraId="777CF8B0" w14:textId="77777777" w:rsidR="003313CA" w:rsidRPr="00EB75C7" w:rsidRDefault="003313CA" w:rsidP="003313CA">
            <w:pPr>
              <w:jc w:val="center"/>
              <w:rPr>
                <w:rFonts w:ascii="Times New Roman" w:hAnsi="Times New Roman" w:cs="Times New Roman"/>
                <w:b/>
              </w:rPr>
            </w:pPr>
          </w:p>
        </w:tc>
        <w:tc>
          <w:tcPr>
            <w:tcW w:w="1383" w:type="dxa"/>
          </w:tcPr>
          <w:p w14:paraId="284FBF97" w14:textId="709A0936" w:rsidR="003313CA" w:rsidRDefault="003313CA" w:rsidP="003313CA">
            <w:pPr>
              <w:jc w:val="center"/>
              <w:rPr>
                <w:rFonts w:ascii="Times New Roman" w:hAnsi="Times New Roman" w:cs="Times New Roman"/>
                <w:b/>
              </w:rPr>
            </w:pPr>
          </w:p>
        </w:tc>
      </w:tr>
    </w:tbl>
    <w:p w14:paraId="238C1A1C" w14:textId="77777777" w:rsidR="003313CA" w:rsidRDefault="003313CA" w:rsidP="0059295B">
      <w:pPr>
        <w:spacing w:line="480" w:lineRule="auto"/>
        <w:rPr>
          <w:rFonts w:ascii="Times New Roman" w:hAnsi="Times New Roman" w:cs="Times New Roman"/>
        </w:rPr>
        <w:sectPr w:rsidR="003313CA" w:rsidSect="003313CA">
          <w:pgSz w:w="15842" w:h="12242" w:orient="landscape"/>
          <w:pgMar w:top="1797" w:right="1440" w:bottom="1797" w:left="1440" w:header="709" w:footer="709" w:gutter="0"/>
          <w:cols w:space="708"/>
          <w:printerSettings r:id="rId11"/>
        </w:sectPr>
      </w:pPr>
    </w:p>
    <w:p w14:paraId="55C0C82D" w14:textId="68E7E6BF"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1CF4BA" w14:textId="77777777" w:rsidR="00121D08" w:rsidRDefault="00121D08" w:rsidP="00486109">
      <w:r>
        <w:separator/>
      </w:r>
    </w:p>
  </w:endnote>
  <w:endnote w:type="continuationSeparator" w:id="0">
    <w:p w14:paraId="28A3A540" w14:textId="77777777" w:rsidR="00121D08" w:rsidRDefault="00121D08"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OCR A Std">
    <w:panose1 w:val="020F0609000104060307"/>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0DFAC1" w14:textId="77777777" w:rsidR="00121D08" w:rsidRDefault="00121D08" w:rsidP="00486109">
      <w:r>
        <w:separator/>
      </w:r>
    </w:p>
  </w:footnote>
  <w:footnote w:type="continuationSeparator" w:id="0">
    <w:p w14:paraId="29072898" w14:textId="77777777" w:rsidR="00121D08" w:rsidRDefault="00121D08" w:rsidP="0048610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FC3"/>
    <w:rsid w:val="00002D31"/>
    <w:rsid w:val="00003ADE"/>
    <w:rsid w:val="0001231E"/>
    <w:rsid w:val="000227F1"/>
    <w:rsid w:val="0002282E"/>
    <w:rsid w:val="00025AD5"/>
    <w:rsid w:val="00025F5C"/>
    <w:rsid w:val="00026266"/>
    <w:rsid w:val="00026E15"/>
    <w:rsid w:val="00033AC8"/>
    <w:rsid w:val="00037393"/>
    <w:rsid w:val="0004103B"/>
    <w:rsid w:val="000418A0"/>
    <w:rsid w:val="00042C2C"/>
    <w:rsid w:val="00046AEC"/>
    <w:rsid w:val="0005493E"/>
    <w:rsid w:val="000556D9"/>
    <w:rsid w:val="00072672"/>
    <w:rsid w:val="00080DD6"/>
    <w:rsid w:val="000834AE"/>
    <w:rsid w:val="000976E3"/>
    <w:rsid w:val="000A3D6B"/>
    <w:rsid w:val="000A609B"/>
    <w:rsid w:val="000A6148"/>
    <w:rsid w:val="000A79EF"/>
    <w:rsid w:val="000A7BE7"/>
    <w:rsid w:val="000B0F96"/>
    <w:rsid w:val="000B517E"/>
    <w:rsid w:val="000E43CF"/>
    <w:rsid w:val="000F08B4"/>
    <w:rsid w:val="000F6118"/>
    <w:rsid w:val="000F7098"/>
    <w:rsid w:val="000F7682"/>
    <w:rsid w:val="00121D08"/>
    <w:rsid w:val="001236C4"/>
    <w:rsid w:val="00123AD8"/>
    <w:rsid w:val="00124834"/>
    <w:rsid w:val="001363E4"/>
    <w:rsid w:val="0013704A"/>
    <w:rsid w:val="001377C3"/>
    <w:rsid w:val="00152619"/>
    <w:rsid w:val="0015581F"/>
    <w:rsid w:val="00157B5C"/>
    <w:rsid w:val="00160A6D"/>
    <w:rsid w:val="00160AF4"/>
    <w:rsid w:val="00163476"/>
    <w:rsid w:val="00170D73"/>
    <w:rsid w:val="00173652"/>
    <w:rsid w:val="0017474A"/>
    <w:rsid w:val="0017482F"/>
    <w:rsid w:val="001770C7"/>
    <w:rsid w:val="00177B0C"/>
    <w:rsid w:val="001847C6"/>
    <w:rsid w:val="0018626C"/>
    <w:rsid w:val="00186383"/>
    <w:rsid w:val="001A2F5E"/>
    <w:rsid w:val="001A35AA"/>
    <w:rsid w:val="001A3648"/>
    <w:rsid w:val="001A4B00"/>
    <w:rsid w:val="001A539D"/>
    <w:rsid w:val="001A5958"/>
    <w:rsid w:val="001B408E"/>
    <w:rsid w:val="001B4C0B"/>
    <w:rsid w:val="001B52D8"/>
    <w:rsid w:val="001C0393"/>
    <w:rsid w:val="001C35D0"/>
    <w:rsid w:val="001D0337"/>
    <w:rsid w:val="001D29C7"/>
    <w:rsid w:val="001D3CA0"/>
    <w:rsid w:val="001D44A3"/>
    <w:rsid w:val="001D5EA5"/>
    <w:rsid w:val="001E37BF"/>
    <w:rsid w:val="001E477C"/>
    <w:rsid w:val="001E5A72"/>
    <w:rsid w:val="001F0FAB"/>
    <w:rsid w:val="001F22E5"/>
    <w:rsid w:val="001F3414"/>
    <w:rsid w:val="001F50ED"/>
    <w:rsid w:val="001F5C3F"/>
    <w:rsid w:val="001F708C"/>
    <w:rsid w:val="001F7D4A"/>
    <w:rsid w:val="002000D0"/>
    <w:rsid w:val="00201C06"/>
    <w:rsid w:val="00213154"/>
    <w:rsid w:val="00230C56"/>
    <w:rsid w:val="00230D8C"/>
    <w:rsid w:val="0023651E"/>
    <w:rsid w:val="00236F3A"/>
    <w:rsid w:val="002400A8"/>
    <w:rsid w:val="00240CAF"/>
    <w:rsid w:val="00242816"/>
    <w:rsid w:val="00243705"/>
    <w:rsid w:val="002448F0"/>
    <w:rsid w:val="00246261"/>
    <w:rsid w:val="0025262B"/>
    <w:rsid w:val="0025501C"/>
    <w:rsid w:val="00256F82"/>
    <w:rsid w:val="00266C3E"/>
    <w:rsid w:val="00273027"/>
    <w:rsid w:val="00274776"/>
    <w:rsid w:val="002773F6"/>
    <w:rsid w:val="00282961"/>
    <w:rsid w:val="0029136D"/>
    <w:rsid w:val="002936C1"/>
    <w:rsid w:val="00295C4A"/>
    <w:rsid w:val="002A0795"/>
    <w:rsid w:val="002A690E"/>
    <w:rsid w:val="002A6C9D"/>
    <w:rsid w:val="002B3249"/>
    <w:rsid w:val="002B34F0"/>
    <w:rsid w:val="002C4460"/>
    <w:rsid w:val="002C7607"/>
    <w:rsid w:val="002D1413"/>
    <w:rsid w:val="002D3469"/>
    <w:rsid w:val="002D37EE"/>
    <w:rsid w:val="002D4D52"/>
    <w:rsid w:val="002D6C17"/>
    <w:rsid w:val="002E643F"/>
    <w:rsid w:val="002F3C76"/>
    <w:rsid w:val="002F4C17"/>
    <w:rsid w:val="002F6AF7"/>
    <w:rsid w:val="002F7602"/>
    <w:rsid w:val="0030552A"/>
    <w:rsid w:val="003058BE"/>
    <w:rsid w:val="00305F06"/>
    <w:rsid w:val="003069FA"/>
    <w:rsid w:val="003120F6"/>
    <w:rsid w:val="00317F0E"/>
    <w:rsid w:val="00326031"/>
    <w:rsid w:val="00330193"/>
    <w:rsid w:val="003313CA"/>
    <w:rsid w:val="00342AC4"/>
    <w:rsid w:val="00344CEC"/>
    <w:rsid w:val="00353D39"/>
    <w:rsid w:val="00356521"/>
    <w:rsid w:val="00361641"/>
    <w:rsid w:val="00363036"/>
    <w:rsid w:val="0037188B"/>
    <w:rsid w:val="00371E17"/>
    <w:rsid w:val="00373B28"/>
    <w:rsid w:val="00375D46"/>
    <w:rsid w:val="00385CED"/>
    <w:rsid w:val="0038631D"/>
    <w:rsid w:val="00387647"/>
    <w:rsid w:val="00391634"/>
    <w:rsid w:val="0039557D"/>
    <w:rsid w:val="003A701A"/>
    <w:rsid w:val="003A74C3"/>
    <w:rsid w:val="003A7FE5"/>
    <w:rsid w:val="003B1A66"/>
    <w:rsid w:val="003B3C97"/>
    <w:rsid w:val="003B6729"/>
    <w:rsid w:val="003C54B0"/>
    <w:rsid w:val="003C741A"/>
    <w:rsid w:val="003D3C5C"/>
    <w:rsid w:val="003D6A45"/>
    <w:rsid w:val="003E3ECF"/>
    <w:rsid w:val="003E582B"/>
    <w:rsid w:val="003E5918"/>
    <w:rsid w:val="003E62B9"/>
    <w:rsid w:val="003F0C4B"/>
    <w:rsid w:val="003F6937"/>
    <w:rsid w:val="004023C2"/>
    <w:rsid w:val="0040499F"/>
    <w:rsid w:val="004160E9"/>
    <w:rsid w:val="0042442C"/>
    <w:rsid w:val="00427005"/>
    <w:rsid w:val="00430EFC"/>
    <w:rsid w:val="0043198E"/>
    <w:rsid w:val="00432117"/>
    <w:rsid w:val="00432834"/>
    <w:rsid w:val="00434D2E"/>
    <w:rsid w:val="00442A35"/>
    <w:rsid w:val="00447581"/>
    <w:rsid w:val="0045308B"/>
    <w:rsid w:val="00457162"/>
    <w:rsid w:val="0045749F"/>
    <w:rsid w:val="00463F89"/>
    <w:rsid w:val="00471C40"/>
    <w:rsid w:val="00471E44"/>
    <w:rsid w:val="00472EEC"/>
    <w:rsid w:val="0047362E"/>
    <w:rsid w:val="004760D1"/>
    <w:rsid w:val="00477C79"/>
    <w:rsid w:val="0048492C"/>
    <w:rsid w:val="00485AB3"/>
    <w:rsid w:val="00486109"/>
    <w:rsid w:val="0049537C"/>
    <w:rsid w:val="004A0F30"/>
    <w:rsid w:val="004A3B35"/>
    <w:rsid w:val="004A5D3A"/>
    <w:rsid w:val="004A5FF0"/>
    <w:rsid w:val="004B2C07"/>
    <w:rsid w:val="004B57FB"/>
    <w:rsid w:val="004C2A30"/>
    <w:rsid w:val="004E10F1"/>
    <w:rsid w:val="004E7971"/>
    <w:rsid w:val="004F415C"/>
    <w:rsid w:val="00502A0F"/>
    <w:rsid w:val="005033DF"/>
    <w:rsid w:val="005068EC"/>
    <w:rsid w:val="005127E8"/>
    <w:rsid w:val="00512DD5"/>
    <w:rsid w:val="00513B51"/>
    <w:rsid w:val="00516868"/>
    <w:rsid w:val="0052250D"/>
    <w:rsid w:val="005260A7"/>
    <w:rsid w:val="005334FB"/>
    <w:rsid w:val="005350FC"/>
    <w:rsid w:val="00536AF1"/>
    <w:rsid w:val="005411BB"/>
    <w:rsid w:val="0054359A"/>
    <w:rsid w:val="00551728"/>
    <w:rsid w:val="00557477"/>
    <w:rsid w:val="00560035"/>
    <w:rsid w:val="00560653"/>
    <w:rsid w:val="00560717"/>
    <w:rsid w:val="005662ED"/>
    <w:rsid w:val="00566469"/>
    <w:rsid w:val="00567E8B"/>
    <w:rsid w:val="005800CE"/>
    <w:rsid w:val="005816D7"/>
    <w:rsid w:val="0058618C"/>
    <w:rsid w:val="0059295B"/>
    <w:rsid w:val="00594956"/>
    <w:rsid w:val="005B6799"/>
    <w:rsid w:val="005C1EDE"/>
    <w:rsid w:val="005C238F"/>
    <w:rsid w:val="005C298F"/>
    <w:rsid w:val="005C2FE5"/>
    <w:rsid w:val="005C3D3E"/>
    <w:rsid w:val="005C4CBA"/>
    <w:rsid w:val="005E0B7F"/>
    <w:rsid w:val="005E212F"/>
    <w:rsid w:val="005E6B11"/>
    <w:rsid w:val="005F118D"/>
    <w:rsid w:val="005F3DB3"/>
    <w:rsid w:val="005F4DA7"/>
    <w:rsid w:val="005F4DAB"/>
    <w:rsid w:val="005F565B"/>
    <w:rsid w:val="006033D7"/>
    <w:rsid w:val="00605068"/>
    <w:rsid w:val="00605C7E"/>
    <w:rsid w:val="0060606E"/>
    <w:rsid w:val="006061CE"/>
    <w:rsid w:val="00606AB8"/>
    <w:rsid w:val="00612B96"/>
    <w:rsid w:val="00635DCA"/>
    <w:rsid w:val="00635E02"/>
    <w:rsid w:val="00635FFD"/>
    <w:rsid w:val="00637AE5"/>
    <w:rsid w:val="00637E55"/>
    <w:rsid w:val="00640BBA"/>
    <w:rsid w:val="0064269D"/>
    <w:rsid w:val="00643975"/>
    <w:rsid w:val="00644A60"/>
    <w:rsid w:val="0064561A"/>
    <w:rsid w:val="0065080C"/>
    <w:rsid w:val="006509A1"/>
    <w:rsid w:val="00657C74"/>
    <w:rsid w:val="00661079"/>
    <w:rsid w:val="00664350"/>
    <w:rsid w:val="0066571F"/>
    <w:rsid w:val="006662D2"/>
    <w:rsid w:val="00666596"/>
    <w:rsid w:val="0066720A"/>
    <w:rsid w:val="006703E1"/>
    <w:rsid w:val="006738C7"/>
    <w:rsid w:val="00675A5D"/>
    <w:rsid w:val="006805EC"/>
    <w:rsid w:val="00681C98"/>
    <w:rsid w:val="00691391"/>
    <w:rsid w:val="006915E4"/>
    <w:rsid w:val="00696DCE"/>
    <w:rsid w:val="00696E3E"/>
    <w:rsid w:val="006971F7"/>
    <w:rsid w:val="006A25CF"/>
    <w:rsid w:val="006A26C5"/>
    <w:rsid w:val="006B0390"/>
    <w:rsid w:val="006B0DE6"/>
    <w:rsid w:val="006B1902"/>
    <w:rsid w:val="006C0F34"/>
    <w:rsid w:val="006C16DF"/>
    <w:rsid w:val="006C6D1C"/>
    <w:rsid w:val="006D2C0E"/>
    <w:rsid w:val="006D44B5"/>
    <w:rsid w:val="006D5B76"/>
    <w:rsid w:val="006E39AA"/>
    <w:rsid w:val="006E3FA0"/>
    <w:rsid w:val="006E61E2"/>
    <w:rsid w:val="006F146B"/>
    <w:rsid w:val="006F61DA"/>
    <w:rsid w:val="006F7C27"/>
    <w:rsid w:val="00701973"/>
    <w:rsid w:val="00705EE2"/>
    <w:rsid w:val="00713E6D"/>
    <w:rsid w:val="007164DC"/>
    <w:rsid w:val="0072213B"/>
    <w:rsid w:val="0072272B"/>
    <w:rsid w:val="007302F4"/>
    <w:rsid w:val="0073072E"/>
    <w:rsid w:val="00730B36"/>
    <w:rsid w:val="007336BC"/>
    <w:rsid w:val="00733F42"/>
    <w:rsid w:val="0074082A"/>
    <w:rsid w:val="0074216C"/>
    <w:rsid w:val="00743363"/>
    <w:rsid w:val="00746CE7"/>
    <w:rsid w:val="007504D5"/>
    <w:rsid w:val="007600F4"/>
    <w:rsid w:val="00764123"/>
    <w:rsid w:val="00767F5A"/>
    <w:rsid w:val="0078043B"/>
    <w:rsid w:val="007815A5"/>
    <w:rsid w:val="007A6FC3"/>
    <w:rsid w:val="007B13B4"/>
    <w:rsid w:val="007C2381"/>
    <w:rsid w:val="007C43AB"/>
    <w:rsid w:val="007C62D4"/>
    <w:rsid w:val="007D4E2C"/>
    <w:rsid w:val="007E7792"/>
    <w:rsid w:val="007F34A7"/>
    <w:rsid w:val="007F3C48"/>
    <w:rsid w:val="007F5E0E"/>
    <w:rsid w:val="007F6748"/>
    <w:rsid w:val="007F7B60"/>
    <w:rsid w:val="0080072F"/>
    <w:rsid w:val="008013A5"/>
    <w:rsid w:val="00806982"/>
    <w:rsid w:val="008116B9"/>
    <w:rsid w:val="00813CC7"/>
    <w:rsid w:val="00814CAA"/>
    <w:rsid w:val="00817377"/>
    <w:rsid w:val="00827F94"/>
    <w:rsid w:val="00837052"/>
    <w:rsid w:val="00837681"/>
    <w:rsid w:val="0084029A"/>
    <w:rsid w:val="008429AF"/>
    <w:rsid w:val="00843DC0"/>
    <w:rsid w:val="008478CE"/>
    <w:rsid w:val="00847C98"/>
    <w:rsid w:val="008508EF"/>
    <w:rsid w:val="00854CCF"/>
    <w:rsid w:val="00857E25"/>
    <w:rsid w:val="00864465"/>
    <w:rsid w:val="0088391B"/>
    <w:rsid w:val="00883ABD"/>
    <w:rsid w:val="0088510D"/>
    <w:rsid w:val="00887B2B"/>
    <w:rsid w:val="008A0B1A"/>
    <w:rsid w:val="008A11BD"/>
    <w:rsid w:val="008A23D3"/>
    <w:rsid w:val="008A47FF"/>
    <w:rsid w:val="008A67F2"/>
    <w:rsid w:val="008B5BC5"/>
    <w:rsid w:val="008C1545"/>
    <w:rsid w:val="008C316E"/>
    <w:rsid w:val="008D4919"/>
    <w:rsid w:val="008D6FEA"/>
    <w:rsid w:val="008D7EF2"/>
    <w:rsid w:val="008E5A28"/>
    <w:rsid w:val="008F4534"/>
    <w:rsid w:val="008F5372"/>
    <w:rsid w:val="008F575B"/>
    <w:rsid w:val="00904D14"/>
    <w:rsid w:val="00905B6A"/>
    <w:rsid w:val="009064BF"/>
    <w:rsid w:val="00906882"/>
    <w:rsid w:val="0090733C"/>
    <w:rsid w:val="0091063D"/>
    <w:rsid w:val="00916A2B"/>
    <w:rsid w:val="009227C4"/>
    <w:rsid w:val="009269F5"/>
    <w:rsid w:val="00927CA9"/>
    <w:rsid w:val="00931D27"/>
    <w:rsid w:val="00940FA9"/>
    <w:rsid w:val="00943E8D"/>
    <w:rsid w:val="00944A6A"/>
    <w:rsid w:val="00944B84"/>
    <w:rsid w:val="009538B6"/>
    <w:rsid w:val="00960F7F"/>
    <w:rsid w:val="00961C4C"/>
    <w:rsid w:val="00961E3B"/>
    <w:rsid w:val="0096200B"/>
    <w:rsid w:val="00962EC8"/>
    <w:rsid w:val="00966257"/>
    <w:rsid w:val="00966716"/>
    <w:rsid w:val="009673AE"/>
    <w:rsid w:val="00975D14"/>
    <w:rsid w:val="009769CE"/>
    <w:rsid w:val="0097721C"/>
    <w:rsid w:val="0098371F"/>
    <w:rsid w:val="00985854"/>
    <w:rsid w:val="00985B24"/>
    <w:rsid w:val="00985C1F"/>
    <w:rsid w:val="009909AE"/>
    <w:rsid w:val="009A098A"/>
    <w:rsid w:val="009A4E71"/>
    <w:rsid w:val="009A54E2"/>
    <w:rsid w:val="009B2D6D"/>
    <w:rsid w:val="009B5C0F"/>
    <w:rsid w:val="009B6C2A"/>
    <w:rsid w:val="009C01FD"/>
    <w:rsid w:val="009C0AD6"/>
    <w:rsid w:val="009C0E2D"/>
    <w:rsid w:val="009D6427"/>
    <w:rsid w:val="009D6FD8"/>
    <w:rsid w:val="009D7385"/>
    <w:rsid w:val="009E204F"/>
    <w:rsid w:val="009E329B"/>
    <w:rsid w:val="009E439A"/>
    <w:rsid w:val="009E638D"/>
    <w:rsid w:val="009F1BF2"/>
    <w:rsid w:val="009F38DB"/>
    <w:rsid w:val="009F405D"/>
    <w:rsid w:val="009F54D6"/>
    <w:rsid w:val="009F566F"/>
    <w:rsid w:val="009F669B"/>
    <w:rsid w:val="00A00D5F"/>
    <w:rsid w:val="00A01859"/>
    <w:rsid w:val="00A02BED"/>
    <w:rsid w:val="00A052DF"/>
    <w:rsid w:val="00A11D9E"/>
    <w:rsid w:val="00A13461"/>
    <w:rsid w:val="00A15D73"/>
    <w:rsid w:val="00A230AC"/>
    <w:rsid w:val="00A27FAA"/>
    <w:rsid w:val="00A44B72"/>
    <w:rsid w:val="00A51A88"/>
    <w:rsid w:val="00A54731"/>
    <w:rsid w:val="00A55939"/>
    <w:rsid w:val="00A650A7"/>
    <w:rsid w:val="00A66147"/>
    <w:rsid w:val="00A70377"/>
    <w:rsid w:val="00A73218"/>
    <w:rsid w:val="00A74FDB"/>
    <w:rsid w:val="00A76E9A"/>
    <w:rsid w:val="00A776D5"/>
    <w:rsid w:val="00A80881"/>
    <w:rsid w:val="00A870E5"/>
    <w:rsid w:val="00A94F2E"/>
    <w:rsid w:val="00A967AD"/>
    <w:rsid w:val="00A9754C"/>
    <w:rsid w:val="00AA7F0B"/>
    <w:rsid w:val="00AC24E1"/>
    <w:rsid w:val="00AD0868"/>
    <w:rsid w:val="00AD3D76"/>
    <w:rsid w:val="00AD6391"/>
    <w:rsid w:val="00AE06D5"/>
    <w:rsid w:val="00AE157A"/>
    <w:rsid w:val="00AF5A1C"/>
    <w:rsid w:val="00B103CB"/>
    <w:rsid w:val="00B158E8"/>
    <w:rsid w:val="00B26701"/>
    <w:rsid w:val="00B355E5"/>
    <w:rsid w:val="00B35F1B"/>
    <w:rsid w:val="00B37669"/>
    <w:rsid w:val="00B42584"/>
    <w:rsid w:val="00B42845"/>
    <w:rsid w:val="00B4652E"/>
    <w:rsid w:val="00B54240"/>
    <w:rsid w:val="00B609C2"/>
    <w:rsid w:val="00B61401"/>
    <w:rsid w:val="00B6428A"/>
    <w:rsid w:val="00B65BD9"/>
    <w:rsid w:val="00B674E0"/>
    <w:rsid w:val="00B755DA"/>
    <w:rsid w:val="00B848EB"/>
    <w:rsid w:val="00B85A3F"/>
    <w:rsid w:val="00B87AA2"/>
    <w:rsid w:val="00B90BA9"/>
    <w:rsid w:val="00B90F5A"/>
    <w:rsid w:val="00B943D6"/>
    <w:rsid w:val="00BA248A"/>
    <w:rsid w:val="00BA4AAD"/>
    <w:rsid w:val="00BA6CE0"/>
    <w:rsid w:val="00BB142B"/>
    <w:rsid w:val="00BB5E51"/>
    <w:rsid w:val="00BC0CB2"/>
    <w:rsid w:val="00BC3BC6"/>
    <w:rsid w:val="00BD2C9E"/>
    <w:rsid w:val="00BD4808"/>
    <w:rsid w:val="00BE6F02"/>
    <w:rsid w:val="00BF4544"/>
    <w:rsid w:val="00BF6EAE"/>
    <w:rsid w:val="00C01BCD"/>
    <w:rsid w:val="00C04E9D"/>
    <w:rsid w:val="00C127B9"/>
    <w:rsid w:val="00C148A5"/>
    <w:rsid w:val="00C2307A"/>
    <w:rsid w:val="00C23F67"/>
    <w:rsid w:val="00C271B9"/>
    <w:rsid w:val="00C3790F"/>
    <w:rsid w:val="00C43ABC"/>
    <w:rsid w:val="00C506B6"/>
    <w:rsid w:val="00C50F3F"/>
    <w:rsid w:val="00C51D6B"/>
    <w:rsid w:val="00C52830"/>
    <w:rsid w:val="00C53C59"/>
    <w:rsid w:val="00C5746A"/>
    <w:rsid w:val="00C62817"/>
    <w:rsid w:val="00C63E91"/>
    <w:rsid w:val="00C64A07"/>
    <w:rsid w:val="00C64D69"/>
    <w:rsid w:val="00C66301"/>
    <w:rsid w:val="00C67E25"/>
    <w:rsid w:val="00C73EB2"/>
    <w:rsid w:val="00C813D3"/>
    <w:rsid w:val="00C86DEA"/>
    <w:rsid w:val="00C909FE"/>
    <w:rsid w:val="00C91156"/>
    <w:rsid w:val="00CA727D"/>
    <w:rsid w:val="00CB385F"/>
    <w:rsid w:val="00CC3B08"/>
    <w:rsid w:val="00CC5287"/>
    <w:rsid w:val="00CC6ADA"/>
    <w:rsid w:val="00CD1ABC"/>
    <w:rsid w:val="00CD44C6"/>
    <w:rsid w:val="00CD4D44"/>
    <w:rsid w:val="00CE049F"/>
    <w:rsid w:val="00CE103C"/>
    <w:rsid w:val="00CE4A43"/>
    <w:rsid w:val="00CE5E10"/>
    <w:rsid w:val="00CF07B7"/>
    <w:rsid w:val="00CF0B2F"/>
    <w:rsid w:val="00CF11D8"/>
    <w:rsid w:val="00D00D5C"/>
    <w:rsid w:val="00D06971"/>
    <w:rsid w:val="00D12181"/>
    <w:rsid w:val="00D1356C"/>
    <w:rsid w:val="00D13F62"/>
    <w:rsid w:val="00D1727F"/>
    <w:rsid w:val="00D17E50"/>
    <w:rsid w:val="00D23789"/>
    <w:rsid w:val="00D26A41"/>
    <w:rsid w:val="00D31317"/>
    <w:rsid w:val="00D31D16"/>
    <w:rsid w:val="00D323EC"/>
    <w:rsid w:val="00D338F9"/>
    <w:rsid w:val="00D440B0"/>
    <w:rsid w:val="00D46272"/>
    <w:rsid w:val="00D50262"/>
    <w:rsid w:val="00D52B0D"/>
    <w:rsid w:val="00D531ED"/>
    <w:rsid w:val="00D53D88"/>
    <w:rsid w:val="00D57C48"/>
    <w:rsid w:val="00D57E3E"/>
    <w:rsid w:val="00D621D1"/>
    <w:rsid w:val="00D64ABE"/>
    <w:rsid w:val="00D66FD9"/>
    <w:rsid w:val="00D7209C"/>
    <w:rsid w:val="00D773D9"/>
    <w:rsid w:val="00D81FD4"/>
    <w:rsid w:val="00D84764"/>
    <w:rsid w:val="00D906EE"/>
    <w:rsid w:val="00D95AEF"/>
    <w:rsid w:val="00DA1AB1"/>
    <w:rsid w:val="00DA360F"/>
    <w:rsid w:val="00DC11DE"/>
    <w:rsid w:val="00DC322E"/>
    <w:rsid w:val="00DD0E78"/>
    <w:rsid w:val="00DD3131"/>
    <w:rsid w:val="00DD67B9"/>
    <w:rsid w:val="00DD6DC6"/>
    <w:rsid w:val="00DD7F65"/>
    <w:rsid w:val="00DE3F30"/>
    <w:rsid w:val="00DE5EAD"/>
    <w:rsid w:val="00DF0633"/>
    <w:rsid w:val="00DF2E4A"/>
    <w:rsid w:val="00DF5F45"/>
    <w:rsid w:val="00DF67A3"/>
    <w:rsid w:val="00E0526D"/>
    <w:rsid w:val="00E07274"/>
    <w:rsid w:val="00E13205"/>
    <w:rsid w:val="00E16568"/>
    <w:rsid w:val="00E17DC7"/>
    <w:rsid w:val="00E20510"/>
    <w:rsid w:val="00E23C2F"/>
    <w:rsid w:val="00E2643C"/>
    <w:rsid w:val="00E266D8"/>
    <w:rsid w:val="00E27380"/>
    <w:rsid w:val="00E27BCE"/>
    <w:rsid w:val="00E309DB"/>
    <w:rsid w:val="00E32631"/>
    <w:rsid w:val="00E339B0"/>
    <w:rsid w:val="00E34BA8"/>
    <w:rsid w:val="00E41F3D"/>
    <w:rsid w:val="00E47752"/>
    <w:rsid w:val="00E606AF"/>
    <w:rsid w:val="00E64221"/>
    <w:rsid w:val="00E64744"/>
    <w:rsid w:val="00E67E37"/>
    <w:rsid w:val="00E74134"/>
    <w:rsid w:val="00E768D4"/>
    <w:rsid w:val="00E80F7B"/>
    <w:rsid w:val="00E826FB"/>
    <w:rsid w:val="00E82F64"/>
    <w:rsid w:val="00E83D4E"/>
    <w:rsid w:val="00E841CA"/>
    <w:rsid w:val="00E842D0"/>
    <w:rsid w:val="00E91C59"/>
    <w:rsid w:val="00E92255"/>
    <w:rsid w:val="00EA1B1E"/>
    <w:rsid w:val="00EA51CB"/>
    <w:rsid w:val="00EB4553"/>
    <w:rsid w:val="00EC3540"/>
    <w:rsid w:val="00EC7061"/>
    <w:rsid w:val="00ED1FD2"/>
    <w:rsid w:val="00ED352F"/>
    <w:rsid w:val="00EE00D9"/>
    <w:rsid w:val="00EE2091"/>
    <w:rsid w:val="00EE738A"/>
    <w:rsid w:val="00EF212D"/>
    <w:rsid w:val="00EF3CA5"/>
    <w:rsid w:val="00EF5514"/>
    <w:rsid w:val="00F03386"/>
    <w:rsid w:val="00F079D4"/>
    <w:rsid w:val="00F07A4E"/>
    <w:rsid w:val="00F106E6"/>
    <w:rsid w:val="00F205A1"/>
    <w:rsid w:val="00F23249"/>
    <w:rsid w:val="00F421DA"/>
    <w:rsid w:val="00F46BAD"/>
    <w:rsid w:val="00F50E88"/>
    <w:rsid w:val="00F61620"/>
    <w:rsid w:val="00F67D50"/>
    <w:rsid w:val="00F86EF3"/>
    <w:rsid w:val="00F90BA1"/>
    <w:rsid w:val="00F93647"/>
    <w:rsid w:val="00FC5916"/>
    <w:rsid w:val="00FD37F9"/>
    <w:rsid w:val="00FE109A"/>
    <w:rsid w:val="00FE7F9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D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printerSettings" Target="printerSettings/printerSettings1.bin"/><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75547-C27C-4F4E-A2E5-50D8143C6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29</Pages>
  <Words>6358</Words>
  <Characters>36243</Characters>
  <Application>Microsoft Macintosh Word</Application>
  <DocSecurity>0</DocSecurity>
  <Lines>302</Lines>
  <Paragraphs>85</Paragraphs>
  <ScaleCrop>false</ScaleCrop>
  <Company>University of British Columbia</Company>
  <LinksUpToDate>false</LinksUpToDate>
  <CharactersWithSpaces>42516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Matthew Barbour</cp:lastModifiedBy>
  <cp:revision>31</cp:revision>
  <dcterms:created xsi:type="dcterms:W3CDTF">2016-04-20T22:46:00Z</dcterms:created>
  <dcterms:modified xsi:type="dcterms:W3CDTF">2016-04-26T19:11:00Z</dcterms:modified>
</cp:coreProperties>
</file>