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00A96D52">
        <w:rPr>
          <w:rFonts w:ascii="Times New Roman" w:hAnsi="Times New Roman" w:cs="Times New Roman"/>
        </w:rPr>
        <w:t>Department</w:t>
      </w:r>
      <w:proofErr w:type="spellEnd"/>
      <w:r w:rsidR="00A96D52">
        <w:rPr>
          <w:rFonts w:ascii="Times New Roman" w:hAnsi="Times New Roman" w:cs="Times New Roman"/>
        </w:rPr>
        <w:t xml:space="preserve">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1F22CCFA" w:rsidR="00590878" w:rsidRPr="00012769" w:rsidRDefault="00565DF1" w:rsidP="00B91E48">
      <w:pPr>
        <w:spacing w:line="480" w:lineRule="auto"/>
        <w:rPr>
          <w:rFonts w:ascii="Times New Roman" w:hAnsi="Times New Roman" w:cs="Times New Roman"/>
        </w:rPr>
      </w:pPr>
      <w:r>
        <w:rPr>
          <w:rFonts w:ascii="Times New Roman" w:hAnsi="Times New Roman" w:cs="Times New Roman"/>
        </w:rPr>
        <w:t>H</w:t>
      </w:r>
      <w:r w:rsidR="00A71475">
        <w:rPr>
          <w:rFonts w:ascii="Times New Roman" w:hAnsi="Times New Roman" w:cs="Times New Roman"/>
        </w:rPr>
        <w:t>ost</w:t>
      </w:r>
      <w:r>
        <w:rPr>
          <w:rFonts w:ascii="Times New Roman" w:hAnsi="Times New Roman" w:cs="Times New Roman"/>
        </w:rPr>
        <w:t xml:space="preserve"> </w:t>
      </w:r>
      <w:r w:rsidR="00A71475">
        <w:rPr>
          <w:rFonts w:ascii="Times New Roman" w:hAnsi="Times New Roman" w:cs="Times New Roman"/>
        </w:rPr>
        <w:t>pl</w:t>
      </w:r>
      <w:r w:rsidR="00AE7FBF">
        <w:rPr>
          <w:rFonts w:ascii="Times New Roman" w:hAnsi="Times New Roman" w:cs="Times New Roman"/>
        </w:rPr>
        <w:t xml:space="preserve">ant genetic variation </w:t>
      </w:r>
      <w:r>
        <w:rPr>
          <w:rFonts w:ascii="Times New Roman" w:hAnsi="Times New Roman" w:cs="Times New Roman"/>
        </w:rPr>
        <w:t>affects</w:t>
      </w:r>
      <w:r w:rsidR="002E6872">
        <w:rPr>
          <w:rFonts w:ascii="Times New Roman" w:hAnsi="Times New Roman" w:cs="Times New Roman"/>
        </w:rPr>
        <w:t xml:space="preserve"> </w:t>
      </w:r>
      <w:r w:rsidR="00ED62F0">
        <w:rPr>
          <w:rFonts w:ascii="Times New Roman" w:hAnsi="Times New Roman" w:cs="Times New Roman"/>
        </w:rPr>
        <w:t xml:space="preserve">the diversity and </w:t>
      </w:r>
      <w:r w:rsidR="00C36C3F">
        <w:rPr>
          <w:rFonts w:ascii="Times New Roman" w:hAnsi="Times New Roman" w:cs="Times New Roman"/>
        </w:rPr>
        <w:t xml:space="preserve">composition </w:t>
      </w:r>
      <w:r w:rsidR="00ED62F0">
        <w:rPr>
          <w:rFonts w:ascii="Times New Roman" w:hAnsi="Times New Roman" w:cs="Times New Roman"/>
        </w:rPr>
        <w:t>of associated</w:t>
      </w:r>
      <w:r w:rsidR="002E6872">
        <w:rPr>
          <w:rFonts w:ascii="Times New Roman" w:hAnsi="Times New Roman" w:cs="Times New Roman"/>
        </w:rPr>
        <w:t xml:space="preserve"> </w:t>
      </w:r>
      <w:r w:rsidR="00AE7FBF">
        <w:rPr>
          <w:rFonts w:ascii="Times New Roman" w:hAnsi="Times New Roman" w:cs="Times New Roman"/>
        </w:rPr>
        <w:t>above and belowground communities.</w:t>
      </w:r>
      <w:r w:rsidR="00A71475">
        <w:rPr>
          <w:rFonts w:ascii="Times New Roman" w:hAnsi="Times New Roman" w:cs="Times New Roman"/>
        </w:rPr>
        <w:t xml:space="preserve"> </w:t>
      </w:r>
      <w:r>
        <w:rPr>
          <w:rFonts w:ascii="Times New Roman" w:hAnsi="Times New Roman" w:cs="Times New Roman"/>
        </w:rPr>
        <w:t>Most evidence to support this view is derived from</w:t>
      </w:r>
      <w:r w:rsidR="00ED62F0">
        <w:rPr>
          <w:rFonts w:ascii="Times New Roman" w:hAnsi="Times New Roman" w:cs="Times New Roman"/>
        </w:rPr>
        <w:t xml:space="preserve"> studies </w:t>
      </w:r>
      <w:r w:rsidR="008D3AEC">
        <w:rPr>
          <w:rFonts w:ascii="Times New Roman" w:hAnsi="Times New Roman" w:cs="Times New Roman"/>
        </w:rPr>
        <w:t xml:space="preserve">within a single </w:t>
      </w:r>
      <w:r w:rsidR="00ED62F0">
        <w:rPr>
          <w:rFonts w:ascii="Times New Roman" w:hAnsi="Times New Roman" w:cs="Times New Roman"/>
        </w:rPr>
        <w:t xml:space="preserve">common garden, </w:t>
      </w:r>
      <w:r w:rsidR="00B91E48">
        <w:rPr>
          <w:rFonts w:ascii="Times New Roman" w:hAnsi="Times New Roman" w:cs="Times New Roman"/>
        </w:rPr>
        <w:t xml:space="preserve">thereby </w:t>
      </w:r>
      <w:r>
        <w:rPr>
          <w:rFonts w:ascii="Times New Roman" w:hAnsi="Times New Roman" w:cs="Times New Roman"/>
        </w:rPr>
        <w:t xml:space="preserve">constraining </w:t>
      </w:r>
      <w:r w:rsidR="00ED62F0">
        <w:rPr>
          <w:rFonts w:ascii="Times New Roman" w:hAnsi="Times New Roman" w:cs="Times New Roman"/>
        </w:rPr>
        <w:t>the</w:t>
      </w:r>
      <w:r w:rsidR="00E51804">
        <w:rPr>
          <w:rFonts w:ascii="Times New Roman" w:hAnsi="Times New Roman" w:cs="Times New Roman"/>
        </w:rPr>
        <w:t xml:space="preserve"> </w:t>
      </w:r>
      <w:r>
        <w:rPr>
          <w:rFonts w:ascii="Times New Roman" w:hAnsi="Times New Roman" w:cs="Times New Roman"/>
        </w:rPr>
        <w:t xml:space="preserve">range </w:t>
      </w:r>
      <w:r w:rsidR="00A71475">
        <w:rPr>
          <w:rFonts w:ascii="Times New Roman" w:hAnsi="Times New Roman" w:cs="Times New Roman"/>
        </w:rPr>
        <w:t xml:space="preserve">of biotic and abiotic </w:t>
      </w:r>
      <w:r w:rsidR="00980A5F">
        <w:rPr>
          <w:rFonts w:ascii="Times New Roman" w:hAnsi="Times New Roman" w:cs="Times New Roman"/>
        </w:rPr>
        <w:t>environment</w:t>
      </w:r>
      <w:r w:rsidR="00ED62F0">
        <w:rPr>
          <w:rFonts w:ascii="Times New Roman" w:hAnsi="Times New Roman" w:cs="Times New Roman"/>
        </w:rPr>
        <w:t>al conditions that</w:t>
      </w:r>
      <w:r w:rsidR="00B91E48">
        <w:rPr>
          <w:rFonts w:ascii="Times New Roman" w:hAnsi="Times New Roman" w:cs="Times New Roman"/>
        </w:rPr>
        <w:t xml:space="preserve"> might directly or indirectly (via host plant </w:t>
      </w:r>
      <w:r w:rsidR="00C36C3F">
        <w:rPr>
          <w:rFonts w:ascii="Times New Roman" w:hAnsi="Times New Roman" w:cs="Times New Roman"/>
        </w:rPr>
        <w:t>phenotypes</w:t>
      </w:r>
      <w:r w:rsidR="00B91E48">
        <w:rPr>
          <w:rFonts w:ascii="Times New Roman" w:hAnsi="Times New Roman" w:cs="Times New Roman"/>
        </w:rPr>
        <w:t xml:space="preserve">) </w:t>
      </w:r>
      <w:r w:rsidR="00C36C3F">
        <w:rPr>
          <w:rFonts w:ascii="Times New Roman" w:hAnsi="Times New Roman" w:cs="Times New Roman"/>
        </w:rPr>
        <w:t>a</w:t>
      </w:r>
      <w:r w:rsidR="00B91E48">
        <w:rPr>
          <w:rFonts w:ascii="Times New Roman" w:hAnsi="Times New Roman" w:cs="Times New Roman"/>
        </w:rPr>
        <w:t xml:space="preserve">ffect </w:t>
      </w:r>
      <w:r w:rsidR="00ED62F0">
        <w:rPr>
          <w:rFonts w:ascii="Times New Roman" w:hAnsi="Times New Roman" w:cs="Times New Roman"/>
        </w:rPr>
        <w:t>communities</w:t>
      </w:r>
      <w:r w:rsidR="00E51804">
        <w:rPr>
          <w:rFonts w:ascii="Times New Roman" w:hAnsi="Times New Roman" w:cs="Times New Roman"/>
        </w:rPr>
        <w:t xml:space="preserve">. </w:t>
      </w:r>
      <w:ins w:id="0" w:author="Matthew Barbour" w:date="2016-06-16T17:00:00Z">
        <w:r w:rsidR="00DF2E1A">
          <w:rPr>
            <w:rFonts w:ascii="Times New Roman" w:hAnsi="Times New Roman" w:cs="Times New Roman"/>
          </w:rPr>
          <w:t>If</w:t>
        </w:r>
      </w:ins>
      <w:r w:rsidR="00B91E48">
        <w:rPr>
          <w:rFonts w:ascii="Times New Roman" w:hAnsi="Times New Roman" w:cs="Times New Roman"/>
        </w:rPr>
        <w:t xml:space="preserve"> </w:t>
      </w:r>
      <w:ins w:id="1" w:author="Matthew Barbour" w:date="2016-06-16T16:50:00Z">
        <w:r w:rsidR="00665831">
          <w:rPr>
            <w:rFonts w:ascii="Times New Roman" w:hAnsi="Times New Roman" w:cs="Times New Roman"/>
          </w:rPr>
          <w:t xml:space="preserve">natural variability in </w:t>
        </w:r>
      </w:ins>
      <w:ins w:id="2" w:author="Matthew Barbour" w:date="2016-06-16T16:59:00Z">
        <w:r w:rsidR="00DF2E1A">
          <w:rPr>
            <w:rFonts w:ascii="Times New Roman" w:hAnsi="Times New Roman" w:cs="Times New Roman"/>
          </w:rPr>
          <w:t xml:space="preserve">the </w:t>
        </w:r>
      </w:ins>
      <w:r w:rsidR="00B91E48">
        <w:rPr>
          <w:rFonts w:ascii="Times New Roman" w:hAnsi="Times New Roman" w:cs="Times New Roman"/>
        </w:rPr>
        <w:t xml:space="preserve">environment </w:t>
      </w:r>
      <w:ins w:id="3" w:author="Matthew Barbour" w:date="2016-06-16T16:47:00Z">
        <w:r w:rsidR="00665831">
          <w:rPr>
            <w:rFonts w:ascii="Times New Roman" w:hAnsi="Times New Roman" w:cs="Times New Roman"/>
          </w:rPr>
          <w:t>render</w:t>
        </w:r>
      </w:ins>
      <w:ins w:id="4" w:author="Matthew Barbour" w:date="2016-06-16T16:59:00Z">
        <w:r w:rsidR="00DF2E1A">
          <w:rPr>
            <w:rFonts w:ascii="Times New Roman" w:hAnsi="Times New Roman" w:cs="Times New Roman"/>
          </w:rPr>
          <w:t>s</w:t>
        </w:r>
      </w:ins>
      <w:ins w:id="5" w:author="Matthew Barbour" w:date="2016-06-16T16:47:00Z">
        <w:r w:rsidR="00665831">
          <w:rPr>
            <w:rFonts w:ascii="Times New Roman" w:hAnsi="Times New Roman" w:cs="Times New Roman"/>
          </w:rPr>
          <w:t xml:space="preserve"> </w:t>
        </w:r>
      </w:ins>
      <w:r w:rsidR="00B91E48">
        <w:rPr>
          <w:rFonts w:ascii="Times New Roman" w:hAnsi="Times New Roman" w:cs="Times New Roman"/>
        </w:rPr>
        <w:t xml:space="preserve">host-plant genetic effects on </w:t>
      </w:r>
      <w:ins w:id="6" w:author="Matthew Barbour" w:date="2016-06-16T16:50:00Z">
        <w:r w:rsidR="00665831">
          <w:rPr>
            <w:rFonts w:ascii="Times New Roman" w:hAnsi="Times New Roman" w:cs="Times New Roman"/>
          </w:rPr>
          <w:t>associated</w:t>
        </w:r>
      </w:ins>
      <w:r w:rsidR="00B91E48">
        <w:rPr>
          <w:rFonts w:ascii="Times New Roman" w:hAnsi="Times New Roman" w:cs="Times New Roman"/>
        </w:rPr>
        <w:t xml:space="preserve"> communities</w:t>
      </w:r>
      <w:ins w:id="7" w:author="Matthew Barbour" w:date="2016-06-16T16:52:00Z">
        <w:r w:rsidR="00665831">
          <w:rPr>
            <w:rFonts w:ascii="Times New Roman" w:hAnsi="Times New Roman" w:cs="Times New Roman"/>
          </w:rPr>
          <w:t xml:space="preserve"> unimportant</w:t>
        </w:r>
      </w:ins>
      <w:ins w:id="8" w:author="Matthew Barbour" w:date="2016-06-16T17:00:00Z">
        <w:r w:rsidR="00DF2E1A">
          <w:rPr>
            <w:rFonts w:ascii="Times New Roman" w:hAnsi="Times New Roman" w:cs="Times New Roman"/>
          </w:rPr>
          <w:t xml:space="preserve">, </w:t>
        </w:r>
        <w:commentRangeStart w:id="9"/>
        <w:r w:rsidR="00DF2E1A">
          <w:rPr>
            <w:rFonts w:ascii="Times New Roman" w:hAnsi="Times New Roman" w:cs="Times New Roman"/>
          </w:rPr>
          <w:t>then studying the community-level cons</w:t>
        </w:r>
        <w:r w:rsidR="00514B1B">
          <w:rPr>
            <w:rFonts w:ascii="Times New Roman" w:hAnsi="Times New Roman" w:cs="Times New Roman"/>
          </w:rPr>
          <w:t>equences of genetic variation may</w:t>
        </w:r>
        <w:r w:rsidR="00DF2E1A">
          <w:rPr>
            <w:rFonts w:ascii="Times New Roman" w:hAnsi="Times New Roman" w:cs="Times New Roman"/>
          </w:rPr>
          <w:t xml:space="preserve"> not</w:t>
        </w:r>
      </w:ins>
      <w:ins w:id="10" w:author="Matthew Barbour" w:date="2016-06-28T11:40:00Z">
        <w:r w:rsidR="00514B1B">
          <w:rPr>
            <w:rFonts w:ascii="Times New Roman" w:hAnsi="Times New Roman" w:cs="Times New Roman"/>
          </w:rPr>
          <w:t xml:space="preserve"> be</w:t>
        </w:r>
      </w:ins>
      <w:ins w:id="11" w:author="Matthew Barbour" w:date="2016-06-16T17:00:00Z">
        <w:r w:rsidR="00DF2E1A">
          <w:rPr>
            <w:rFonts w:ascii="Times New Roman" w:hAnsi="Times New Roman" w:cs="Times New Roman"/>
          </w:rPr>
          <w:t xml:space="preserve"> warranted</w:t>
        </w:r>
      </w:ins>
      <w:commentRangeEnd w:id="9"/>
      <w:r w:rsidR="007C00C3">
        <w:rPr>
          <w:rStyle w:val="CommentReference"/>
        </w:rPr>
        <w:commentReference w:id="9"/>
      </w:r>
      <w:commentRangeStart w:id="12"/>
      <w:r w:rsidR="00B91E48">
        <w:rPr>
          <w:rFonts w:ascii="Times New Roman" w:hAnsi="Times New Roman" w:cs="Times New Roman"/>
        </w:rPr>
        <w:t>.</w:t>
      </w:r>
      <w:r w:rsidR="008D3AEC">
        <w:rPr>
          <w:rFonts w:ascii="Times New Roman" w:hAnsi="Times New Roman" w:cs="Times New Roman"/>
        </w:rPr>
        <w:t xml:space="preserve"> </w:t>
      </w:r>
      <w:commentRangeStart w:id="13"/>
      <w:r w:rsidR="00E5171D">
        <w:rPr>
          <w:rFonts w:ascii="Times New Roman" w:hAnsi="Times New Roman" w:cs="Times New Roman"/>
        </w:rPr>
        <w:t xml:space="preserve">We </w:t>
      </w:r>
      <w:del w:id="14" w:author="Mary O'Connor" w:date="2016-07-13T09:45:00Z">
        <w:r w:rsidR="00E5171D" w:rsidDel="007C00C3">
          <w:rPr>
            <w:rFonts w:ascii="Times New Roman" w:hAnsi="Times New Roman" w:cs="Times New Roman"/>
          </w:rPr>
          <w:delText xml:space="preserve">addressed this knowledge </w:delText>
        </w:r>
        <w:commentRangeEnd w:id="13"/>
        <w:r w:rsidR="0041547D" w:rsidDel="007C00C3">
          <w:rPr>
            <w:rStyle w:val="CommentReference"/>
          </w:rPr>
          <w:commentReference w:id="13"/>
        </w:r>
        <w:r w:rsidR="00E5171D" w:rsidDel="007C00C3">
          <w:rPr>
            <w:rFonts w:ascii="Times New Roman" w:hAnsi="Times New Roman" w:cs="Times New Roman"/>
          </w:rPr>
          <w:delText>gap</w:delText>
        </w:r>
      </w:del>
      <w:ins w:id="15" w:author="Mary O'Connor" w:date="2016-07-13T09:45:00Z">
        <w:r w:rsidR="007C00C3">
          <w:rPr>
            <w:rFonts w:ascii="Times New Roman" w:hAnsi="Times New Roman" w:cs="Times New Roman"/>
          </w:rPr>
          <w:t>tested the importance of genetic variation for community structure</w:t>
        </w:r>
      </w:ins>
      <w:r w:rsidR="00E5171D">
        <w:rPr>
          <w:rFonts w:ascii="Times New Roman" w:hAnsi="Times New Roman" w:cs="Times New Roman"/>
        </w:rPr>
        <w:t xml:space="preserve"> </w:t>
      </w:r>
      <w:commentRangeEnd w:id="12"/>
      <w:r>
        <w:rPr>
          <w:rStyle w:val="CommentReference"/>
        </w:rPr>
        <w:commentReference w:id="12"/>
      </w:r>
      <w:r w:rsidR="00E5171D">
        <w:rPr>
          <w:rFonts w:ascii="Times New Roman" w:hAnsi="Times New Roman" w:cs="Times New Roman"/>
        </w:rPr>
        <w:t xml:space="preserve">by </w:t>
      </w:r>
      <w:commentRangeStart w:id="16"/>
      <w:ins w:id="17" w:author="Mary O'Connor" w:date="2016-07-13T09:55:00Z">
        <w:r w:rsidR="00772238">
          <w:t>simultaneously comparing community responses to specific biotic and abiotic factors in a natural context; and examin</w:t>
        </w:r>
      </w:ins>
      <w:ins w:id="18" w:author="Mary O'Connor" w:date="2016-07-13T09:56:00Z">
        <w:r w:rsidR="00772238">
          <w:t>ing</w:t>
        </w:r>
      </w:ins>
      <w:ins w:id="19" w:author="Mary O'Connor" w:date="2016-07-13T09:55:00Z">
        <w:r w:rsidR="00772238">
          <w:t xml:space="preserve"> above and belowground responses to variation in G and E.</w:t>
        </w:r>
      </w:ins>
      <w:ins w:id="20" w:author="Mary O'Connor" w:date="2016-07-13T09:56:00Z">
        <w:r w:rsidR="00772238">
          <w:rPr>
            <w:rFonts w:ascii="Times New Roman" w:hAnsi="Times New Roman" w:cs="Times New Roman"/>
          </w:rPr>
          <w:t xml:space="preserve"> In an experimental common garden, we </w:t>
        </w:r>
      </w:ins>
      <w:r w:rsidR="00E5171D">
        <w:rPr>
          <w:rFonts w:ascii="Times New Roman" w:hAnsi="Times New Roman" w:cs="Times New Roman"/>
        </w:rPr>
        <w:t>plant</w:t>
      </w:r>
      <w:ins w:id="21" w:author="Mary O'Connor" w:date="2016-07-13T09:56:00Z">
        <w:r w:rsidR="00772238">
          <w:rPr>
            <w:rFonts w:ascii="Times New Roman" w:hAnsi="Times New Roman" w:cs="Times New Roman"/>
          </w:rPr>
          <w:t>ed</w:t>
        </w:r>
      </w:ins>
      <w:del w:id="22" w:author="Mary O'Connor" w:date="2016-07-13T09:56:00Z">
        <w:r w:rsidR="00E5171D" w:rsidDel="00772238">
          <w:rPr>
            <w:rFonts w:ascii="Times New Roman" w:hAnsi="Times New Roman" w:cs="Times New Roman"/>
          </w:rPr>
          <w:delText>ing</w:delText>
        </w:r>
      </w:del>
      <w:r w:rsidR="00E5171D">
        <w:rPr>
          <w:rFonts w:ascii="Times New Roman" w:hAnsi="Times New Roman" w:cs="Times New Roman"/>
        </w:rPr>
        <w:t xml:space="preserve"> </w:t>
      </w:r>
      <w:del w:id="23" w:author="Mary O'Connor" w:date="2016-07-13T09:56:00Z">
        <w:r w:rsidR="00B91E48" w:rsidDel="00772238">
          <w:rPr>
            <w:rFonts w:ascii="Times New Roman" w:hAnsi="Times New Roman" w:cs="Times New Roman"/>
          </w:rPr>
          <w:delText xml:space="preserve">a series of </w:delText>
        </w:r>
        <w:r w:rsidR="008D3AEC" w:rsidDel="00772238">
          <w:rPr>
            <w:rFonts w:ascii="Times New Roman" w:hAnsi="Times New Roman" w:cs="Times New Roman"/>
          </w:rPr>
          <w:delText>common gardens</w:delText>
        </w:r>
        <w:r w:rsidR="00B91E48" w:rsidDel="00772238">
          <w:rPr>
            <w:rFonts w:ascii="Times New Roman" w:hAnsi="Times New Roman" w:cs="Times New Roman"/>
          </w:rPr>
          <w:delText xml:space="preserve"> consisting of </w:delText>
        </w:r>
      </w:del>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 xml:space="preserve">Salix </w:t>
      </w:r>
      <w:proofErr w:type="spellStart"/>
      <w:r w:rsidR="00E5171D" w:rsidRPr="00E5171D">
        <w:rPr>
          <w:rFonts w:ascii="Times New Roman" w:hAnsi="Times New Roman" w:cs="Times New Roman"/>
          <w:i/>
        </w:rPr>
        <w:t>hookeriana</w:t>
      </w:r>
      <w:proofErr w:type="spellEnd"/>
      <w:r w:rsidR="00E5171D" w:rsidRPr="006D5A4E">
        <w:rPr>
          <w:rFonts w:ascii="Times New Roman" w:hAnsi="Times New Roman" w:cs="Times New Roman"/>
        </w:rPr>
        <w:t xml:space="preserve"> </w:t>
      </w:r>
      <w:r w:rsidR="006D5A4E" w:rsidRPr="006D5A4E">
        <w:rPr>
          <w:rFonts w:ascii="Times New Roman" w:hAnsi="Times New Roman" w:cs="Times New Roman"/>
        </w:rPr>
        <w:t>in a coastal dune ecosystem an</w:t>
      </w:r>
      <w:ins w:id="24" w:author="Mary O'Connor" w:date="2016-06-14T16:42:00Z">
        <w:r>
          <w:rPr>
            <w:rFonts w:ascii="Times New Roman" w:hAnsi="Times New Roman" w:cs="Times New Roman"/>
          </w:rPr>
          <w:t>d</w:t>
        </w:r>
        <w:del w:id="25" w:author="Matthew Barbour" w:date="2016-07-02T13:57:00Z">
          <w:r w:rsidDel="0041547D">
            <w:rPr>
              <w:rFonts w:ascii="Times New Roman" w:hAnsi="Times New Roman" w:cs="Times New Roman"/>
            </w:rPr>
            <w:delText>, in two experiments?,</w:delText>
          </w:r>
        </w:del>
      </w:ins>
      <w:del w:id="26" w:author="Mary O'Connor" w:date="2016-06-14T16:42:00Z">
        <w:r w:rsidR="006D5A4E" w:rsidRPr="006D5A4E" w:rsidDel="00565DF1">
          <w:rPr>
            <w:rFonts w:ascii="Times New Roman" w:hAnsi="Times New Roman" w:cs="Times New Roman"/>
          </w:rPr>
          <w:delText>d</w:delText>
        </w:r>
      </w:del>
      <w:r w:rsidR="006D5A4E" w:rsidRPr="006D5A4E">
        <w:rPr>
          <w:rFonts w:ascii="Times New Roman" w:hAnsi="Times New Roman" w:cs="Times New Roman"/>
        </w:rPr>
        <w:t xml:space="preserve">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ins w:id="27" w:author="Matthew Barbour" w:date="2016-07-02T13:57:00Z">
        <w:r w:rsidR="0041547D">
          <w:rPr>
            <w:rFonts w:ascii="Times New Roman" w:hAnsi="Times New Roman" w:cs="Times New Roman"/>
          </w:rPr>
          <w:t xml:space="preserve"> in two experiments</w:t>
        </w:r>
      </w:ins>
      <w:commentRangeEnd w:id="16"/>
      <w:r w:rsidR="00772238">
        <w:rPr>
          <w:rStyle w:val="CommentReference"/>
        </w:rPr>
        <w:commentReference w:id="16"/>
      </w:r>
      <w:r w:rsidR="00E5171D">
        <w:rPr>
          <w:rFonts w:ascii="Times New Roman" w:hAnsi="Times New Roman" w:cs="Times New Roman"/>
        </w:rPr>
        <w:t xml:space="preserve">. We then </w:t>
      </w:r>
      <w:r w:rsidR="00074F14">
        <w:rPr>
          <w:rFonts w:ascii="Times New Roman" w:hAnsi="Times New Roman" w:cs="Times New Roman"/>
        </w:rPr>
        <w:t>quantified</w:t>
      </w:r>
      <w:r w:rsidR="00E5171D">
        <w:rPr>
          <w:rFonts w:ascii="Times New Roman" w:hAnsi="Times New Roman" w:cs="Times New Roman"/>
        </w:rPr>
        <w:t xml:space="preserve"> </w:t>
      </w:r>
      <w:r w:rsidR="00B91E48">
        <w:rPr>
          <w:rFonts w:ascii="Times New Roman" w:hAnsi="Times New Roman" w:cs="Times New Roman"/>
        </w:rPr>
        <w:t xml:space="preserve">variation in associated </w:t>
      </w:r>
      <w:r w:rsidR="00E5171D">
        <w:rPr>
          <w:rFonts w:ascii="Times New Roman" w:hAnsi="Times New Roman" w:cs="Times New Roman"/>
        </w:rPr>
        <w:t>foliar arthropods</w:t>
      </w:r>
      <w:r w:rsidR="00074F14">
        <w:rPr>
          <w:rFonts w:ascii="Times New Roman" w:hAnsi="Times New Roman" w:cs="Times New Roman"/>
        </w:rPr>
        <w:t xml:space="preserve">, </w:t>
      </w:r>
      <w:r w:rsidR="00E5171D">
        <w:rPr>
          <w:rFonts w:ascii="Times New Roman" w:hAnsi="Times New Roman" w:cs="Times New Roman"/>
        </w:rPr>
        <w:t xml:space="preserve">root-associated </w:t>
      </w:r>
      <w:proofErr w:type="spellStart"/>
      <w:r w:rsidR="002E6872">
        <w:rPr>
          <w:rFonts w:ascii="Times New Roman" w:hAnsi="Times New Roman" w:cs="Times New Roman"/>
        </w:rPr>
        <w:t>ecto</w:t>
      </w:r>
      <w:r w:rsidR="00E5171D">
        <w:rPr>
          <w:rFonts w:ascii="Times New Roman" w:hAnsi="Times New Roman" w:cs="Times New Roman"/>
        </w:rPr>
        <w:t>mycorrhiza</w:t>
      </w:r>
      <w:proofErr w:type="spellEnd"/>
      <w:r w:rsidR="00E5171D">
        <w:rPr>
          <w:rFonts w:ascii="Times New Roman" w:hAnsi="Times New Roman" w:cs="Times New Roman"/>
        </w:rPr>
        <w:t xml:space="preserve"> and </w:t>
      </w:r>
      <w:r w:rsidR="00BA4023">
        <w:rPr>
          <w:rFonts w:ascii="Times New Roman" w:hAnsi="Times New Roman" w:cs="Times New Roman"/>
        </w:rPr>
        <w:t>bacteria</w:t>
      </w:r>
      <w:ins w:id="28" w:author="Matthew Barbour" w:date="2016-07-02T13:59:00Z">
        <w:r w:rsidR="00E70DD3">
          <w:rPr>
            <w:rFonts w:ascii="Times New Roman" w:hAnsi="Times New Roman" w:cs="Times New Roman"/>
          </w:rPr>
          <w:t xml:space="preserve"> </w:t>
        </w:r>
        <w:commentRangeStart w:id="29"/>
        <w:r w:rsidR="00E70DD3">
          <w:rPr>
            <w:rFonts w:ascii="Times New Roman" w:hAnsi="Times New Roman" w:cs="Times New Roman"/>
          </w:rPr>
          <w:t>to distinguish</w:t>
        </w:r>
      </w:ins>
      <w:ins w:id="30" w:author="Matthew Barbour" w:date="2016-07-02T14:00:00Z">
        <w:r w:rsidR="00E70DD3">
          <w:rPr>
            <w:rFonts w:ascii="Times New Roman" w:hAnsi="Times New Roman" w:cs="Times New Roman"/>
          </w:rPr>
          <w:t xml:space="preserve"> </w:t>
        </w:r>
        <w:commentRangeStart w:id="31"/>
        <w:r w:rsidR="00E70DD3">
          <w:rPr>
            <w:rFonts w:ascii="Times New Roman" w:hAnsi="Times New Roman" w:cs="Times New Roman"/>
          </w:rPr>
          <w:t xml:space="preserve">the relative importance </w:t>
        </w:r>
      </w:ins>
      <w:commentRangeEnd w:id="31"/>
      <w:ins w:id="32" w:author="Matthew Barbour" w:date="2016-07-02T14:04:00Z">
        <w:r w:rsidR="00E70DD3">
          <w:rPr>
            <w:rStyle w:val="CommentReference"/>
          </w:rPr>
          <w:commentReference w:id="31"/>
        </w:r>
      </w:ins>
      <w:commentRangeEnd w:id="29"/>
      <w:r w:rsidR="007C00C3">
        <w:rPr>
          <w:rStyle w:val="CommentReference"/>
        </w:rPr>
        <w:commentReference w:id="29"/>
      </w:r>
      <w:ins w:id="34" w:author="Matthew Barbour" w:date="2016-07-02T14:00:00Z">
        <w:r w:rsidR="00E70DD3">
          <w:rPr>
            <w:rFonts w:ascii="Times New Roman" w:hAnsi="Times New Roman" w:cs="Times New Roman"/>
          </w:rPr>
          <w:t>of</w:t>
        </w:r>
      </w:ins>
      <w:ins w:id="35" w:author="Matthew Barbour" w:date="2016-07-02T13:59:00Z">
        <w:r w:rsidR="00E70DD3">
          <w:rPr>
            <w:rFonts w:ascii="Times New Roman" w:hAnsi="Times New Roman" w:cs="Times New Roman"/>
          </w:rPr>
          <w:t xml:space="preserve"> willow genotype vs. the environment </w:t>
        </w:r>
      </w:ins>
      <w:ins w:id="36" w:author="Matthew Barbour" w:date="2016-07-02T14:01:00Z">
        <w:r w:rsidR="00E70DD3">
          <w:rPr>
            <w:rFonts w:ascii="Times New Roman" w:hAnsi="Times New Roman" w:cs="Times New Roman"/>
          </w:rPr>
          <w:t xml:space="preserve">in predicting community responses. </w:t>
        </w:r>
      </w:ins>
      <w:commentRangeStart w:id="37"/>
      <w:ins w:id="38" w:author="Matthew Barbour" w:date="2016-07-02T14:29:00Z">
        <w:r w:rsidR="00B329B5">
          <w:rPr>
            <w:rFonts w:ascii="Times New Roman" w:hAnsi="Times New Roman" w:cs="Times New Roman"/>
          </w:rPr>
          <w:t>In addition</w:t>
        </w:r>
      </w:ins>
      <w:ins w:id="39" w:author="Matthew Barbour" w:date="2016-07-02T14:01:00Z">
        <w:r w:rsidR="00E70DD3">
          <w:rPr>
            <w:rFonts w:ascii="Times New Roman" w:hAnsi="Times New Roman" w:cs="Times New Roman"/>
          </w:rPr>
          <w:t>, we conducted a detailed survey of plant traits and correlated biotic and abiotic factors to identify the processes mediating community assembly</w:t>
        </w:r>
      </w:ins>
      <w:commentRangeEnd w:id="37"/>
      <w:r w:rsidR="007C00C3">
        <w:rPr>
          <w:rStyle w:val="CommentReference"/>
        </w:rPr>
        <w:commentReference w:id="37"/>
      </w:r>
      <w:ins w:id="40" w:author="Matthew Barbour" w:date="2016-07-02T14:01:00Z">
        <w:r w:rsidR="00E70DD3">
          <w:rPr>
            <w:rFonts w:ascii="Times New Roman" w:hAnsi="Times New Roman" w:cs="Times New Roman"/>
          </w:rPr>
          <w:t xml:space="preserve">. </w:t>
        </w:r>
      </w:ins>
      <w:del w:id="41" w:author="Matthew Barbour" w:date="2016-07-02T14:05:00Z">
        <w:r w:rsidR="00074F14" w:rsidDel="00E70DD3">
          <w:rPr>
            <w:rFonts w:ascii="Times New Roman" w:hAnsi="Times New Roman" w:cs="Times New Roman"/>
          </w:rPr>
          <w:delText>, and plant traits</w:delText>
        </w:r>
        <w:r w:rsidR="00D13CB3" w:rsidDel="00E70DD3">
          <w:rPr>
            <w:rFonts w:ascii="Times New Roman" w:hAnsi="Times New Roman" w:cs="Times New Roman"/>
          </w:rPr>
          <w:delText xml:space="preserve"> </w:delText>
        </w:r>
        <w:r w:rsidR="00B91E48" w:rsidDel="00E70DD3">
          <w:rPr>
            <w:rFonts w:ascii="Times New Roman" w:hAnsi="Times New Roman" w:cs="Times New Roman"/>
          </w:rPr>
          <w:delText>across all willow individuals</w:delText>
        </w:r>
        <w:r w:rsidR="00074F14" w:rsidDel="00E70DD3">
          <w:rPr>
            <w:rFonts w:ascii="Times New Roman" w:hAnsi="Times New Roman" w:cs="Times New Roman"/>
          </w:rPr>
          <w:delText xml:space="preserve"> </w:delText>
        </w:r>
        <w:commentRangeStart w:id="42"/>
        <w:r w:rsidR="00137407" w:rsidDel="00E70DD3">
          <w:rPr>
            <w:rFonts w:ascii="Times New Roman" w:hAnsi="Times New Roman" w:cs="Times New Roman"/>
          </w:rPr>
          <w:delText>to tease apart</w:delText>
        </w:r>
      </w:del>
      <w:ins w:id="43" w:author="Mary O'Connor" w:date="2016-06-14T16:39:00Z">
        <w:del w:id="44" w:author="Matthew Barbour" w:date="2016-07-02T14:05:00Z">
          <w:r w:rsidDel="00E70DD3">
            <w:rPr>
              <w:rFonts w:ascii="Times New Roman" w:hAnsi="Times New Roman" w:cs="Times New Roman"/>
            </w:rPr>
            <w:delText>identify? Distinguish?</w:delText>
          </w:r>
        </w:del>
      </w:ins>
      <w:del w:id="45" w:author="Matthew Barbour" w:date="2016-07-02T14:05:00Z">
        <w:r w:rsidR="00137407" w:rsidDel="00E70DD3">
          <w:rPr>
            <w:rFonts w:ascii="Times New Roman" w:hAnsi="Times New Roman" w:cs="Times New Roman"/>
          </w:rPr>
          <w:delText xml:space="preserve"> the </w:delText>
        </w:r>
        <w:r w:rsidR="00012769" w:rsidDel="00E70DD3">
          <w:rPr>
            <w:rFonts w:ascii="Times New Roman" w:hAnsi="Times New Roman" w:cs="Times New Roman"/>
          </w:rPr>
          <w:delText xml:space="preserve">processes by which </w:delText>
        </w:r>
        <w:r w:rsidR="002E6872" w:rsidDel="00E70DD3">
          <w:rPr>
            <w:rFonts w:ascii="Times New Roman" w:hAnsi="Times New Roman" w:cs="Times New Roman"/>
          </w:rPr>
          <w:delText>willow</w:delText>
        </w:r>
        <w:r w:rsidR="00137407" w:rsidDel="00E70DD3">
          <w:rPr>
            <w:rFonts w:ascii="Times New Roman" w:hAnsi="Times New Roman" w:cs="Times New Roman"/>
          </w:rPr>
          <w:delText xml:space="preserve"> genotype and the environment </w:delText>
        </w:r>
        <w:r w:rsidR="00074F14" w:rsidDel="00E70DD3">
          <w:rPr>
            <w:rFonts w:ascii="Times New Roman" w:hAnsi="Times New Roman" w:cs="Times New Roman"/>
          </w:rPr>
          <w:delText xml:space="preserve">influenced </w:delText>
        </w:r>
        <w:r w:rsidR="00137407" w:rsidDel="00E70DD3">
          <w:rPr>
            <w:rFonts w:ascii="Times New Roman" w:hAnsi="Times New Roman" w:cs="Times New Roman"/>
          </w:rPr>
          <w:delText xml:space="preserve">associated communities. </w:delText>
        </w:r>
        <w:commentRangeEnd w:id="42"/>
        <w:r w:rsidDel="00E70DD3">
          <w:rPr>
            <w:rStyle w:val="CommentReference"/>
          </w:rPr>
          <w:commentReference w:id="42"/>
        </w:r>
      </w:del>
      <w:r w:rsidR="002E6872">
        <w:rPr>
          <w:rFonts w:ascii="Times New Roman" w:hAnsi="Times New Roman" w:cs="Times New Roman"/>
        </w:rPr>
        <w:t xml:space="preserve">In the ant-aphid experiment, we found that willow genotype </w:t>
      </w:r>
      <w:del w:id="46" w:author="Mary O'Connor" w:date="2016-07-13T09:50:00Z">
        <w:r w:rsidDel="007C00C3">
          <w:rPr>
            <w:rFonts w:ascii="Times New Roman" w:hAnsi="Times New Roman" w:cs="Times New Roman"/>
          </w:rPr>
          <w:delText xml:space="preserve">was </w:delText>
        </w:r>
        <w:r w:rsidR="00B91E48" w:rsidDel="007C00C3">
          <w:rPr>
            <w:rFonts w:ascii="Times New Roman" w:hAnsi="Times New Roman" w:cs="Times New Roman"/>
          </w:rPr>
          <w:delText>the stronge</w:delText>
        </w:r>
        <w:r w:rsidR="00437344" w:rsidDel="007C00C3">
          <w:rPr>
            <w:rFonts w:ascii="Times New Roman" w:hAnsi="Times New Roman" w:cs="Times New Roman"/>
          </w:rPr>
          <w:delText>r</w:delText>
        </w:r>
        <w:r w:rsidR="00B91E48" w:rsidDel="007C00C3">
          <w:rPr>
            <w:rFonts w:ascii="Times New Roman" w:hAnsi="Times New Roman" w:cs="Times New Roman"/>
          </w:rPr>
          <w:delText xml:space="preserve"> predictor of</w:delText>
        </w:r>
      </w:del>
      <w:ins w:id="47" w:author="Mary O'Connor" w:date="2016-07-13T09:50:00Z">
        <w:r w:rsidR="007C00C3">
          <w:rPr>
            <w:rFonts w:ascii="Times New Roman" w:hAnsi="Times New Roman" w:cs="Times New Roman"/>
          </w:rPr>
          <w:t>explained more</w:t>
        </w:r>
      </w:ins>
      <w:r w:rsidR="00B91E48">
        <w:rPr>
          <w:rFonts w:ascii="Times New Roman" w:hAnsi="Times New Roman" w:cs="Times New Roman"/>
        </w:rPr>
        <w:t xml:space="preserve"> variation in foliar arthropod communities </w:t>
      </w:r>
      <w:del w:id="48" w:author="Mary O'Connor" w:date="2016-07-13T09:50:00Z">
        <w:r w:rsidR="00B91E48" w:rsidDel="007C00C3">
          <w:rPr>
            <w:rFonts w:ascii="Times New Roman" w:hAnsi="Times New Roman" w:cs="Times New Roman"/>
          </w:rPr>
          <w:delText>compared to</w:delText>
        </w:r>
      </w:del>
      <w:ins w:id="49" w:author="Mary O'Connor" w:date="2016-07-13T09:50:00Z">
        <w:r w:rsidR="007C00C3">
          <w:rPr>
            <w:rFonts w:ascii="Times New Roman" w:hAnsi="Times New Roman" w:cs="Times New Roman"/>
          </w:rPr>
          <w:t>than</w:t>
        </w:r>
      </w:ins>
      <w:r w:rsidR="00B91E48">
        <w:rPr>
          <w:rFonts w:ascii="Times New Roman" w:hAnsi="Times New Roman" w:cs="Times New Roman"/>
        </w:rPr>
        <w:t xml:space="preserve"> </w:t>
      </w:r>
      <w:r w:rsidR="002E6872">
        <w:rPr>
          <w:rFonts w:ascii="Times New Roman" w:hAnsi="Times New Roman" w:cs="Times New Roman"/>
        </w:rPr>
        <w:t xml:space="preserve">aphid additions and proximity to </w:t>
      </w:r>
      <w:r w:rsidR="00B91E48">
        <w:rPr>
          <w:rFonts w:ascii="Times New Roman" w:hAnsi="Times New Roman" w:cs="Times New Roman"/>
        </w:rPr>
        <w:t xml:space="preserve">aphid-tending </w:t>
      </w:r>
      <w:r w:rsidR="002E6872">
        <w:rPr>
          <w:rFonts w:ascii="Times New Roman" w:hAnsi="Times New Roman" w:cs="Times New Roman"/>
        </w:rPr>
        <w:t xml:space="preserve">ant mounds. </w:t>
      </w:r>
      <w:del w:id="50" w:author="Mary O'Connor" w:date="2016-07-13T09:51:00Z">
        <w:r w:rsidR="002E6872" w:rsidDel="007C00C3">
          <w:rPr>
            <w:rFonts w:ascii="Times New Roman" w:hAnsi="Times New Roman" w:cs="Times New Roman"/>
          </w:rPr>
          <w:delText xml:space="preserve">Still, we observed that </w:delText>
        </w:r>
      </w:del>
      <w:ins w:id="51" w:author="Mary O'Connor" w:date="2016-07-13T09:51:00Z">
        <w:r w:rsidR="007C00C3">
          <w:rPr>
            <w:rFonts w:ascii="Times New Roman" w:hAnsi="Times New Roman" w:cs="Times New Roman"/>
          </w:rPr>
          <w:t xml:space="preserve">However, </w:t>
        </w:r>
      </w:ins>
      <w:r w:rsidR="002E6872">
        <w:rPr>
          <w:rFonts w:ascii="Times New Roman" w:hAnsi="Times New Roman" w:cs="Times New Roman"/>
        </w:rPr>
        <w:t xml:space="preserve">aphid additions modified </w:t>
      </w:r>
      <w:del w:id="52" w:author="Mary O'Connor" w:date="2016-07-13T09:51:00Z">
        <w:r w:rsidR="002E6872" w:rsidDel="007C00C3">
          <w:rPr>
            <w:rFonts w:ascii="Times New Roman" w:hAnsi="Times New Roman" w:cs="Times New Roman"/>
          </w:rPr>
          <w:delText xml:space="preserve">the effect of </w:delText>
        </w:r>
      </w:del>
      <w:r w:rsidR="002E6872">
        <w:rPr>
          <w:rFonts w:ascii="Times New Roman" w:hAnsi="Times New Roman" w:cs="Times New Roman"/>
        </w:rPr>
        <w:t>willow genotype</w:t>
      </w:r>
      <w:ins w:id="53" w:author="Mary O'Connor" w:date="2016-07-13T09:51:00Z">
        <w:r w:rsidR="007C00C3">
          <w:rPr>
            <w:rFonts w:ascii="Times New Roman" w:hAnsi="Times New Roman" w:cs="Times New Roman"/>
          </w:rPr>
          <w:t xml:space="preserve"> effects</w:t>
        </w:r>
      </w:ins>
      <w:r w:rsidR="002E6872">
        <w:rPr>
          <w:rFonts w:ascii="Times New Roman" w:hAnsi="Times New Roman" w:cs="Times New Roman"/>
        </w:rPr>
        <w:t xml:space="preserve"> on arthropod community composition</w:t>
      </w:r>
      <w:r w:rsidR="00B91E48">
        <w:rPr>
          <w:rFonts w:ascii="Times New Roman" w:hAnsi="Times New Roman" w:cs="Times New Roman"/>
        </w:rPr>
        <w:t xml:space="preserve"> </w:t>
      </w:r>
      <w:r w:rsidR="00D13CB3">
        <w:rPr>
          <w:rFonts w:ascii="Times New Roman" w:hAnsi="Times New Roman" w:cs="Times New Roman"/>
        </w:rPr>
        <w:t>by attracting</w:t>
      </w:r>
      <w:r w:rsidR="00074F14">
        <w:rPr>
          <w:rFonts w:ascii="Times New Roman" w:hAnsi="Times New Roman" w:cs="Times New Roman"/>
        </w:rPr>
        <w:t xml:space="preserve"> other aphid species </w:t>
      </w:r>
      <w:r w:rsidR="00437344">
        <w:rPr>
          <w:rFonts w:ascii="Times New Roman" w:hAnsi="Times New Roman" w:cs="Times New Roman"/>
        </w:rPr>
        <w:t>to</w:t>
      </w:r>
      <w:r w:rsidR="00074F14">
        <w:rPr>
          <w:rFonts w:ascii="Times New Roman" w:hAnsi="Times New Roman" w:cs="Times New Roman"/>
        </w:rPr>
        <w:t xml:space="preserve"> certain willow genotypes</w:t>
      </w:r>
      <w:commentRangeStart w:id="54"/>
      <w:r w:rsidR="002E6872">
        <w:rPr>
          <w:rFonts w:ascii="Times New Roman" w:hAnsi="Times New Roman" w:cs="Times New Roman"/>
        </w:rPr>
        <w:t xml:space="preserve">, </w:t>
      </w:r>
      <w:r w:rsidR="00B91E48">
        <w:rPr>
          <w:rFonts w:ascii="Times New Roman" w:hAnsi="Times New Roman" w:cs="Times New Roman"/>
        </w:rPr>
        <w:t>su</w:t>
      </w:r>
      <w:r w:rsidR="00437344">
        <w:rPr>
          <w:rFonts w:ascii="Times New Roman" w:hAnsi="Times New Roman" w:cs="Times New Roman"/>
        </w:rPr>
        <w:t>ggesting</w:t>
      </w:r>
      <w:r w:rsidR="00B91E48">
        <w:rPr>
          <w:rFonts w:ascii="Times New Roman" w:hAnsi="Times New Roman" w:cs="Times New Roman"/>
        </w:rPr>
        <w:t xml:space="preserve"> that both host-plant genotype and herbivores were key factors</w:t>
      </w:r>
      <w:commentRangeEnd w:id="54"/>
      <w:r w:rsidR="00772238">
        <w:rPr>
          <w:rStyle w:val="CommentReference"/>
        </w:rPr>
        <w:commentReference w:id="54"/>
      </w:r>
      <w:r w:rsidR="00B91E48">
        <w:rPr>
          <w:rFonts w:ascii="Times New Roman" w:hAnsi="Times New Roman" w:cs="Times New Roman"/>
        </w:rPr>
        <w:t>.</w:t>
      </w:r>
      <w:r w:rsidR="00B91E48" w:rsidDel="00B91E48">
        <w:rPr>
          <w:rFonts w:ascii="Times New Roman" w:hAnsi="Times New Roman" w:cs="Times New Roman"/>
        </w:rPr>
        <w:t xml:space="preserve"> </w:t>
      </w:r>
      <w:r w:rsidR="00FB4002">
        <w:rPr>
          <w:rFonts w:ascii="Times New Roman" w:hAnsi="Times New Roman" w:cs="Times New Roman"/>
        </w:rPr>
        <w:t xml:space="preserve">In the wind experiment, </w:t>
      </w:r>
      <w:del w:id="55" w:author="Mary O'Connor" w:date="2016-07-13T09:53:00Z">
        <w:r w:rsidR="00FB4002" w:rsidDel="00772238">
          <w:rPr>
            <w:rFonts w:ascii="Times New Roman" w:hAnsi="Times New Roman" w:cs="Times New Roman"/>
          </w:rPr>
          <w:delText xml:space="preserve">we found that </w:delText>
        </w:r>
      </w:del>
      <w:r w:rsidR="00FB4002">
        <w:rPr>
          <w:rFonts w:ascii="Times New Roman" w:hAnsi="Times New Roman" w:cs="Times New Roman"/>
        </w:rPr>
        <w:t xml:space="preserve">wind exposure </w:t>
      </w:r>
      <w:del w:id="56" w:author="Mary O'Connor" w:date="2016-07-13T09:53:00Z">
        <w:r w:rsidR="00B91E48" w:rsidDel="00772238">
          <w:rPr>
            <w:rFonts w:ascii="Times New Roman" w:hAnsi="Times New Roman" w:cs="Times New Roman"/>
          </w:rPr>
          <w:delText>was the main predictor</w:delText>
        </w:r>
      </w:del>
      <w:ins w:id="57" w:author="Mary O'Connor" w:date="2016-07-13T09:53:00Z">
        <w:r w:rsidR="00772238">
          <w:rPr>
            <w:rFonts w:ascii="Times New Roman" w:hAnsi="Times New Roman" w:cs="Times New Roman"/>
          </w:rPr>
          <w:t>explained more</w:t>
        </w:r>
      </w:ins>
      <w:del w:id="58" w:author="Mary O'Connor" w:date="2016-07-13T09:53:00Z">
        <w:r w:rsidR="00B91E48" w:rsidDel="00772238">
          <w:rPr>
            <w:rFonts w:ascii="Times New Roman" w:hAnsi="Times New Roman" w:cs="Times New Roman"/>
          </w:rPr>
          <w:delText xml:space="preserve"> of</w:delText>
        </w:r>
      </w:del>
      <w:r w:rsidR="00B91E48">
        <w:rPr>
          <w:rFonts w:ascii="Times New Roman" w:hAnsi="Times New Roman" w:cs="Times New Roman"/>
        </w:rPr>
        <w:t xml:space="preserve"> variation</w:t>
      </w:r>
      <w:ins w:id="59" w:author="Mary O'Connor" w:date="2016-07-13T09:53:00Z">
        <w:r w:rsidR="00772238">
          <w:rPr>
            <w:rFonts w:ascii="Times New Roman" w:hAnsi="Times New Roman" w:cs="Times New Roman"/>
          </w:rPr>
          <w:t xml:space="preserve"> than willow genotype</w:t>
        </w:r>
      </w:ins>
      <w:r w:rsidR="00B91E48">
        <w:rPr>
          <w:rFonts w:ascii="Times New Roman" w:hAnsi="Times New Roman" w:cs="Times New Roman"/>
        </w:rPr>
        <w:t xml:space="preserve"> in</w:t>
      </w:r>
      <w:r w:rsidR="00FB4002">
        <w:rPr>
          <w:rFonts w:ascii="Times New Roman" w:hAnsi="Times New Roman" w:cs="Times New Roman"/>
        </w:rPr>
        <w:t xml:space="preserve"> communities of foliar arthropods and root </w:t>
      </w:r>
      <w:r w:rsidR="00BA4023">
        <w:rPr>
          <w:rFonts w:ascii="Times New Roman" w:hAnsi="Times New Roman" w:cs="Times New Roman"/>
        </w:rPr>
        <w:t>bacteria</w:t>
      </w:r>
      <w:r w:rsidR="00FB4002">
        <w:rPr>
          <w:rFonts w:ascii="Times New Roman" w:hAnsi="Times New Roman" w:cs="Times New Roman"/>
        </w:rPr>
        <w:t xml:space="preserve">. Still, willow genotype had strong effect sizes </w:t>
      </w:r>
      <w:r w:rsidR="000149D3">
        <w:rPr>
          <w:rFonts w:ascii="Times New Roman" w:hAnsi="Times New Roman" w:cs="Times New Roman"/>
        </w:rPr>
        <w:t xml:space="preserve">on several community properties of arthropods and </w:t>
      </w:r>
      <w:proofErr w:type="spellStart"/>
      <w:r w:rsidR="000149D3">
        <w:rPr>
          <w:rFonts w:ascii="Times New Roman" w:hAnsi="Times New Roman" w:cs="Times New Roman"/>
        </w:rPr>
        <w:t>ectomycorrhiza</w:t>
      </w:r>
      <w:proofErr w:type="spellEnd"/>
      <w:del w:id="60" w:author="Mary O'Connor" w:date="2016-07-13T09:54:00Z">
        <w:r w:rsidR="000149D3" w:rsidDel="00772238">
          <w:rPr>
            <w:rFonts w:ascii="Times New Roman" w:hAnsi="Times New Roman" w:cs="Times New Roman"/>
          </w:rPr>
          <w:delText>,</w:delText>
        </w:r>
      </w:del>
      <w:del w:id="61" w:author="Mary O'Connor" w:date="2016-07-13T09:53:00Z">
        <w:r w:rsidR="000149D3" w:rsidDel="00772238">
          <w:rPr>
            <w:rFonts w:ascii="Times New Roman" w:hAnsi="Times New Roman" w:cs="Times New Roman"/>
          </w:rPr>
          <w:delText xml:space="preserve"> indicating th</w:delText>
        </w:r>
        <w:r w:rsidR="00D13CB3" w:rsidDel="00772238">
          <w:rPr>
            <w:rFonts w:ascii="Times New Roman" w:hAnsi="Times New Roman" w:cs="Times New Roman"/>
          </w:rPr>
          <w:delText xml:space="preserve">at </w:delText>
        </w:r>
        <w:r w:rsidR="000149D3" w:rsidDel="00772238">
          <w:rPr>
            <w:rFonts w:ascii="Times New Roman" w:hAnsi="Times New Roman" w:cs="Times New Roman"/>
          </w:rPr>
          <w:delText>host-plant genetic variation</w:delText>
        </w:r>
        <w:r w:rsidR="00B91E48" w:rsidDel="00772238">
          <w:rPr>
            <w:rFonts w:ascii="Times New Roman" w:hAnsi="Times New Roman" w:cs="Times New Roman"/>
          </w:rPr>
          <w:delText xml:space="preserve"> remains</w:delText>
        </w:r>
        <w:r w:rsidR="00D13CB3" w:rsidDel="00772238">
          <w:rPr>
            <w:rFonts w:ascii="Times New Roman" w:hAnsi="Times New Roman" w:cs="Times New Roman"/>
          </w:rPr>
          <w:delText xml:space="preserve"> important</w:delText>
        </w:r>
      </w:del>
      <w:r w:rsidR="00437344">
        <w:rPr>
          <w:rFonts w:ascii="Times New Roman" w:hAnsi="Times New Roman" w:cs="Times New Roman"/>
        </w:rPr>
        <w:t>.</w:t>
      </w:r>
      <w:r w:rsidR="000149D3">
        <w:rPr>
          <w:rFonts w:ascii="Times New Roman" w:hAnsi="Times New Roman" w:cs="Times New Roman"/>
        </w:rPr>
        <w:t xml:space="preserve"> </w:t>
      </w:r>
      <w:r w:rsidR="003F40B3">
        <w:rPr>
          <w:rFonts w:ascii="Times New Roman" w:hAnsi="Times New Roman" w:cs="Times New Roman"/>
        </w:rPr>
        <w:t>In both experiments</w:t>
      </w:r>
      <w:r w:rsidR="00590878">
        <w:rPr>
          <w:rFonts w:ascii="Times New Roman" w:hAnsi="Times New Roman" w:cs="Times New Roman"/>
        </w:rPr>
        <w:t xml:space="preserve">, </w:t>
      </w:r>
      <w:ins w:id="62" w:author="Mary O'Connor" w:date="2016-07-13T09:54:00Z">
        <w:r w:rsidR="00772238">
          <w:rPr>
            <w:rFonts w:ascii="Times New Roman" w:hAnsi="Times New Roman" w:cs="Times New Roman"/>
          </w:rPr>
          <w:t xml:space="preserve">genotype-associated? </w:t>
        </w:r>
      </w:ins>
      <w:proofErr w:type="gramStart"/>
      <w:r w:rsidR="00590878">
        <w:rPr>
          <w:rFonts w:ascii="Times New Roman" w:hAnsi="Times New Roman" w:cs="Times New Roman"/>
        </w:rPr>
        <w:t>plant</w:t>
      </w:r>
      <w:proofErr w:type="gramEnd"/>
      <w:r w:rsidR="00590878">
        <w:rPr>
          <w:rFonts w:ascii="Times New Roman" w:hAnsi="Times New Roman" w:cs="Times New Roman"/>
        </w:rPr>
        <w: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commentRangeStart w:id="63"/>
      <w:commentRangeStart w:id="64"/>
      <w:r w:rsidR="00590878">
        <w:rPr>
          <w:rFonts w:ascii="Times New Roman" w:hAnsi="Times New Roman" w:cs="Times New Roman"/>
        </w:rPr>
        <w:t>Taken together</w:t>
      </w:r>
      <w:commentRangeEnd w:id="63"/>
      <w:r w:rsidR="00E85873">
        <w:rPr>
          <w:rStyle w:val="CommentReference"/>
        </w:rPr>
        <w:commentReference w:id="63"/>
      </w:r>
      <w:r w:rsidR="00590878">
        <w:rPr>
          <w:rFonts w:ascii="Times New Roman" w:hAnsi="Times New Roman" w:cs="Times New Roman"/>
        </w:rPr>
        <w:t xml:space="preserve">, our results suggest that host-plant genetic </w:t>
      </w:r>
      <w:del w:id="65" w:author="Matthew Barbour" w:date="2016-07-02T14:12:00Z">
        <w:r w:rsidR="006D5A4E" w:rsidDel="00E85873">
          <w:rPr>
            <w:rFonts w:ascii="Times New Roman" w:hAnsi="Times New Roman" w:cs="Times New Roman"/>
          </w:rPr>
          <w:delText xml:space="preserve">and phenotypic </w:delText>
        </w:r>
      </w:del>
      <w:r w:rsidR="00590878">
        <w:rPr>
          <w:rFonts w:ascii="Times New Roman" w:hAnsi="Times New Roman" w:cs="Times New Roman"/>
        </w:rPr>
        <w:t xml:space="preserve">variation </w:t>
      </w:r>
      <w:ins w:id="66" w:author="Matthew Barbour" w:date="2016-07-02T14:13:00Z">
        <w:del w:id="67" w:author="Mary O'Connor" w:date="2016-07-13T09:54:00Z">
          <w:r w:rsidR="00E85873" w:rsidDel="00772238">
            <w:rPr>
              <w:rFonts w:ascii="Times New Roman" w:hAnsi="Times New Roman" w:cs="Times New Roman"/>
            </w:rPr>
            <w:delText>remains</w:delText>
          </w:r>
        </w:del>
      </w:ins>
      <w:ins w:id="68" w:author="Mary O'Connor" w:date="2016-07-13T09:54:00Z">
        <w:r w:rsidR="00772238">
          <w:rPr>
            <w:rFonts w:ascii="Times New Roman" w:hAnsi="Times New Roman" w:cs="Times New Roman"/>
          </w:rPr>
          <w:t>is</w:t>
        </w:r>
      </w:ins>
      <w:ins w:id="69" w:author="Matthew Barbour" w:date="2016-07-02T14:13:00Z">
        <w:r w:rsidR="00E85873">
          <w:rPr>
            <w:rFonts w:ascii="Times New Roman" w:hAnsi="Times New Roman" w:cs="Times New Roman"/>
          </w:rPr>
          <w:t xml:space="preserve"> an important driver of </w:t>
        </w:r>
      </w:ins>
      <w:ins w:id="70" w:author="Matthew Barbour" w:date="2016-07-02T14:15:00Z">
        <w:r w:rsidR="00E85873">
          <w:rPr>
            <w:rFonts w:ascii="Times New Roman" w:hAnsi="Times New Roman" w:cs="Times New Roman"/>
          </w:rPr>
          <w:t xml:space="preserve">above and belowground </w:t>
        </w:r>
      </w:ins>
      <w:ins w:id="71" w:author="Matthew Barbour" w:date="2016-07-02T14:13:00Z">
        <w:r w:rsidR="00E85873">
          <w:rPr>
            <w:rFonts w:ascii="Times New Roman" w:hAnsi="Times New Roman" w:cs="Times New Roman"/>
          </w:rPr>
          <w:t>biodiversity</w:t>
        </w:r>
      </w:ins>
      <w:del w:id="72" w:author="Matthew Barbour" w:date="2016-07-02T14:15:00Z">
        <w:r w:rsidR="006D5A4E" w:rsidDel="00E85873">
          <w:rPr>
            <w:rFonts w:ascii="Times New Roman" w:hAnsi="Times New Roman" w:cs="Times New Roman"/>
          </w:rPr>
          <w:delText xml:space="preserve">can play a key role in shaping </w:delText>
        </w:r>
        <w:r w:rsidR="00590878" w:rsidDel="00E85873">
          <w:rPr>
            <w:rFonts w:ascii="Times New Roman" w:hAnsi="Times New Roman" w:cs="Times New Roman"/>
          </w:rPr>
          <w:delText>associated communities</w:delText>
        </w:r>
      </w:del>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w:t>
      </w:r>
      <w:commentRangeEnd w:id="64"/>
      <w:r w:rsidR="00057515">
        <w:rPr>
          <w:rStyle w:val="CommentReference"/>
        </w:rPr>
        <w:commentReference w:id="64"/>
      </w:r>
      <w:r w:rsidR="006B628B">
        <w:rPr>
          <w:rFonts w:ascii="Times New Roman" w:hAnsi="Times New Roman" w:cs="Times New Roman"/>
        </w:rPr>
        <w:t>.</w:t>
      </w:r>
      <w:r w:rsidR="00D13CB3">
        <w:rPr>
          <w:rFonts w:ascii="Times New Roman" w:hAnsi="Times New Roman" w:cs="Times New Roman"/>
        </w:rPr>
        <w:t xml:space="preserve"> </w:t>
      </w:r>
      <w:commentRangeStart w:id="73"/>
      <w:del w:id="74" w:author="Matthew Barbour" w:date="2016-07-02T14:08:00Z">
        <w:r w:rsidR="00D13CB3" w:rsidDel="00E85873">
          <w:rPr>
            <w:rFonts w:ascii="Times New Roman" w:hAnsi="Times New Roman" w:cs="Times New Roman"/>
          </w:rPr>
          <w:delText>However</w:delText>
        </w:r>
        <w:r w:rsidR="006B628B" w:rsidDel="00E85873">
          <w:rPr>
            <w:rFonts w:ascii="Times New Roman" w:hAnsi="Times New Roman" w:cs="Times New Roman"/>
          </w:rPr>
          <w:delText xml:space="preserve">, considering the role of both genotype and the surrounding environment will lead to </w:delText>
        </w:r>
        <w:r w:rsidR="00B91E48" w:rsidDel="00E85873">
          <w:rPr>
            <w:rFonts w:ascii="Times New Roman" w:hAnsi="Times New Roman" w:cs="Times New Roman"/>
          </w:rPr>
          <w:delText xml:space="preserve">a </w:delText>
        </w:r>
        <w:r w:rsidR="006B628B" w:rsidDel="00E85873">
          <w:rPr>
            <w:rFonts w:ascii="Times New Roman" w:hAnsi="Times New Roman" w:cs="Times New Roman"/>
          </w:rPr>
          <w:delText>better</w:delText>
        </w:r>
        <w:r w:rsidR="00B91E48" w:rsidDel="00E85873">
          <w:rPr>
            <w:rFonts w:ascii="Times New Roman" w:hAnsi="Times New Roman" w:cs="Times New Roman"/>
          </w:rPr>
          <w:delText xml:space="preserve"> understanding of how </w:delText>
        </w:r>
        <w:r w:rsidR="00D13CB3" w:rsidDel="00E85873">
          <w:rPr>
            <w:rFonts w:ascii="Times New Roman" w:hAnsi="Times New Roman" w:cs="Times New Roman"/>
          </w:rPr>
          <w:delText xml:space="preserve">host-plant </w:delText>
        </w:r>
        <w:r w:rsidR="00B91E48" w:rsidDel="00E85873">
          <w:rPr>
            <w:rFonts w:ascii="Times New Roman" w:hAnsi="Times New Roman" w:cs="Times New Roman"/>
          </w:rPr>
          <w:delText>communities are assembled.</w:delText>
        </w:r>
        <w:commentRangeEnd w:id="73"/>
        <w:r w:rsidR="00057515" w:rsidDel="00E85873">
          <w:rPr>
            <w:rStyle w:val="CommentReference"/>
          </w:rPr>
          <w:commentReference w:id="73"/>
        </w:r>
      </w:del>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t>Introduction</w:t>
      </w:r>
    </w:p>
    <w:p w14:paraId="6D7A85D9" w14:textId="77777777" w:rsidR="00036F70" w:rsidRDefault="00036F70" w:rsidP="00036F70">
      <w:pPr>
        <w:rPr>
          <w:rFonts w:ascii="Times New Roman" w:hAnsi="Times New Roman" w:cs="Times New Roman"/>
          <w:b/>
        </w:rPr>
      </w:pPr>
    </w:p>
    <w:p w14:paraId="287159E3" w14:textId="0BC26BEF" w:rsidR="008478CE" w:rsidRPr="00687EE4" w:rsidRDefault="00E754E2" w:rsidP="006D6153">
      <w:pPr>
        <w:spacing w:line="480" w:lineRule="auto"/>
        <w:rPr>
          <w:rFonts w:ascii="Times New Roman" w:hAnsi="Times New Roman" w:cs="Times New Roman"/>
        </w:rPr>
      </w:pPr>
      <w:r>
        <w:rPr>
          <w:rFonts w:ascii="Times New Roman" w:hAnsi="Times New Roman" w:cs="Times New Roman"/>
        </w:rPr>
        <w:t xml:space="preserve">Intraspecific genetic variation </w:t>
      </w:r>
      <w:r w:rsidR="006A1BE2">
        <w:rPr>
          <w:rFonts w:ascii="Times New Roman" w:hAnsi="Times New Roman" w:cs="Times New Roman"/>
        </w:rPr>
        <w:t>is a key</w:t>
      </w:r>
      <w:r>
        <w:rPr>
          <w:rFonts w:ascii="Times New Roman" w:hAnsi="Times New Roman" w:cs="Times New Roman"/>
        </w:rPr>
        <w:t xml:space="preserve"> drive</w:t>
      </w:r>
      <w:r w:rsidR="006A1BE2">
        <w:rPr>
          <w:rFonts w:ascii="Times New Roman" w:hAnsi="Times New Roman" w:cs="Times New Roman"/>
        </w:rPr>
        <w:t>r o</w:t>
      </w:r>
      <w:r w:rsidR="00687EE4">
        <w:rPr>
          <w:rFonts w:ascii="Times New Roman" w:hAnsi="Times New Roman" w:cs="Times New Roman"/>
        </w:rPr>
        <w:t>f</w:t>
      </w:r>
      <w:r>
        <w:rPr>
          <w:rFonts w:ascii="Times New Roman" w:hAnsi="Times New Roman" w:cs="Times New Roman"/>
        </w:rPr>
        <w:t xml:space="preserve"> </w:t>
      </w:r>
      <w:del w:id="75" w:author="Matthew Barbour" w:date="2016-07-03T09:12:00Z">
        <w:r w:rsidR="006A1BE2" w:rsidDel="003F60AD">
          <w:rPr>
            <w:rFonts w:ascii="Times New Roman" w:hAnsi="Times New Roman" w:cs="Times New Roman"/>
          </w:rPr>
          <w:delText xml:space="preserve">phenotypic </w:delText>
        </w:r>
      </w:del>
      <w:ins w:id="76" w:author="Matthew Barbour" w:date="2016-07-03T09:12:00Z">
        <w:r w:rsidR="003F60AD">
          <w:rPr>
            <w:rFonts w:ascii="Times New Roman" w:hAnsi="Times New Roman" w:cs="Times New Roman"/>
          </w:rPr>
          <w:t xml:space="preserve">trait </w:t>
        </w:r>
      </w:ins>
      <w:r>
        <w:rPr>
          <w:rFonts w:ascii="Times New Roman" w:hAnsi="Times New Roman" w:cs="Times New Roman"/>
        </w:rPr>
        <w:t>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4B4446" w:rsidRPr="004B4446">
        <w:rPr>
          <w:rFonts w:ascii="Times New Roman" w:hAnsi="Times New Roman" w:cs="Times New Roman"/>
          <w:noProof/>
          <w:color w:val="000000"/>
        </w:rPr>
        <w:t xml:space="preserve">(Fritz &amp; Price 1988; Maddox &amp; Root 1990; Antonovics 1992; Lamit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D31D16">
        <w:rPr>
          <w:rFonts w:ascii="Times New Roman" w:hAnsi="Times New Roman" w:cs="Times New Roman"/>
        </w:rPr>
        <w:fldChar w:fldCharType="end"/>
      </w:r>
      <w:r w:rsidR="006A36C9">
        <w:rPr>
          <w:rFonts w:ascii="Times New Roman" w:hAnsi="Times New Roman" w:cs="Times New Roman"/>
        </w:rPr>
        <w:t xml:space="preserve">. </w:t>
      </w:r>
      <w:del w:id="77" w:author="Mary O'Connor" w:date="2016-07-13T11:59:00Z">
        <w:r w:rsidR="001B76E7" w:rsidDel="00046229">
          <w:rPr>
            <w:rFonts w:ascii="Times New Roman" w:hAnsi="Times New Roman" w:cs="Times New Roman"/>
          </w:rPr>
          <w:delText>For example, g</w:delText>
        </w:r>
      </w:del>
      <w:ins w:id="78" w:author="Mary O'Connor" w:date="2016-07-13T11:59:00Z">
        <w:r w:rsidR="00046229">
          <w:rPr>
            <w:rFonts w:ascii="Times New Roman" w:hAnsi="Times New Roman" w:cs="Times New Roman"/>
          </w:rPr>
          <w:t>G</w:t>
        </w:r>
      </w:ins>
      <w:r w:rsidR="001B76E7">
        <w:rPr>
          <w:rFonts w:ascii="Times New Roman" w:hAnsi="Times New Roman" w:cs="Times New Roman"/>
        </w:rPr>
        <w:t xml:space="preserve">enetic </w:t>
      </w:r>
      <w:r w:rsidR="00C86B6C">
        <w:rPr>
          <w:rFonts w:ascii="Times New Roman" w:hAnsi="Times New Roman" w:cs="Times New Roman"/>
        </w:rPr>
        <w:t>variation in the leaf chemistry of cottonwoods</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2006)</w:t>
      </w:r>
      <w:r w:rsidR="003034B1">
        <w:rPr>
          <w:rFonts w:ascii="Times New Roman" w:hAnsi="Times New Roman" w:cs="Times New Roman"/>
        </w:rPr>
        <w:fldChar w:fldCharType="end"/>
      </w:r>
      <w:r w:rsidR="00CD185F">
        <w:rPr>
          <w:rFonts w:ascii="Times New Roman" w:hAnsi="Times New Roman" w:cs="Times New Roman"/>
        </w:rPr>
        <w:t xml:space="preserve"> </w:t>
      </w:r>
      <w:r w:rsidR="00C86B6C">
        <w:rPr>
          <w:rFonts w:ascii="Times New Roman" w:hAnsi="Times New Roman" w:cs="Times New Roman"/>
        </w:rPr>
        <w:t xml:space="preserve">and </w:t>
      </w:r>
      <w:r w:rsidR="004567B9">
        <w:rPr>
          <w:rFonts w:ascii="Times New Roman" w:hAnsi="Times New Roman" w:cs="Times New Roman"/>
        </w:rPr>
        <w:t xml:space="preserve">in </w:t>
      </w:r>
      <w:r w:rsidR="00C86B6C">
        <w:rPr>
          <w:rFonts w:ascii="Times New Roman" w:hAnsi="Times New Roman" w:cs="Times New Roman"/>
        </w:rPr>
        <w:t>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3034B1">
        <w:rPr>
          <w:rFonts w:ascii="Times New Roman" w:hAnsi="Times New Roman" w:cs="Times New Roman"/>
        </w:rPr>
        <w:fldChar w:fldCharType="end"/>
      </w:r>
      <w:r w:rsidR="006A36C9">
        <w:rPr>
          <w:rFonts w:ascii="Times New Roman" w:hAnsi="Times New Roman" w:cs="Times New Roman"/>
        </w:rPr>
        <w:t xml:space="preserve"> </w:t>
      </w:r>
      <w:del w:id="79" w:author="Mary O'Connor" w:date="2016-07-13T11:59:00Z">
        <w:r w:rsidR="00C86B6C" w:rsidDel="00046229">
          <w:rPr>
            <w:rFonts w:ascii="Times New Roman" w:hAnsi="Times New Roman" w:cs="Times New Roman"/>
          </w:rPr>
          <w:delText>has</w:delText>
        </w:r>
        <w:r w:rsidR="001B76E7" w:rsidDel="00046229">
          <w:rPr>
            <w:rFonts w:ascii="Times New Roman" w:hAnsi="Times New Roman" w:cs="Times New Roman"/>
          </w:rPr>
          <w:delText xml:space="preserve"> been shown to </w:delText>
        </w:r>
      </w:del>
      <w:r w:rsidR="00512460">
        <w:rPr>
          <w:rFonts w:ascii="Times New Roman" w:hAnsi="Times New Roman" w:cs="Times New Roman"/>
        </w:rPr>
        <w:t>structure</w:t>
      </w:r>
      <w:ins w:id="80" w:author="Mary O'Connor" w:date="2016-07-13T11:59:00Z">
        <w:r w:rsidR="00046229">
          <w:rPr>
            <w:rFonts w:ascii="Times New Roman" w:hAnsi="Times New Roman" w:cs="Times New Roman"/>
          </w:rPr>
          <w:t>s</w:t>
        </w:r>
      </w:ins>
      <w:r w:rsidR="00512460">
        <w:rPr>
          <w:rFonts w:ascii="Times New Roman" w:hAnsi="Times New Roman" w:cs="Times New Roman"/>
        </w:rPr>
        <w:t xml:space="preserve"> </w:t>
      </w:r>
      <w:r w:rsidR="001B76E7">
        <w:rPr>
          <w:rFonts w:ascii="Times New Roman" w:hAnsi="Times New Roman" w:cs="Times New Roman"/>
        </w:rPr>
        <w:t xml:space="preserve">diverse </w:t>
      </w:r>
      <w:r w:rsidR="00C86B6C">
        <w:rPr>
          <w:rFonts w:ascii="Times New Roman" w:hAnsi="Times New Roman" w:cs="Times New Roman"/>
        </w:rPr>
        <w:t>assemblages</w:t>
      </w:r>
      <w:r w:rsidR="00687EE4">
        <w:rPr>
          <w:rFonts w:ascii="Times New Roman" w:hAnsi="Times New Roman" w:cs="Times New Roman"/>
        </w:rPr>
        <w:t xml:space="preserve"> of species</w:t>
      </w:r>
      <w:r w:rsidR="006A1BE2">
        <w:rPr>
          <w:rFonts w:ascii="Times New Roman" w:hAnsi="Times New Roman" w:cs="Times New Roman"/>
        </w:rPr>
        <w:t xml:space="preserve">, from </w:t>
      </w:r>
      <w:r w:rsidR="001B76E7">
        <w:rPr>
          <w:rFonts w:ascii="Times New Roman" w:hAnsi="Times New Roman" w:cs="Times New Roman"/>
        </w:rPr>
        <w:t>foliar art</w:t>
      </w:r>
      <w:r w:rsidR="002553A7">
        <w:rPr>
          <w:rFonts w:ascii="Times New Roman" w:hAnsi="Times New Roman" w:cs="Times New Roman"/>
        </w:rPr>
        <w:t>hropods</w:t>
      </w:r>
      <w:r w:rsidR="006A1BE2">
        <w:rPr>
          <w:rFonts w:ascii="Times New Roman" w:hAnsi="Times New Roman" w:cs="Times New Roman"/>
        </w:rPr>
        <w:t xml:space="preserve"> aboveground to</w:t>
      </w:r>
      <w:r w:rsidR="002553A7">
        <w:rPr>
          <w:rFonts w:ascii="Times New Roman" w:hAnsi="Times New Roman" w:cs="Times New Roman"/>
        </w:rPr>
        <w:t xml:space="preserve"> soil microbes</w:t>
      </w:r>
      <w:r w:rsidR="006A1BE2">
        <w:rPr>
          <w:rFonts w:ascii="Times New Roman" w:hAnsi="Times New Roman" w:cs="Times New Roman"/>
        </w:rPr>
        <w:t xml:space="preserve"> below</w:t>
      </w:r>
      <w:r w:rsidR="002553A7">
        <w:rPr>
          <w:rFonts w:ascii="Times New Roman" w:hAnsi="Times New Roman" w:cs="Times New Roman"/>
        </w:rPr>
        <w:t xml:space="preserve">. </w:t>
      </w:r>
      <w:r w:rsidR="00C506B6">
        <w:rPr>
          <w:rFonts w:ascii="Times New Roman" w:hAnsi="Times New Roman" w:cs="Times New Roman"/>
        </w:rPr>
        <w:t>While</w:t>
      </w:r>
      <w:del w:id="81" w:author="Mary O'Connor" w:date="2016-07-13T11:59:00Z">
        <w:r w:rsidR="00C506B6" w:rsidDel="00046229">
          <w:rPr>
            <w:rFonts w:ascii="Times New Roman" w:hAnsi="Times New Roman" w:cs="Times New Roman"/>
          </w:rPr>
          <w:delText xml:space="preserve"> </w:delText>
        </w:r>
        <w:r w:rsidDel="00046229">
          <w:rPr>
            <w:rFonts w:ascii="Times New Roman" w:hAnsi="Times New Roman" w:cs="Times New Roman"/>
          </w:rPr>
          <w:delText>the</w:delText>
        </w:r>
      </w:del>
      <w:r>
        <w:rPr>
          <w:rFonts w:ascii="Times New Roman" w:hAnsi="Times New Roman" w:cs="Times New Roman"/>
        </w:rPr>
        <w:t xml:space="preserve"> community</w:t>
      </w:r>
      <w:r w:rsidR="004417F0">
        <w:rPr>
          <w:rFonts w:ascii="Times New Roman" w:hAnsi="Times New Roman" w:cs="Times New Roman"/>
        </w:rPr>
        <w:t>-</w:t>
      </w:r>
      <w:r>
        <w:rPr>
          <w:rFonts w:ascii="Times New Roman" w:hAnsi="Times New Roman" w:cs="Times New Roman"/>
        </w:rPr>
        <w:t>level consequences of genetic variation</w:t>
      </w:r>
      <w:r w:rsidR="004417F0">
        <w:rPr>
          <w:rFonts w:ascii="Times New Roman" w:hAnsi="Times New Roman" w:cs="Times New Roman"/>
        </w:rPr>
        <w:t xml:space="preserve"> (commonly referred to as ‘community genetics’, </w:t>
      </w:r>
      <w:proofErr w:type="spellStart"/>
      <w:r w:rsidR="004417F0" w:rsidRPr="00CA523E">
        <w:rPr>
          <w:rFonts w:ascii="Times New Roman" w:hAnsi="Times New Roman" w:cs="Times New Roman"/>
          <w:i/>
        </w:rPr>
        <w:t>sensu</w:t>
      </w:r>
      <w:proofErr w:type="spellEnd"/>
      <w:r w:rsidR="00E760D1">
        <w:rPr>
          <w:rFonts w:ascii="Times New Roman" w:hAnsi="Times New Roman" w:cs="Times New Roman"/>
        </w:rPr>
        <w:fldChar w:fldCharType="begin">
          <w:fldData xml:space="preserve">NgA5ADUAMABlADEAYwA3AC0AOABiADgANAAtADQANgAzADcALQA5AGQAZAA5AC0AZQA3ADQANgA0
AGQAMAA4AGQANAA5AGYALwBGADQAQQA3AEQAMAA2ADcALQA0ADMARgA4AC0AMABBAEUANgAtADgA
NgA3AEEALQAyAEIAMQBDADQARABFADYARAAzAEIAOQB8AGUATgBxADEAawBrAHQAdgAyAHoAQQBR
AGgAUAA4AEsAdwBZAE4ATwBaAGkAegBiAHIAQgA0AEcAaABFAEoAKwBCAEsAagBSAE4ARQBiAGEA
TgBJAGYAQQBLAEMAaQBSAG8AcABqAFMAWABKAFcAawBaAEwAaQBHAC8AMwB1AHAASgBpAGoAUQBX
AHkAKwA5AEQAZwBlADcAOAA4ADMAeQBnAGwAKwBnAHQANABiAHAAcwBxAHEAcwBHAEIAVAB6AEMA
ZwB4AGUANAByADEAbQB4AGkATQByAG4ASABLAGUAbQBWAG8AZwBEADYAZwBWAHQAbABJAEQAQgBC
AEUAeAB3ADEASABIAGYAQQB0AFMARwBMAGQARQBvAGcAWQBOADgAagB4AEIAWQBnAEQAZABqAHkA
TQBtAHYAeQAzAGgAVgBYAGgAVgBPAHoAegBCAHIAQQA5AHUAaQA1AGYAUABGADkAeQB3AG8AOQBM
AG4AcwBLAFEAMABIAGcAdwBNAHIAdwBhAHAAQgBqAEYAdQAzAGoARwBqAEgATAA0AGUASgByAGgA
agBVAGcAUwBCAHoAaABOAEMAYQBSADQAcwBYAFYAOQBwADUAVQBLAE0AbwBEADYAYQA0AEwAZABP
ACsAVABPAEMAQgBxADEAYgBWAFQATQBKAGEAQgAvAEMAagBjAE4AcQBNAEoANABwAEkAeQB6AHgA
eQBtAHYAeABQADQARABHAGQASwBSAFIAMQB2AG0ALwBNAGkAcgBuAGUAcwBIAHgAOABvAEkANQA4
ADQASgAwAHoASABvAFgAcQBKADkAbgBlAFQANAAvAEgASwA0AFQARABGAFoASgBGAFEAbwBuAC8A
MAA3AHoAKwBQAEEAeABlAEYAcgB2AHUAKwBWADAAVwBnAEYAOABkAHoAYwBTAFEARwBwAHgAVQA4
AFAAeABWAFgAagBmADYAawBLAFkAUwBOAHMAaQBVAHIAeABvAG0AbwAxADUAaQBzAHQAUABUAC8A
bABwAEgAWQBFAHEARwBzAE8AagBUAGgAYgA3AE0AdQBTAE0AdwBMAHYAaQA2ADIANQBMAHYALwBH
AGYAOAB3ADkARAA1AEoAUQBzAHYASQBuADcAcQBwAFAAbgB1AEgAMQBaADIAZgB1ADcASAAvADUA
WQBKAGIAdAB5AGMAZgBmADUANABUAFEAaQBCAFIAeQBjADUATwA5AGkATQBhAHQAVABrAGwAVQBa
AEoAVABSAFoAcABDAFQAbgBQAEMAYwBpAHAAUQBuAGwAYwBjAFoAcAAzAGsAeAB2AGEAWgBsAHUA
NABpAFEAbABkAEgARwBiAGsAYgBqAGMASgBpAFIATAAwAHAATABNAFYANwBNADEAMwBXAHkAVAB6
AFcASQAxAGQAdQBUAFAAMwBYAGkAUwBVAEkAMgBxAHQAUwBCAHYAUAAzAEIAOABlAEQAdgBXAEYA
egBnAHgAeQAxAEcAZwBPAC8AWgBtAEwATwBWAFAANwA5AGQAZgB2AHQATABtAEMAUQA9AD0A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Antonovics 1992)</w:t>
      </w:r>
      <w:r w:rsidR="00E760D1">
        <w:rPr>
          <w:rFonts w:ascii="Times New Roman" w:hAnsi="Times New Roman" w:cs="Times New Roman"/>
        </w:rPr>
        <w:fldChar w:fldCharType="end"/>
      </w:r>
      <w:r w:rsidR="004417F0">
        <w:rPr>
          <w:rFonts w:ascii="Times New Roman" w:hAnsi="Times New Roman" w:cs="Times New Roman"/>
        </w:rPr>
        <w:t xml:space="preserve"> </w:t>
      </w:r>
      <w:r>
        <w:rPr>
          <w:rFonts w:ascii="Times New Roman" w:hAnsi="Times New Roman" w:cs="Times New Roman"/>
        </w:rPr>
        <w:t>have been documented in a variety of</w:t>
      </w:r>
      <w:r w:rsidR="00E26C29">
        <w:rPr>
          <w:rFonts w:ascii="Times New Roman" w:hAnsi="Times New Roman" w:cs="Times New Roman"/>
        </w:rPr>
        <w:t xml:space="preserve"> host-plant</w:t>
      </w:r>
      <w:r>
        <w:rPr>
          <w:rFonts w:ascii="Times New Roman" w:hAnsi="Times New Roman" w:cs="Times New Roman"/>
        </w:rPr>
        <w:t xml:space="preserve">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3034B1">
        <w:rPr>
          <w:rFonts w:ascii="Times New Roman" w:hAnsi="Times New Roman" w:cs="Times New Roman"/>
        </w:rPr>
        <w:fldChar w:fldCharType="end"/>
      </w:r>
      <w:r w:rsidR="00437344">
        <w:rPr>
          <w:rFonts w:ascii="Times New Roman" w:hAnsi="Times New Roman" w:cs="Times New Roman"/>
        </w:rPr>
        <w:t>,</w:t>
      </w:r>
      <w:r w:rsidR="004567B9">
        <w:rPr>
          <w:rFonts w:ascii="Times New Roman" w:hAnsi="Times New Roman" w:cs="Times New Roman"/>
        </w:rPr>
        <w:t xml:space="preserve"> </w:t>
      </w:r>
      <w:del w:id="82" w:author="Mary O'Connor" w:date="2016-07-13T11:59:00Z">
        <w:r w:rsidDel="00046229">
          <w:rPr>
            <w:rFonts w:ascii="Times New Roman" w:hAnsi="Times New Roman" w:cs="Times New Roman"/>
          </w:rPr>
          <w:delText>case studies</w:delText>
        </w:r>
      </w:del>
      <w:ins w:id="83" w:author="Mary O'Connor" w:date="2016-07-13T11:59:00Z">
        <w:r w:rsidR="00046229">
          <w:rPr>
            <w:rFonts w:ascii="Times New Roman" w:hAnsi="Times New Roman" w:cs="Times New Roman"/>
          </w:rPr>
          <w:t>evidence</w:t>
        </w:r>
      </w:ins>
      <w:r>
        <w:rPr>
          <w:rFonts w:ascii="Times New Roman" w:hAnsi="Times New Roman" w:cs="Times New Roman"/>
        </w:rPr>
        <w:t xml:space="preserve"> come</w:t>
      </w:r>
      <w:ins w:id="84" w:author="Mary O'Connor" w:date="2016-07-13T11:59:00Z">
        <w:r w:rsidR="00046229">
          <w:rPr>
            <w:rFonts w:ascii="Times New Roman" w:hAnsi="Times New Roman" w:cs="Times New Roman"/>
          </w:rPr>
          <w:t>s</w:t>
        </w:r>
      </w:ins>
      <w:r w:rsidR="006A1BE2">
        <w:rPr>
          <w:rFonts w:ascii="Times New Roman" w:hAnsi="Times New Roman" w:cs="Times New Roman"/>
        </w:rPr>
        <w:t xml:space="preserve"> primarily</w:t>
      </w:r>
      <w:r>
        <w:rPr>
          <w:rFonts w:ascii="Times New Roman" w:hAnsi="Times New Roman" w:cs="Times New Roman"/>
        </w:rPr>
        <w:t xml:space="preserve"> from common garden experiments</w:t>
      </w:r>
      <w:ins w:id="85" w:author="Mary O'Connor" w:date="2016-07-13T11:59:00Z">
        <w:r w:rsidR="00046229">
          <w:rPr>
            <w:rFonts w:ascii="Times New Roman" w:hAnsi="Times New Roman" w:cs="Times New Roman"/>
          </w:rPr>
          <w:t xml:space="preserve"> that minimize</w:t>
        </w:r>
      </w:ins>
      <w:del w:id="86" w:author="Mary O'Connor" w:date="2016-07-13T11:59:00Z">
        <w:r w:rsidDel="00046229">
          <w:rPr>
            <w:rFonts w:ascii="Times New Roman" w:hAnsi="Times New Roman" w:cs="Times New Roman"/>
          </w:rPr>
          <w:delText xml:space="preserve"> where</w:delText>
        </w:r>
      </w:del>
      <w:r>
        <w:rPr>
          <w:rFonts w:ascii="Times New Roman" w:hAnsi="Times New Roman" w:cs="Times New Roman"/>
        </w:rPr>
        <w:t xml:space="preserve"> </w:t>
      </w:r>
      <w:r w:rsidR="00C506B6">
        <w:rPr>
          <w:rFonts w:ascii="Times New Roman" w:hAnsi="Times New Roman" w:cs="Times New Roman"/>
        </w:rPr>
        <w:t>environmental variation</w:t>
      </w:r>
      <w:del w:id="87" w:author="Mary O'Connor" w:date="2016-07-13T12:00:00Z">
        <w:r w:rsidR="00C506B6" w:rsidDel="00046229">
          <w:rPr>
            <w:rFonts w:ascii="Times New Roman" w:hAnsi="Times New Roman" w:cs="Times New Roman"/>
          </w:rPr>
          <w:delText xml:space="preserve"> is minimized</w:delText>
        </w:r>
      </w:del>
      <w:r>
        <w:rPr>
          <w:rFonts w:ascii="Times New Roman" w:hAnsi="Times New Roman" w:cs="Times New Roman"/>
        </w:rPr>
        <w:t xml:space="preserve">. </w:t>
      </w:r>
      <w:ins w:id="88" w:author="Mary O'Connor" w:date="2016-07-13T12:01:00Z">
        <w:r w:rsidR="00046229">
          <w:rPr>
            <w:rFonts w:ascii="Times New Roman" w:hAnsi="Times New Roman" w:cs="Times New Roman"/>
          </w:rPr>
          <w:t xml:space="preserve">These controlled environments likely limit </w:t>
        </w:r>
      </w:ins>
      <w:del w:id="89" w:author="Mary O'Connor" w:date="2016-07-13T12:01:00Z">
        <w:r w:rsidR="00183B90" w:rsidDel="00046229">
          <w:rPr>
            <w:rFonts w:ascii="Times New Roman" w:hAnsi="Times New Roman" w:cs="Times New Roman"/>
          </w:rPr>
          <w:delText>Yet,</w:delText>
        </w:r>
        <w:r w:rsidR="00A40E2D" w:rsidDel="00046229">
          <w:rPr>
            <w:rFonts w:ascii="Times New Roman" w:hAnsi="Times New Roman" w:cs="Times New Roman"/>
          </w:rPr>
          <w:delText xml:space="preserve"> </w:delText>
        </w:r>
        <w:r w:rsidR="006A1BE2" w:rsidDel="00046229">
          <w:rPr>
            <w:rFonts w:ascii="Times New Roman" w:hAnsi="Times New Roman" w:cs="Times New Roman"/>
          </w:rPr>
          <w:delText xml:space="preserve">decades of ecological studies </w:delText>
        </w:r>
        <w:r w:rsidR="00183B90" w:rsidDel="00046229">
          <w:rPr>
            <w:rFonts w:ascii="Times New Roman" w:hAnsi="Times New Roman" w:cs="Times New Roman"/>
          </w:rPr>
          <w:delText xml:space="preserve">have shown </w:delText>
        </w:r>
        <w:r w:rsidR="00A40E2D" w:rsidDel="00046229">
          <w:rPr>
            <w:rFonts w:ascii="Times New Roman" w:hAnsi="Times New Roman" w:cs="Times New Roman"/>
          </w:rPr>
          <w:delText>that</w:delText>
        </w:r>
        <w:r w:rsidR="006A1BE2" w:rsidDel="00046229">
          <w:rPr>
            <w:rFonts w:ascii="Times New Roman" w:hAnsi="Times New Roman" w:cs="Times New Roman"/>
          </w:rPr>
          <w:delText xml:space="preserve"> variability </w:delText>
        </w:r>
        <w:r w:rsidDel="00046229">
          <w:rPr>
            <w:rFonts w:ascii="Times New Roman" w:hAnsi="Times New Roman" w:cs="Times New Roman"/>
          </w:rPr>
          <w:delText>in</w:delText>
        </w:r>
      </w:del>
      <w:ins w:id="90" w:author="Mary O'Connor" w:date="2016-07-13T12:01:00Z">
        <w:r w:rsidR="00046229">
          <w:rPr>
            <w:rFonts w:ascii="Times New Roman" w:hAnsi="Times New Roman" w:cs="Times New Roman"/>
          </w:rPr>
          <w:t>effects of</w:t>
        </w:r>
      </w:ins>
      <w:r>
        <w:rPr>
          <w:rFonts w:ascii="Times New Roman" w:hAnsi="Times New Roman" w:cs="Times New Roman"/>
        </w:rPr>
        <w:t xml:space="preserve"> the </w:t>
      </w:r>
      <w:r w:rsidR="002645B5">
        <w:rPr>
          <w:rFonts w:ascii="Times New Roman" w:hAnsi="Times New Roman" w:cs="Times New Roman"/>
        </w:rPr>
        <w:t xml:space="preserve">biotic and abiotic </w:t>
      </w:r>
      <w:r>
        <w:rPr>
          <w:rFonts w:ascii="Times New Roman" w:hAnsi="Times New Roman" w:cs="Times New Roman"/>
        </w:rPr>
        <w:t xml:space="preserve">environment </w:t>
      </w:r>
      <w:del w:id="91" w:author="Mary O'Connor" w:date="2016-07-13T12:01:00Z">
        <w:r w:rsidDel="00046229">
          <w:rPr>
            <w:rFonts w:ascii="Times New Roman" w:hAnsi="Times New Roman" w:cs="Times New Roman"/>
          </w:rPr>
          <w:delText xml:space="preserve">has a fundamental influence </w:delText>
        </w:r>
      </w:del>
      <w:r>
        <w:rPr>
          <w:rFonts w:ascii="Times New Roman" w:hAnsi="Times New Roman" w:cs="Times New Roman"/>
        </w:rPr>
        <w:t xml:space="preserve">on </w:t>
      </w:r>
      <w:ins w:id="92" w:author="Matthew Barbour" w:date="2016-07-03T07:41:00Z">
        <w:r w:rsidR="00437344">
          <w:rPr>
            <w:rFonts w:ascii="Times New Roman" w:hAnsi="Times New Roman" w:cs="Times New Roman"/>
          </w:rPr>
          <w:t>the</w:t>
        </w:r>
      </w:ins>
      <w:commentRangeStart w:id="93"/>
      <w:r w:rsidR="00EE6729">
        <w:rPr>
          <w:rFonts w:ascii="Times New Roman" w:hAnsi="Times New Roman" w:cs="Times New Roman"/>
        </w:rPr>
        <w:t xml:space="preserve"> </w:t>
      </w:r>
      <w:commentRangeStart w:id="94"/>
      <w:ins w:id="95" w:author="Matthew Barbour" w:date="2016-06-30T15:01:00Z">
        <w:r w:rsidR="007254F5">
          <w:rPr>
            <w:rFonts w:ascii="Times New Roman" w:hAnsi="Times New Roman" w:cs="Times New Roman"/>
          </w:rPr>
          <w:t>expression</w:t>
        </w:r>
      </w:ins>
      <w:commentRangeEnd w:id="94"/>
      <w:ins w:id="96" w:author="Matthew Barbour" w:date="2016-07-02T16:10:00Z">
        <w:r w:rsidR="00CD185F">
          <w:rPr>
            <w:rStyle w:val="CommentReference"/>
          </w:rPr>
          <w:commentReference w:id="94"/>
        </w:r>
      </w:ins>
      <w:r w:rsidR="00EE6729">
        <w:rPr>
          <w:rFonts w:ascii="Times New Roman" w:hAnsi="Times New Roman" w:cs="Times New Roman"/>
        </w:rPr>
        <w:t xml:space="preserve"> </w:t>
      </w:r>
      <w:commentRangeEnd w:id="93"/>
      <w:r w:rsidR="006A36C9">
        <w:rPr>
          <w:rStyle w:val="CommentReference"/>
        </w:rPr>
        <w:commentReference w:id="93"/>
      </w:r>
      <w:ins w:id="98" w:author="Matthew Barbour" w:date="2016-07-03T07:41:00Z">
        <w:r w:rsidR="00437344">
          <w:rPr>
            <w:rFonts w:ascii="Times New Roman" w:hAnsi="Times New Roman" w:cs="Times New Roman"/>
          </w:rPr>
          <w:t>of</w:t>
        </w:r>
      </w:ins>
      <w:r w:rsidR="00EE6729">
        <w:rPr>
          <w:rFonts w:ascii="Times New Roman" w:hAnsi="Times New Roman" w:cs="Times New Roman"/>
        </w:rPr>
        <w:t xml:space="preserve"> host plant</w:t>
      </w:r>
      <w:ins w:id="99" w:author="Matthew Barbour" w:date="2016-07-03T07:41:00Z">
        <w:r w:rsidR="00437344">
          <w:rPr>
            <w:rFonts w:ascii="Times New Roman" w:hAnsi="Times New Roman" w:cs="Times New Roman"/>
          </w:rPr>
          <w:t xml:space="preserve"> traits</w:t>
        </w:r>
      </w:ins>
      <w:r w:rsidR="007760AC">
        <w:rPr>
          <w:rFonts w:ascii="Times New Roman" w:hAnsi="Times New Roman" w:cs="Times New Roman"/>
        </w:rPr>
        <w:fldChar w:fldCharType="begin">
          <w:fldData xml:space="preserve">NgA5ADUAMABlADEAYwA3AC0AOABiADgANAAtADQANgAzADcALQA5AGQAZAA5AC0AZQA3ADQANgA0
AGQAMAA4AGQANAA5AGYALwAzAEMAOQA5ADAAMQAwADIALQBDADMARQA0AC0AOQA3ADQANwAtAEUA
NwBDAEIALQBCADMAMQAwADIANQBBADgANAA5ADEAMAB8AGUATgBwADEAawBFADkAcgBBAGoARQBR
AHgAYgAvAEsAawByAE8AcABpAFoAdgA5AEUAMgA5AHEAYgBSAEYASwBLACsAMQBSAFAATQBUAGQA
VQBWAFAAVwBaAEUAbgBHAGgAVQBYADgANwBwADMAUQBsAHAANQA2AEMAYwB6AHYAdgBUAGUAOAB5
AFkAMQA5ACsAbQB0AHcAcABsAHMAYwBEAGcARQBHAGEAOQBCADYAeAArAFoAcwAwAFEANwBHAE4A
UgBBAHoANgA3AEsAbABSACsATgBHAE4AbQBHAGIAagA0ADkAWAAwAG0AWgA1AFUAZgBLAHkARgBJ
AHEAUQB1AGUATABaAEIAegBiAGYAMwBkAGoAUgBYAEcAdwAzAGsAdgA0AGMARABBAFUAcwBxAFMA
YwA3AFEATgByADIANABnAE0AZwBHAG4AYgBmAFQAMQBoAHYAVABrAEIASQBjAGwAbQB4ADcANABr
AGYAYgBZAGoANAB4AHgAcgB2ADAARgBnAEgAZwBhAFAARgBEAHYANQByADgALwBpADIAUwBSAG4A
eABJAEcAVgBSAFQARwBkAEMASwBuAHIAcQBTAHEAVQBWAGcAKwArAHUAbAA1AFIATQBtAEcAWQBi
ADQAeABWAGEATgByACsAeAAxAGkARAB3ADMAZwBTAE0AVgBIAHEAWAA1AFAAMwArAFAAbQBFADQA
OQBzAGwATwAzAEQAWQBkADgASgA5AFAAbwBlAFIAdgBoAFcAMQBuAEgARwBiAGIATQB6AGgAUABY
AHQAdABrAEIAQwBLAFoATABZADYAcAAxAFQAdgBFADMAcgBzAEkARwBmAHAAcwA3AFEAWQBiAHYA
TABzAEEAbgBkAEYAbABUADYAWgBCAEgAMgBJAHEAUQBRAFYAWQBxAFEAcwBCAHMAcQBsADQAZgBh
AGcAVgBWADIAVgBlAGMAZAAyADIAbQBrAE8AbABTAHQAVwBLAHUAbABYADYATwBNADEAWABXAGcA
cwBwAFoAbgB5AFYAcgB4AFgAWABkAEIATgBmAFYANgBzAGwAWAArAFkARQBpADAAVwB0AHQAQgBU
AHMALwBnAFgATQBXAG8AYwBrAA==
</w:fldData>
        </w:fldChar>
      </w:r>
      <w:r w:rsidR="007760AC">
        <w:rPr>
          <w:rFonts w:ascii="Times New Roman" w:hAnsi="Times New Roman" w:cs="Times New Roman"/>
        </w:rPr>
        <w:instrText>ADDIN LABTIVA_CITE \* MERGEFORMAT</w:instrText>
      </w:r>
      <w:r w:rsidR="007760AC">
        <w:rPr>
          <w:rFonts w:ascii="Times New Roman" w:hAnsi="Times New Roman" w:cs="Times New Roman"/>
        </w:rPr>
      </w:r>
      <w:r w:rsidR="007760AC">
        <w:rPr>
          <w:rFonts w:ascii="Times New Roman" w:hAnsi="Times New Roman" w:cs="Times New Roman"/>
        </w:rPr>
        <w:fldChar w:fldCharType="separate"/>
      </w:r>
      <w:r w:rsidR="004B4446" w:rsidRPr="004B4446">
        <w:rPr>
          <w:rFonts w:ascii="Times New Roman" w:hAnsi="Times New Roman" w:cs="Times New Roman"/>
          <w:noProof/>
          <w:color w:val="000000"/>
        </w:rPr>
        <w:t xml:space="preserve"> (Gratani 2014)</w:t>
      </w:r>
      <w:r w:rsidR="007760AC">
        <w:rPr>
          <w:rFonts w:ascii="Times New Roman" w:hAnsi="Times New Roman" w:cs="Times New Roman"/>
        </w:rPr>
        <w:fldChar w:fldCharType="end"/>
      </w:r>
      <w:ins w:id="100" w:author="Matthew Barbour" w:date="2016-06-30T12:34:00Z">
        <w:r w:rsidR="002645B5">
          <w:rPr>
            <w:rFonts w:ascii="Times New Roman" w:hAnsi="Times New Roman" w:cs="Times New Roman"/>
          </w:rPr>
          <w:t xml:space="preserve"> as well as the diversity and composition of species assemblages </w:t>
        </w:r>
      </w:ins>
      <w:ins w:id="101" w:author="Matthew Barbour" w:date="2016-06-30T15:02:00Z">
        <w:r w:rsidR="007254F5">
          <w:rPr>
            <w:rFonts w:ascii="Times New Roman" w:hAnsi="Times New Roman" w:cs="Times New Roman"/>
          </w:rPr>
          <w:t>(MacArthur 1972; Gaston 2000)</w:t>
        </w:r>
      </w:ins>
      <w:ins w:id="102" w:author="Matthew Barbour" w:date="2016-06-29T09:51:00Z">
        <w:r w:rsidR="0078624C">
          <w:rPr>
            <w:rFonts w:ascii="Times New Roman" w:hAnsi="Times New Roman" w:cs="Times New Roman"/>
          </w:rPr>
          <w:t xml:space="preserve">. </w:t>
        </w:r>
      </w:ins>
      <w:ins w:id="103" w:author="Mary O'Connor" w:date="2016-07-13T12:01:00Z">
        <w:r w:rsidR="00046229">
          <w:rPr>
            <w:rFonts w:ascii="Times New Roman" w:hAnsi="Times New Roman" w:cs="Times New Roman"/>
          </w:rPr>
          <w:t xml:space="preserve">Therefore, </w:t>
        </w:r>
        <w:proofErr w:type="gramStart"/>
        <w:r w:rsidR="00046229">
          <w:rPr>
            <w:rFonts w:ascii="Times New Roman" w:hAnsi="Times New Roman" w:cs="Times New Roman"/>
          </w:rPr>
          <w:t xml:space="preserve">effects of intraspecific </w:t>
        </w:r>
      </w:ins>
      <w:ins w:id="104" w:author="Mary O'Connor" w:date="2016-07-13T12:02:00Z">
        <w:r w:rsidR="00F634D4">
          <w:rPr>
            <w:rFonts w:ascii="Times New Roman" w:hAnsi="Times New Roman" w:cs="Times New Roman"/>
          </w:rPr>
          <w:t xml:space="preserve">host-plant </w:t>
        </w:r>
      </w:ins>
      <w:ins w:id="105" w:author="Mary O'Connor" w:date="2016-07-13T12:01:00Z">
        <w:r w:rsidR="00046229">
          <w:rPr>
            <w:rFonts w:ascii="Times New Roman" w:hAnsi="Times New Roman" w:cs="Times New Roman"/>
          </w:rPr>
          <w:t>genetic variation on community-level patterns in naturally varying environments</w:t>
        </w:r>
      </w:ins>
      <w:ins w:id="106" w:author="Mary O'Connor" w:date="2016-07-13T12:02:00Z">
        <w:r w:rsidR="00F634D4">
          <w:rPr>
            <w:rFonts w:ascii="Times New Roman" w:hAnsi="Times New Roman" w:cs="Times New Roman"/>
          </w:rPr>
          <w:t xml:space="preserve"> </w:t>
        </w:r>
      </w:ins>
      <w:ins w:id="107" w:author="Matthew Barbour" w:date="2016-06-30T12:35:00Z">
        <w:del w:id="108" w:author="Mary O'Connor" w:date="2016-07-13T12:02:00Z">
          <w:r w:rsidR="002645B5" w:rsidDel="00F634D4">
            <w:rPr>
              <w:rFonts w:ascii="Times New Roman" w:hAnsi="Times New Roman" w:cs="Times New Roman"/>
            </w:rPr>
            <w:delText>H</w:delText>
          </w:r>
        </w:del>
      </w:ins>
      <w:del w:id="109" w:author="Mary O'Connor" w:date="2016-07-13T12:02:00Z">
        <w:r w:rsidR="00A40E2D" w:rsidDel="00F634D4">
          <w:rPr>
            <w:rFonts w:ascii="Times New Roman" w:hAnsi="Times New Roman" w:cs="Times New Roman"/>
          </w:rPr>
          <w:delText>owever,</w:delText>
        </w:r>
        <w:r w:rsidR="00EE6729" w:rsidDel="00F634D4">
          <w:rPr>
            <w:rFonts w:ascii="Times New Roman" w:hAnsi="Times New Roman" w:cs="Times New Roman"/>
          </w:rPr>
          <w:delText xml:space="preserve"> </w:delText>
        </w:r>
      </w:del>
      <w:ins w:id="110" w:author="Matthew Barbour" w:date="2016-07-03T09:01:00Z">
        <w:del w:id="111" w:author="Mary O'Connor" w:date="2016-07-13T12:02:00Z">
          <w:r w:rsidR="00FB22AF" w:rsidDel="00F634D4">
            <w:rPr>
              <w:rFonts w:ascii="Times New Roman" w:hAnsi="Times New Roman" w:cs="Times New Roman"/>
            </w:rPr>
            <w:delText xml:space="preserve">if/when </w:delText>
          </w:r>
        </w:del>
      </w:ins>
      <w:ins w:id="112" w:author="Matthew Barbour" w:date="2016-07-03T09:05:00Z">
        <w:del w:id="113" w:author="Mary O'Connor" w:date="2016-07-13T12:02:00Z">
          <w:r w:rsidR="003F60AD" w:rsidDel="00F634D4">
            <w:rPr>
              <w:rFonts w:ascii="Times New Roman" w:hAnsi="Times New Roman" w:cs="Times New Roman"/>
            </w:rPr>
            <w:delText xml:space="preserve">the </w:delText>
          </w:r>
        </w:del>
      </w:ins>
      <w:ins w:id="114" w:author="Matthew Barbour" w:date="2016-07-03T09:01:00Z">
        <w:del w:id="115" w:author="Mary O'Connor" w:date="2016-07-13T12:02:00Z">
          <w:r w:rsidR="00FB22AF" w:rsidDel="00F634D4">
            <w:rPr>
              <w:rFonts w:ascii="Times New Roman" w:hAnsi="Times New Roman" w:cs="Times New Roman"/>
            </w:rPr>
            <w:delText>envir</w:delText>
          </w:r>
          <w:r w:rsidR="003F60AD" w:rsidDel="00F634D4">
            <w:rPr>
              <w:rFonts w:ascii="Times New Roman" w:hAnsi="Times New Roman" w:cs="Times New Roman"/>
            </w:rPr>
            <w:delText>onment</w:delText>
          </w:r>
          <w:r w:rsidR="00FB22AF" w:rsidDel="00F634D4">
            <w:rPr>
              <w:rFonts w:ascii="Times New Roman" w:hAnsi="Times New Roman" w:cs="Times New Roman"/>
            </w:rPr>
            <w:delText xml:space="preserve"> renders</w:delText>
          </w:r>
        </w:del>
      </w:ins>
      <w:ins w:id="116" w:author="Matthew Barbour" w:date="2016-07-03T09:05:00Z">
        <w:del w:id="117" w:author="Mary O'Connor" w:date="2016-07-13T12:02:00Z">
          <w:r w:rsidR="00FB22AF" w:rsidDel="00F634D4">
            <w:rPr>
              <w:rFonts w:ascii="Times New Roman" w:hAnsi="Times New Roman" w:cs="Times New Roman"/>
            </w:rPr>
            <w:delText xml:space="preserve"> the community-level effects of</w:delText>
          </w:r>
        </w:del>
      </w:ins>
      <w:ins w:id="118" w:author="Matthew Barbour" w:date="2016-07-03T09:03:00Z">
        <w:del w:id="119" w:author="Mary O'Connor" w:date="2016-07-13T12:02:00Z">
          <w:r w:rsidR="00FB22AF" w:rsidDel="00F634D4">
            <w:rPr>
              <w:rFonts w:ascii="Times New Roman" w:hAnsi="Times New Roman" w:cs="Times New Roman"/>
            </w:rPr>
            <w:delText xml:space="preserve"> </w:delText>
          </w:r>
        </w:del>
      </w:ins>
      <w:commentRangeStart w:id="120"/>
      <w:del w:id="121" w:author="Mary O'Connor" w:date="2016-07-13T12:02:00Z">
        <w:r w:rsidR="008478CE" w:rsidDel="00F634D4">
          <w:rPr>
            <w:rFonts w:ascii="Times New Roman" w:hAnsi="Times New Roman" w:cs="Times New Roman"/>
          </w:rPr>
          <w:delText xml:space="preserve">the relative importance </w:delText>
        </w:r>
        <w:commentRangeEnd w:id="120"/>
        <w:r w:rsidR="006A36C9" w:rsidDel="00F634D4">
          <w:rPr>
            <w:rStyle w:val="CommentReference"/>
          </w:rPr>
          <w:commentReference w:id="120"/>
        </w:r>
        <w:r w:rsidR="008478CE" w:rsidDel="00F634D4">
          <w:rPr>
            <w:rFonts w:ascii="Times New Roman" w:hAnsi="Times New Roman" w:cs="Times New Roman"/>
          </w:rPr>
          <w:delText xml:space="preserve">of </w:delText>
        </w:r>
        <w:r w:rsidR="002553A7" w:rsidDel="00F634D4">
          <w:rPr>
            <w:rFonts w:ascii="Times New Roman" w:hAnsi="Times New Roman" w:cs="Times New Roman"/>
          </w:rPr>
          <w:delText>host-</w:delText>
        </w:r>
        <w:r w:rsidR="008478CE" w:rsidDel="00F634D4">
          <w:rPr>
            <w:rFonts w:ascii="Times New Roman" w:hAnsi="Times New Roman" w:cs="Times New Roman"/>
          </w:rPr>
          <w:delText>p</w:delText>
        </w:r>
        <w:r w:rsidDel="00F634D4">
          <w:rPr>
            <w:rFonts w:ascii="Times New Roman" w:hAnsi="Times New Roman" w:cs="Times New Roman"/>
          </w:rPr>
          <w:delText>lant gen</w:delText>
        </w:r>
      </w:del>
      <w:ins w:id="122" w:author="Matthew Barbour" w:date="2016-07-03T09:05:00Z">
        <w:del w:id="123" w:author="Mary O'Connor" w:date="2016-07-13T12:02:00Z">
          <w:r w:rsidR="00FB22AF" w:rsidDel="00F634D4">
            <w:rPr>
              <w:rFonts w:ascii="Times New Roman" w:hAnsi="Times New Roman" w:cs="Times New Roman"/>
            </w:rPr>
            <w:delText xml:space="preserve">etic variation </w:delText>
          </w:r>
        </w:del>
      </w:ins>
      <w:ins w:id="124" w:author="Matthew Barbour" w:date="2016-07-03T09:10:00Z">
        <w:del w:id="125" w:author="Mary O'Connor" w:date="2016-07-13T12:02:00Z">
          <w:r w:rsidR="003F60AD" w:rsidDel="00F634D4">
            <w:rPr>
              <w:rFonts w:ascii="Times New Roman" w:hAnsi="Times New Roman" w:cs="Times New Roman"/>
            </w:rPr>
            <w:delText xml:space="preserve">as </w:delText>
          </w:r>
          <w:commentRangeStart w:id="126"/>
          <w:r w:rsidR="003F60AD" w:rsidDel="00F634D4">
            <w:rPr>
              <w:rFonts w:ascii="Times New Roman" w:hAnsi="Times New Roman" w:cs="Times New Roman"/>
            </w:rPr>
            <w:delText>unimportant</w:delText>
          </w:r>
        </w:del>
      </w:ins>
      <w:commentRangeEnd w:id="126"/>
      <w:ins w:id="127" w:author="Matthew Barbour" w:date="2016-07-03T09:11:00Z">
        <w:del w:id="128" w:author="Mary O'Connor" w:date="2016-07-13T12:02:00Z">
          <w:r w:rsidR="003F60AD" w:rsidDel="00F634D4">
            <w:rPr>
              <w:rStyle w:val="CommentReference"/>
            </w:rPr>
            <w:commentReference w:id="126"/>
          </w:r>
        </w:del>
      </w:ins>
      <w:ins w:id="130" w:author="Matthew Barbour" w:date="2016-07-03T09:10:00Z">
        <w:del w:id="131" w:author="Mary O'Connor" w:date="2016-07-13T12:02:00Z">
          <w:r w:rsidR="003F60AD" w:rsidDel="00F634D4">
            <w:rPr>
              <w:rFonts w:ascii="Times New Roman" w:hAnsi="Times New Roman" w:cs="Times New Roman"/>
            </w:rPr>
            <w:delText xml:space="preserve"> </w:delText>
          </w:r>
        </w:del>
      </w:ins>
      <w:r w:rsidR="008478CE">
        <w:rPr>
          <w:rFonts w:ascii="Times New Roman" w:hAnsi="Times New Roman" w:cs="Times New Roman"/>
        </w:rPr>
        <w:t>remains</w:t>
      </w:r>
      <w:proofErr w:type="gramEnd"/>
      <w:r w:rsidR="008478CE">
        <w:rPr>
          <w:rFonts w:ascii="Times New Roman" w:hAnsi="Times New Roman" w:cs="Times New Roman"/>
        </w:rPr>
        <w:t xml:space="preserve"> an open question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4B4446" w:rsidRPr="004B4446">
        <w:rPr>
          <w:rFonts w:ascii="Times New Roman" w:hAnsi="Times New Roman" w:cs="Times New Roman"/>
          <w:noProof/>
          <w:color w:val="000000"/>
        </w:rPr>
        <w:t xml:space="preserve">(Hersch-Green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Tack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 Crutsinger 2015)</w:t>
      </w:r>
      <w:r w:rsidR="005068EC">
        <w:rPr>
          <w:rFonts w:ascii="Times New Roman" w:hAnsi="Times New Roman" w:cs="Times New Roman"/>
        </w:rPr>
        <w:fldChar w:fldCharType="end"/>
      </w:r>
      <w:r w:rsidR="002645B5">
        <w:rPr>
          <w:rFonts w:ascii="Times New Roman" w:hAnsi="Times New Roman" w:cs="Times New Roman"/>
        </w:rPr>
        <w:t>.</w:t>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6557C2DB" w14:textId="1DBBF3D1" w:rsidR="006F6F58" w:rsidRDefault="00F634D4" w:rsidP="00D07C4C">
      <w:pPr>
        <w:spacing w:line="480" w:lineRule="auto"/>
        <w:rPr>
          <w:ins w:id="132" w:author="Matthew Barbour" w:date="2016-06-30T16:39:00Z"/>
          <w:rFonts w:ascii="Times New Roman" w:hAnsi="Times New Roman" w:cs="Times New Roman"/>
        </w:rPr>
      </w:pPr>
      <w:ins w:id="133" w:author="Mary O'Connor" w:date="2016-07-13T12:04:00Z">
        <w:r>
          <w:rPr>
            <w:rFonts w:ascii="Times New Roman" w:hAnsi="Times New Roman" w:cs="Times New Roman"/>
          </w:rPr>
          <w:t xml:space="preserve">Although several independent studies have produced evidence for the importance of abiotic and biotic factors in modifying how genotype effects manifest at the community level, the relative importance of host-plant genotypic effects across natural gradients in both biotic and abiotic factors in structuring communities remains untested. </w:t>
        </w:r>
      </w:ins>
      <w:del w:id="134" w:author="Mary O'Connor" w:date="2016-07-13T12:03:00Z">
        <w:r w:rsidR="00885BA6" w:rsidDel="00F634D4">
          <w:rPr>
            <w:rFonts w:ascii="Times New Roman" w:hAnsi="Times New Roman" w:cs="Times New Roman"/>
          </w:rPr>
          <w:delText xml:space="preserve">A </w:delText>
        </w:r>
      </w:del>
      <w:ins w:id="135" w:author="Mary O'Connor" w:date="2016-07-13T12:03:00Z">
        <w:r>
          <w:rPr>
            <w:rFonts w:ascii="Times New Roman" w:hAnsi="Times New Roman" w:cs="Times New Roman"/>
          </w:rPr>
          <w:t>K</w:t>
        </w:r>
      </w:ins>
      <w:del w:id="136" w:author="Mary O'Connor" w:date="2016-07-13T12:03:00Z">
        <w:r w:rsidR="00885BA6" w:rsidDel="00F634D4">
          <w:rPr>
            <w:rFonts w:ascii="Times New Roman" w:hAnsi="Times New Roman" w:cs="Times New Roman"/>
          </w:rPr>
          <w:delText>k</w:delText>
        </w:r>
      </w:del>
      <w:r w:rsidR="00885BA6">
        <w:rPr>
          <w:rFonts w:ascii="Times New Roman" w:hAnsi="Times New Roman" w:cs="Times New Roman"/>
        </w:rPr>
        <w:t xml:space="preserve">ey </w:t>
      </w:r>
      <w:r w:rsidR="00FD6B26">
        <w:rPr>
          <w:rFonts w:ascii="Times New Roman" w:hAnsi="Times New Roman" w:cs="Times New Roman"/>
        </w:rPr>
        <w:t>challenge</w:t>
      </w:r>
      <w:ins w:id="137" w:author="Mary O'Connor" w:date="2016-07-13T12:03:00Z">
        <w:r>
          <w:rPr>
            <w:rFonts w:ascii="Times New Roman" w:hAnsi="Times New Roman" w:cs="Times New Roman"/>
          </w:rPr>
          <w:t>s</w:t>
        </w:r>
      </w:ins>
      <w:r w:rsidR="00FD6B26">
        <w:rPr>
          <w:rFonts w:ascii="Times New Roman" w:hAnsi="Times New Roman" w:cs="Times New Roman"/>
        </w:rPr>
        <w:t xml:space="preserve"> for </w:t>
      </w:r>
      <w:r w:rsidR="006A1BE2">
        <w:rPr>
          <w:rFonts w:ascii="Times New Roman" w:hAnsi="Times New Roman" w:cs="Times New Roman"/>
        </w:rPr>
        <w:t xml:space="preserve">advancing </w:t>
      </w:r>
      <w:ins w:id="138" w:author="Mary O'Connor" w:date="2016-07-13T12:03:00Z">
        <w:r>
          <w:rPr>
            <w:rFonts w:ascii="Times New Roman" w:hAnsi="Times New Roman" w:cs="Times New Roman"/>
          </w:rPr>
          <w:t xml:space="preserve">studies of </w:t>
        </w:r>
      </w:ins>
      <w:r w:rsidR="006A1BE2">
        <w:rPr>
          <w:rFonts w:ascii="Times New Roman" w:hAnsi="Times New Roman" w:cs="Times New Roman"/>
        </w:rPr>
        <w:t>community genetics</w:t>
      </w:r>
      <w:r w:rsidR="00E26C29">
        <w:rPr>
          <w:rFonts w:ascii="Times New Roman" w:hAnsi="Times New Roman" w:cs="Times New Roman"/>
        </w:rPr>
        <w:t xml:space="preserve"> </w:t>
      </w:r>
      <w:r w:rsidR="00FD6B26">
        <w:rPr>
          <w:rFonts w:ascii="Times New Roman" w:hAnsi="Times New Roman" w:cs="Times New Roman"/>
        </w:rPr>
        <w:t xml:space="preserve">beyond the common garden </w:t>
      </w:r>
      <w:ins w:id="139" w:author="Mary O'Connor" w:date="2016-07-13T12:03:00Z">
        <w:r>
          <w:rPr>
            <w:rFonts w:ascii="Times New Roman" w:hAnsi="Times New Roman" w:cs="Times New Roman"/>
          </w:rPr>
          <w:t>are</w:t>
        </w:r>
      </w:ins>
      <w:del w:id="140" w:author="Mary O'Connor" w:date="2016-07-13T12:03:00Z">
        <w:r w:rsidR="00FD6B26" w:rsidDel="00F634D4">
          <w:rPr>
            <w:rFonts w:ascii="Times New Roman" w:hAnsi="Times New Roman" w:cs="Times New Roman"/>
          </w:rPr>
          <w:delText>is</w:delText>
        </w:r>
      </w:del>
      <w:r w:rsidR="00FD6B26">
        <w:rPr>
          <w:rFonts w:ascii="Times New Roman" w:hAnsi="Times New Roman" w:cs="Times New Roman"/>
        </w:rPr>
        <w:t xml:space="preserve"> </w:t>
      </w:r>
      <w:r w:rsidR="00BF430E">
        <w:rPr>
          <w:rFonts w:ascii="Times New Roman" w:hAnsi="Times New Roman" w:cs="Times New Roman"/>
        </w:rPr>
        <w:t>to</w:t>
      </w:r>
      <w:r w:rsidR="00F65E4C">
        <w:rPr>
          <w:rFonts w:ascii="Times New Roman" w:hAnsi="Times New Roman" w:cs="Times New Roman"/>
        </w:rPr>
        <w:t>: (</w:t>
      </w:r>
      <w:proofErr w:type="spellStart"/>
      <w:r w:rsidR="00F65E4C">
        <w:rPr>
          <w:rFonts w:ascii="Times New Roman" w:hAnsi="Times New Roman" w:cs="Times New Roman"/>
        </w:rPr>
        <w:t>i</w:t>
      </w:r>
      <w:proofErr w:type="spellEnd"/>
      <w:r w:rsidR="00F65E4C">
        <w:rPr>
          <w:rFonts w:ascii="Times New Roman" w:hAnsi="Times New Roman" w:cs="Times New Roman"/>
        </w:rPr>
        <w:t>)</w:t>
      </w:r>
      <w:r w:rsidR="00BF430E">
        <w:rPr>
          <w:rFonts w:ascii="Times New Roman" w:hAnsi="Times New Roman" w:cs="Times New Roman"/>
        </w:rPr>
        <w:t xml:space="preserve"> identify </w:t>
      </w:r>
      <w:commentRangeStart w:id="141"/>
      <w:r w:rsidR="006A1BE2">
        <w:rPr>
          <w:rFonts w:ascii="Times New Roman" w:hAnsi="Times New Roman" w:cs="Times New Roman"/>
        </w:rPr>
        <w:t>important</w:t>
      </w:r>
      <w:r w:rsidR="00BF430E">
        <w:rPr>
          <w:rFonts w:ascii="Times New Roman" w:hAnsi="Times New Roman" w:cs="Times New Roman"/>
        </w:rPr>
        <w:t xml:space="preserve"> </w:t>
      </w:r>
      <w:r w:rsidR="006A36C9">
        <w:rPr>
          <w:rFonts w:ascii="Times New Roman" w:hAnsi="Times New Roman" w:cs="Times New Roman"/>
        </w:rPr>
        <w:t xml:space="preserve">axes </w:t>
      </w:r>
      <w:r w:rsidR="00BF430E">
        <w:rPr>
          <w:rFonts w:ascii="Times New Roman" w:hAnsi="Times New Roman" w:cs="Times New Roman"/>
        </w:rPr>
        <w:t>of</w:t>
      </w:r>
      <w:r w:rsidR="0018083C">
        <w:rPr>
          <w:rFonts w:ascii="Times New Roman" w:hAnsi="Times New Roman" w:cs="Times New Roman"/>
        </w:rPr>
        <w:t xml:space="preserve"> </w:t>
      </w:r>
      <w:r w:rsidR="00BF430E">
        <w:rPr>
          <w:rFonts w:ascii="Times New Roman" w:hAnsi="Times New Roman" w:cs="Times New Roman"/>
        </w:rPr>
        <w:t>environmental</w:t>
      </w:r>
      <w:r w:rsidR="00BF3686">
        <w:rPr>
          <w:rFonts w:ascii="Times New Roman" w:hAnsi="Times New Roman" w:cs="Times New Roman"/>
        </w:rPr>
        <w:t xml:space="preserve"> variation</w:t>
      </w:r>
      <w:r w:rsidR="0018083C">
        <w:rPr>
          <w:rFonts w:ascii="Times New Roman" w:hAnsi="Times New Roman" w:cs="Times New Roman"/>
        </w:rPr>
        <w:t xml:space="preserve"> </w:t>
      </w:r>
      <w:commentRangeEnd w:id="141"/>
      <w:r w:rsidR="00C842A5">
        <w:rPr>
          <w:rStyle w:val="CommentReference"/>
        </w:rPr>
        <w:commentReference w:id="141"/>
      </w:r>
      <w:r w:rsidR="00885BA6">
        <w:rPr>
          <w:rFonts w:ascii="Times New Roman" w:hAnsi="Times New Roman" w:cs="Times New Roman"/>
        </w:rPr>
        <w:t xml:space="preserve">that </w:t>
      </w:r>
      <w:ins w:id="142" w:author="Matthew Barbour" w:date="2016-06-28T11:54:00Z">
        <w:r w:rsidR="000F0417">
          <w:rPr>
            <w:rFonts w:ascii="Times New Roman" w:hAnsi="Times New Roman" w:cs="Times New Roman"/>
          </w:rPr>
          <w:t>structure</w:t>
        </w:r>
      </w:ins>
      <w:ins w:id="143" w:author="Matthew Barbour" w:date="2016-06-28T11:53:00Z">
        <w:r w:rsidR="007B1E50">
          <w:rPr>
            <w:rFonts w:ascii="Times New Roman" w:hAnsi="Times New Roman" w:cs="Times New Roman"/>
          </w:rPr>
          <w:t xml:space="preserve"> </w:t>
        </w:r>
      </w:ins>
      <w:ins w:id="144" w:author="Matthew Barbour" w:date="2016-06-28T16:27:00Z">
        <w:r w:rsidR="009E6AD1">
          <w:rPr>
            <w:rFonts w:ascii="Times New Roman" w:hAnsi="Times New Roman" w:cs="Times New Roman"/>
          </w:rPr>
          <w:t xml:space="preserve">communities associated with </w:t>
        </w:r>
      </w:ins>
      <w:ins w:id="145" w:author="Matthew Barbour" w:date="2016-06-28T11:53:00Z">
        <w:r w:rsidR="009E6AD1">
          <w:rPr>
            <w:rFonts w:ascii="Times New Roman" w:hAnsi="Times New Roman" w:cs="Times New Roman"/>
          </w:rPr>
          <w:t>host plant</w:t>
        </w:r>
        <w:r w:rsidR="007B1E50">
          <w:rPr>
            <w:rFonts w:ascii="Times New Roman" w:hAnsi="Times New Roman" w:cs="Times New Roman"/>
          </w:rPr>
          <w:t>s</w:t>
        </w:r>
      </w:ins>
      <w:commentRangeStart w:id="146"/>
      <w:del w:id="147" w:author="Matthew Barbour" w:date="2016-06-28T11:54:00Z">
        <w:r w:rsidR="00885BA6" w:rsidDel="007B1E50">
          <w:rPr>
            <w:rFonts w:ascii="Times New Roman" w:hAnsi="Times New Roman" w:cs="Times New Roman"/>
          </w:rPr>
          <w:delText xml:space="preserve">host-plants </w:delText>
        </w:r>
        <w:commentRangeStart w:id="148"/>
        <w:r w:rsidR="00885BA6" w:rsidDel="007B1E50">
          <w:rPr>
            <w:rFonts w:ascii="Times New Roman" w:hAnsi="Times New Roman" w:cs="Times New Roman"/>
          </w:rPr>
          <w:delText xml:space="preserve">are exposed to </w:delText>
        </w:r>
        <w:r w:rsidR="006A1BE2" w:rsidDel="007B1E50">
          <w:rPr>
            <w:rFonts w:ascii="Times New Roman" w:hAnsi="Times New Roman" w:cs="Times New Roman"/>
          </w:rPr>
          <w:delText>within a given ecosystem</w:delText>
        </w:r>
        <w:commentRangeEnd w:id="148"/>
        <w:r w:rsidR="006A36C9" w:rsidDel="007B1E50">
          <w:rPr>
            <w:rStyle w:val="CommentReference"/>
          </w:rPr>
          <w:commentReference w:id="148"/>
        </w:r>
      </w:del>
      <w:r w:rsidR="00F65E4C">
        <w:rPr>
          <w:rFonts w:ascii="Times New Roman" w:hAnsi="Times New Roman" w:cs="Times New Roman"/>
        </w:rPr>
        <w:t>;</w:t>
      </w:r>
      <w:commentRangeEnd w:id="146"/>
      <w:r w:rsidR="00A734C4">
        <w:rPr>
          <w:rStyle w:val="CommentReference"/>
        </w:rPr>
        <w:commentReference w:id="146"/>
      </w:r>
      <w:r w:rsidR="006A1BE2">
        <w:rPr>
          <w:rFonts w:ascii="Times New Roman" w:hAnsi="Times New Roman" w:cs="Times New Roman"/>
        </w:rPr>
        <w:t xml:space="preserve"> </w:t>
      </w:r>
      <w:r w:rsidR="00885BA6">
        <w:rPr>
          <w:rFonts w:ascii="Times New Roman" w:hAnsi="Times New Roman" w:cs="Times New Roman"/>
        </w:rPr>
        <w:t xml:space="preserve">and </w:t>
      </w:r>
      <w:r w:rsidR="00F65E4C">
        <w:rPr>
          <w:rFonts w:ascii="Times New Roman" w:hAnsi="Times New Roman" w:cs="Times New Roman"/>
        </w:rPr>
        <w:t xml:space="preserve">(ii) </w:t>
      </w:r>
      <w:r w:rsidR="006A1BE2">
        <w:rPr>
          <w:rFonts w:ascii="Times New Roman" w:hAnsi="Times New Roman" w:cs="Times New Roman"/>
        </w:rPr>
        <w:t xml:space="preserve">distinguish </w:t>
      </w:r>
      <w:r w:rsidR="00C91DBA">
        <w:rPr>
          <w:rFonts w:ascii="Times New Roman" w:hAnsi="Times New Roman" w:cs="Times New Roman"/>
        </w:rPr>
        <w:t xml:space="preserve">whether </w:t>
      </w:r>
      <w:r w:rsidR="00D563FC">
        <w:rPr>
          <w:rFonts w:ascii="Times New Roman" w:hAnsi="Times New Roman" w:cs="Times New Roman"/>
        </w:rPr>
        <w:t>environmental effects</w:t>
      </w:r>
      <w:r w:rsidR="00F65E4C">
        <w:rPr>
          <w:rFonts w:ascii="Times New Roman" w:hAnsi="Times New Roman" w:cs="Times New Roman"/>
        </w:rPr>
        <w:t xml:space="preserve"> are </w:t>
      </w:r>
      <w:r w:rsidR="00D563FC">
        <w:rPr>
          <w:rFonts w:ascii="Times New Roman" w:hAnsi="Times New Roman" w:cs="Times New Roman"/>
        </w:rPr>
        <w:t>independent (E</w:t>
      </w:r>
      <w:r w:rsidR="00F65E4C">
        <w:rPr>
          <w:rFonts w:ascii="Times New Roman" w:hAnsi="Times New Roman" w:cs="Times New Roman"/>
        </w:rPr>
        <w:t xml:space="preserve">) or modified by </w:t>
      </w:r>
      <w:r w:rsidR="00D563FC">
        <w:rPr>
          <w:rFonts w:ascii="Times New Roman" w:hAnsi="Times New Roman" w:cs="Times New Roman"/>
        </w:rPr>
        <w:t>host-plant genotype</w:t>
      </w:r>
      <w:r w:rsidR="00F65E4C">
        <w:rPr>
          <w:rFonts w:ascii="Times New Roman" w:hAnsi="Times New Roman" w:cs="Times New Roman"/>
        </w:rPr>
        <w:t xml:space="preserve"> (G x E). </w:t>
      </w:r>
      <w:del w:id="149" w:author="Mary O'Connor" w:date="2016-07-13T12:03:00Z">
        <w:r w:rsidR="001C4071" w:rsidDel="00F634D4">
          <w:rPr>
            <w:rFonts w:ascii="Times New Roman" w:hAnsi="Times New Roman" w:cs="Times New Roman"/>
          </w:rPr>
          <w:delText>For example, a</w:delText>
        </w:r>
      </w:del>
      <w:ins w:id="150" w:author="Mary O'Connor" w:date="2016-07-13T12:03:00Z">
        <w:r>
          <w:rPr>
            <w:rFonts w:ascii="Times New Roman" w:hAnsi="Times New Roman" w:cs="Times New Roman"/>
          </w:rPr>
          <w:t>A</w:t>
        </w:r>
      </w:ins>
      <w:r w:rsidR="001C4071">
        <w:rPr>
          <w:rFonts w:ascii="Times New Roman" w:hAnsi="Times New Roman" w:cs="Times New Roman"/>
        </w:rPr>
        <w:t xml:space="preserve"> series of experiments in common milkweed (</w:t>
      </w:r>
      <w:proofErr w:type="spellStart"/>
      <w:r w:rsidR="001C4071" w:rsidRPr="00AC705C">
        <w:rPr>
          <w:rFonts w:ascii="Times New Roman" w:hAnsi="Times New Roman" w:cs="Times New Roman"/>
          <w:i/>
        </w:rPr>
        <w:t>Asclepias</w:t>
      </w:r>
      <w:proofErr w:type="spellEnd"/>
      <w:r w:rsidR="001C4071" w:rsidRPr="00AC705C">
        <w:rPr>
          <w:rFonts w:ascii="Times New Roman" w:hAnsi="Times New Roman" w:cs="Times New Roman"/>
          <w:i/>
        </w:rPr>
        <w:t xml:space="preserve"> </w:t>
      </w:r>
      <w:proofErr w:type="spellStart"/>
      <w:r w:rsidR="001C4071" w:rsidRPr="00AC705C">
        <w:rPr>
          <w:rFonts w:ascii="Times New Roman" w:hAnsi="Times New Roman" w:cs="Times New Roman"/>
          <w:i/>
        </w:rPr>
        <w:t>syriaca</w:t>
      </w:r>
      <w:proofErr w:type="spellEnd"/>
      <w:r w:rsidR="001C4071">
        <w:rPr>
          <w:rFonts w:ascii="Times New Roman" w:hAnsi="Times New Roman" w:cs="Times New Roman"/>
        </w:rPr>
        <w:t xml:space="preserve">) have shown that a diversity of biotic </w:t>
      </w:r>
      <w:del w:id="151" w:author="Matthew Barbour" w:date="2016-06-28T12:34:00Z">
        <w:r w:rsidR="00BF3686" w:rsidDel="00893028">
          <w:rPr>
            <w:rFonts w:ascii="Times New Roman" w:hAnsi="Times New Roman" w:cs="Times New Roman"/>
          </w:rPr>
          <w:delText xml:space="preserve">and abiotic </w:delText>
        </w:r>
      </w:del>
      <w:r w:rsidR="001C4071">
        <w:rPr>
          <w:rFonts w:ascii="Times New Roman" w:hAnsi="Times New Roman" w:cs="Times New Roman"/>
        </w:rPr>
        <w:t xml:space="preserve">factors, such as </w:t>
      </w:r>
      <w:r w:rsidR="0055483F">
        <w:rPr>
          <w:rFonts w:ascii="Times New Roman" w:hAnsi="Times New Roman" w:cs="Times New Roman"/>
        </w:rPr>
        <w:t xml:space="preserve">light </w:t>
      </w:r>
      <w:r w:rsidR="00E760D1">
        <w:rPr>
          <w:rFonts w:ascii="Times New Roman" w:hAnsi="Times New Roman" w:cs="Times New Roman"/>
        </w:rPr>
        <w:t>competition from neighboring p</w:t>
      </w:r>
      <w:r w:rsidR="00AC705C">
        <w:rPr>
          <w:rFonts w:ascii="Times New Roman" w:hAnsi="Times New Roman" w:cs="Times New Roman"/>
        </w:rPr>
        <w:t>l</w:t>
      </w:r>
      <w:r w:rsidR="001C4071">
        <w:rPr>
          <w:rFonts w:ascii="Times New Roman" w:hAnsi="Times New Roman" w:cs="Times New Roman"/>
        </w:rPr>
        <w:t>ant</w:t>
      </w:r>
      <w:r w:rsidR="00AC705C">
        <w:rPr>
          <w:rFonts w:ascii="Times New Roman" w:hAnsi="Times New Roman" w:cs="Times New Roman"/>
        </w:rPr>
        <w:t xml:space="preserve">s </w:t>
      </w:r>
      <w:r w:rsidR="00AC705C">
        <w:rPr>
          <w:rFonts w:ascii="Times New Roman" w:hAnsi="Times New Roman" w:cs="Times New Roman"/>
        </w:rPr>
        <w:fldChar w:fldCharType="begin">
          <w:fldData xml:space="preserve">NgA5ADUAMABlADEAYwA3AC0AOABiADgANAAtADQANgAzADcALQA5AGQAZAA5AC0AZQA3ADQANgA0
AGQAMAA4AGQANAA5AGYALwA5ADQAOABFAEYARgA1ADcALQBBAEMAQwBBAC0ANQBGAEIAQwAtAEMA
NAAyAEQALQAxAEYAQgA4AEQAMgAzADYARQAxADIAOQB8AGUATgBxAEYAVQBzAGwAdQAyAHoAQQBR
AC8AUgBXAEMAWgAxAFAAUgB2AHYAaQBtAGUAQQBHAFMAUQAxAG8AZwB0AHcAWQArAGoATQBTAHgA
egBJAFEAbQBCAFkAcAB5AEsAaABqACsAOQB3ADYAYgB0AHMAZwBsADYASgBFAHoAagA0ADkAdgA0
AFoAVwAvADIAdABrAFoAMABHADMAWABPAGIAdwBvADgATQBvAGEAdgB1AGEAUABIADEATgBtAGoA
MgB6AFgAVwAyADIASABoAGEALwA0AHcALwBQAHoARQArADIAUwByAEMAeABFAFcAdQBVAEYAagBX
AEQAMgBKACsAdgA0ACsAdQBYAEsAagAzAEIAVwBlAHEARgA5AE8AegBoADQAQgAwADMAYgBRAFYA
MAB3AHMATABWAG0AZABqAEMAdwBsAHQAOQBXAG4AMwBBAC8AdwBFAGoALwBDAGYAVQBkAFAAYgBv
AEEATwBxAHoANABDAEEATwBHAHAAKwBLADgARQBVAGwAYwBOAEEAUQBiADUAMAA2AHIANgBZAFQA
dQBLADMAbQA5AE4AUgA2AFUAUQBTAGUAOAA4AGgAcQAvAGcAbQAyAC8AUABmAHgAbQBqAG8AaQA4
AHYASAB1AE4ALwB0AG0ASgAwAGoAagBPAG8AagBpAHUAcwB5AFQANgBTAGMAQwBMADEAZgBNADUA
MABEAFEASgBuAGEAeABUAGcAeQBJAHkAOABWADgAZABTAHQASwBtAGIASQBvAFkAawA3ADQAUwBk
AFYAZgBuAEkAaQArAHoAUwBqAFIAUwBOAGcASwByAHYATQB4AGwAWABNAHUAOABPAGQANAAxAGUA
YgAzAGIANwA0AHQASwB0AEoAdABOAEsANAByADkALwBVAFoAcwA4AG4AUQByAGsAdgAxADkAdgBV
ADIAegBjAHAAZQBrAHcAYgBtAGEAcABoAG0ASgA5AE0AbwBsAGUAQgBRAGoATwBEADkAUgA1AEMA
OQBCADcAKwBGAHcAVwAzAEcALwBqAEUARQBuAHoAVgBXAHYAVQBmAHkAcABsAEcANwArAEQAZQBK
AEQAbgBPAHAASgA2AHEAaABoAFkAYwBvAHcAZgAwAEwAVwBXAHcAdwBtAFEAKwBmAGcAbABqAEEA
QwA3ADMARABOAEIAagBSAEkAVgBJAHcASwBZAG0AZwB1AHkAbABsAHoAUgBnAHAAWABNAHgAawA2
AE8AbABNAE8AeABrAC8AQgBOAFgAZwBQAC8AUgB2AHIARgBnAFoAcwBHAHIARgBYAFEATgBsADQA
OQBvADcAMABsAHkAZwBXAHcANgBqAHIATgB6AHAASgBmAHYAcwBGAEwAbgB2AEUAdwBnAD0APQA=
</w:fldData>
        </w:fldChar>
      </w:r>
      <w:r w:rsidR="00AC705C">
        <w:rPr>
          <w:rFonts w:ascii="Times New Roman" w:hAnsi="Times New Roman" w:cs="Times New Roman"/>
        </w:rPr>
        <w:instrText>ADDIN LABTIVA_CITE \* MERGEFORMAT</w:instrText>
      </w:r>
      <w:r w:rsidR="00AC705C">
        <w:rPr>
          <w:rFonts w:ascii="Times New Roman" w:hAnsi="Times New Roman" w:cs="Times New Roman"/>
        </w:rPr>
      </w:r>
      <w:r w:rsidR="00AC705C">
        <w:rPr>
          <w:rFonts w:ascii="Times New Roman" w:hAnsi="Times New Roman" w:cs="Times New Roman"/>
        </w:rPr>
        <w:fldChar w:fldCharType="separate"/>
      </w:r>
      <w:r w:rsidR="004B4446" w:rsidRPr="004B4446">
        <w:rPr>
          <w:rFonts w:ascii="Times New Roman" w:hAnsi="Times New Roman" w:cs="Times New Roman"/>
          <w:noProof/>
          <w:color w:val="000000"/>
        </w:rPr>
        <w:t>(Agrawal &amp; Zandt 2003)</w:t>
      </w:r>
      <w:r w:rsidR="00AC705C">
        <w:rPr>
          <w:rFonts w:ascii="Times New Roman" w:hAnsi="Times New Roman" w:cs="Times New Roman"/>
        </w:rPr>
        <w:fldChar w:fldCharType="end"/>
      </w:r>
      <w:r w:rsidR="001C4071">
        <w:rPr>
          <w:rFonts w:ascii="Times New Roman" w:hAnsi="Times New Roman" w:cs="Times New Roman"/>
        </w:rPr>
        <w:t xml:space="preserve">, </w:t>
      </w:r>
      <w:r w:rsidR="00F132D3">
        <w:rPr>
          <w:rFonts w:ascii="Times New Roman" w:hAnsi="Times New Roman" w:cs="Times New Roman"/>
        </w:rPr>
        <w:t>caterpillar</w:t>
      </w:r>
      <w:r w:rsidR="001C4071">
        <w:rPr>
          <w:rFonts w:ascii="Times New Roman" w:hAnsi="Times New Roman" w:cs="Times New Roman"/>
        </w:rPr>
        <w:t xml:space="preserve"> </w:t>
      </w:r>
      <w:proofErr w:type="spellStart"/>
      <w:r w:rsidR="00F132D3">
        <w:rPr>
          <w:rFonts w:ascii="Times New Roman" w:hAnsi="Times New Roman" w:cs="Times New Roman"/>
        </w:rPr>
        <w:t>herbivory</w:t>
      </w:r>
      <w:proofErr w:type="spellEnd"/>
      <w:r w:rsidR="00E760D1">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MgAyAEUALQAyAEIAMgBDAEQARAA4AEEAQgBFAEEANgB8AGUATgBwAGQAawBVAHQATwB3AHoAQQBR
AGgAcQA5AGkAZQBWADAAWABKADYAUgBwADAAcAAyAGgAWABTAEIAZQBFAGkAeQByAEwAaQBhAHgA
RwB3AFoAYwBPADcASQBkAEkASwBvAHEAYwBRAFEAawBiAHMAaABKAHMAQQBWAEMAQgBTADgAcwB6
AC8AegBmAGUARgA1ADcAKwBtAGcASABaADAAQwBMAHAAbgBIAHEARwBTAEcAZwBOAFgAUgBCAGIA
LwBIAEoAZQBqAHEAaABGAC8AZgAzAE4AOQBIAE0AUwBzADQAWgBuAC8ATQB5AHUAbQBBAEkARAA5
AGIAUgB4AFgAcABQAHQANwBCAEQAUABVAFoAZABOAEIASQAwAGYATAA2ADkAMwA5AGwARwB1AFoA
QQBpAE8AMwB4AFcANgBhAGUAcgBBAFQAMAA5AFQASQA3AGgAegBzAEUATAA2AEMATgBHAG0ATQBG
AEIAOQA1AGUANgB0AHQAYQBvADgAUQBpADYAQgBOAFQAeABjAGQAaABNAGEAQQArAGQAUwBsAFgA
VgBmAE0AYQB5AE8AagB1AGwAMwB5ADYAMgBSAGUAZgBEAFAANgBHADEASgBnAEEAYQA1AFYAagBB
AG8ATgBWAFIAYgA4AHYAYgBpADgAVAB5AGEAUgBiAFAAeQBlAFAAMAB0ADgAbABwAHoAcgBNADgA
WAB0AEcAZQB2AGsAWQBRAHYAUgArAFUAcABJAHMAOQBsAFIAQQBVADYAeQBGADEAdQBGAGkAdgBF
ADcAYgBaAEgAQwBJAFEAUgBWAHIAVwBNADYANgB5AGQAcwA2AHEAcABpAHAAWQBVAFoANwBPAFcA
UwAxAGwAegBkAFMAOABLAEEAdgBKAEsAMQBuAFUAMgA1AE8ANgBYAGwAVwBpAEsAQQBRAHIAOAA5
AGsANQB5ADcAagBnAEwATQB2AHoARgBjAHYAUAA4AHYAUABsAHMAaABKAG4ASwA1AEYAbQBIAE0A
WQArAFYAUgBvAFQAWQBhAHMAVgArADkAbABSAEUAbgA1ADYARQBDAFoAOAB2AG4AMQBBAC8ANABD
AFMAbwBBAG4ASwBRAFoAcwAyADUANABrADEAUgBQAGcAWQAwAHkATgA0ADQAawBlAEgAMABBAEkA
QgBwADgAaABPAHkAYgBoAGQASgBVAGsAegBrAGwANgBEAEMAYQBSAFQAeABxAFoARQBCAEkAdwBr
AGIAZABSAGMAagAxAHEARABJAHgASgAyAGEAYwBDAEgATAA4AGQAQwBxAEMAMAA9AA==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1C4071">
        <w:rPr>
          <w:rFonts w:ascii="Times New Roman" w:hAnsi="Times New Roman" w:cs="Times New Roman"/>
        </w:rPr>
        <w:t xml:space="preserve">, and aphid-tending ants </w:t>
      </w:r>
      <w:r w:rsidR="00E760D1">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ADQALQA0ADYAMwA3AC0AOQBkAGQAOQAtAGUANwA0ADYANABkADAAOABkADQAOQBmAC8AOQA5AEUA
OABBADQANABBAC0ANgAyADUAQwAtADEAMABBADAALQAxADIAMgBFAC0AMgBCADIAQwBEAEQAOABB
AEIARQBBADYAfABlAE4AcAAxAFUAYwB0AHUANAB6AEEATQAvAEIAVgBCADUANgBpAFYARQAvAG0A
VgBtADUARQAyAFEATABIAFkANwBnAEwAZABXADUARQBEAFkAegBNADIARgA3AEoAawB5AEgASwBL
AEkATQBpAC8ATAAxAFYAMABnAFYAeAA2ADQANQBEAEQAMABRAHgAMQBsAFgALwA5AEUAaAB6AFkA
NQBuAGcATQBlAEMAYQBJADUASgAzAGMAeQBtAFkAVQByAHgARABsAFMAcgA2ADgAdgBiADAAeQAx
AGwAcAB2AGwATQA1AE0AeQBTADEAWQA0AHUAQwBEADMATAA1AGYANQBRAGwARwBzAGgAZQBlAC8A
LwBUAGUANABZAFcASABQAFoAMAB4AEMAZgB3AEEAcwBsAHoAYwBWAG4AZQBrAHAAZwAvAHcAQQBm
AGEATwAxAGIAZwBsAFEAQwA5AHYAaAA1AFcAYwBsAHEATwBsAGUAVQBBAFcAbABnAFAAMQB3AHcA
YwBGAFoAQwBaADEAagBJAHMANgAxADUAaQAxAHAAYQBxAE8AbABWAEcAbQAyAEoAUwBxADcAcgBw
AGEAWQBXAGsASwAwACsAbQBxAE0ALwBYAHAAYwBaAE0AWAArADIAeABYADcAMQBWAGQATgBJAFUA
eQBUACsAWgBaADUAZgB0AHkAcgBlAHIAZAB4AHUAdwB5AFUAKwAyAEwAZABjADYAQwByAFgAYwBS
AHkARwBGAFEAawBhAEoARgBWAHYAOAB6AG8ARwBoAEcARABOAFMAQwBFAHcANABpAFcAMgBJAG4A
SwBmAHoAVAByAHgAZQBlAFoALwBvAGgAMAAxAFgAeABtAEYAZABsAG0AVgBmAEoAMAB6AHcAdgBh
AGIASABnAGUAbwBJAGUAMQBZAGsAQwA4ADcAZgB5AE8AYQB0AHoAdABkAGIAcABtAGIATwAzAHkA
NQBoAEkAVwBaAGsAeAA5AEkARgA2ADQAagBPAHIANwAyAEkAbQBTAFkANQA2AGwAUgAxAEUAVgBC
AE8ARQBPAFAATwBGADMAOQBkAGEAVgA0AGYARABiAFMAWABqAFoAVQBwAHEAMwBLAGYAVwBvAHYA
cgA2AE4AZAA3ADgAbgArAEsAMwBCAFIAZABGAGoAOAA0AG4AcQBwAGcASABtAEgAQQBXADMARgBN
AHcARABkAFEASgBjAGgARQBEAHQATwBsAC8ANQA2ADIAZwBjAGIASwBjADkAeABPAEoAawB3ACsA
aQA5AGUATwA0AE8ASQBvAFgATQBjAGUAdwB0AEgAdwBFADUATwBXADAAMQByAEgARABOAG8AcgBw
AFUANwAvAEQARQA3AG8AWgBIADcANgBTADMAMgBlACsALwBRAE0AeQBIAEwAbQAyACwAZQBOAHAA
ZABrAFUAdABPAHcAegBBAFEAaABxADkAaQBlAFYAMABYAEoANgBSAHAAMABwADIAaABYAFMAQgBl
AEUAaQB5AHIATABpAGEAeABHAHcAWgBjAE8ANwBJAGQASQBLAG8AcQBjAFEAUQBrAGIAcwBoAEoA
cwBBAFYAQwBCAFMAOABzAHoALwB6AGYAZQBGADUANwArAG0AZwBIAFoAMABDAEwAcABuAEgAcQBH
AFMARwBnAE4AWABSAEIAYgAvAEgASgBlAGoAcQBoAEYALwBmADMATgA5AEgATQBTAHMANABaAG4A
LwBNAHkAdQBtAEEASQBEADkAYgBSAHgAWABwAFAAdAA3AEIARABQAFUAWgBkAE4AQgBJADAAZgBM
ADYAOQAzADkAbABHAHUAWgBBAGkATwAzAHgAVwA2AGEAZQByAEEAVAAwADkAVABJADcAaAB6AHMA
RQBMADYAQwBOAEcAbQBNAEYAQgA5ADUAZQA2AHQAdABhAG8AOABRAGkANgBCAE4AVAB4AGMAZABo
AE0AYQBBACsAZABTAGwAWABWAGYATQBhAHkATwBqAHUAbAAzAHkANgAyAFIAZQBmAEQAUAA2AEcA
MQBKAGcAQQBhADUAVgBqAEEAbwBOAFYAUgBiADgAdgBiAGkAOABUAHkAYQBSAGIAUAB5AGUAUAAw
AHQAOABsAHAAegByAE0AOABYAHQARwBlAHYAawBZAFEAdgBSACsAVQBwAEkAcwA5AGwAUgBBAFUA
NgB5AEYAMQB1AEYAaQB2AEUANwBiAFoASABDAEkAUQBSAFYAcgBXAE0ANgA2AHkAZABzADYAcQBw
AGkAcABZAFUAWgA3AE8AVwBTADEAbAB6AGQAUwA4AEsAQQB2AEoASwAxAG4AVQAyADUATwA2AFgA
bABXAGkASwBBAFEAcgA4ADkAawA1AHkANwBqAGcATABNAHYAegBGAGMAdgBQADgAdgBQAGwAcwBo
AEoAbgBLADUARgBtAEgATQBZACsAVgBSAG8AVABZAGEAcwBWACsAOQBsAFIARQBuADUANgBFAEMA
WgA4AHYAbgAxAEEALwA0AEMAUwBvAEEAbgBLAFEAWgBzADIANQA0AGsAMQBSAFAAZwBZADAAeQBO
ADQANABrAGUASAAwAEEASQBCAHAAOABoAE8AeQBiAGgAZABKAFUAawB6AGsAbAA2AEQAQwBhAFIA
VAB4AHEAWgBFAEIASQB3AGsAYgBkAFIAYwBqADEAcQBEAEkAeABKADIAYQBjAEMASABMADgAZABD
AHEAQwAwAD0A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(Mooney &amp; Agrawal 2008;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BF3686">
        <w:rPr>
          <w:rFonts w:ascii="Times New Roman" w:hAnsi="Times New Roman" w:cs="Times New Roman"/>
        </w:rPr>
        <w:t xml:space="preserve"> </w:t>
      </w:r>
      <w:r w:rsidR="005D4322">
        <w:rPr>
          <w:rFonts w:ascii="Times New Roman" w:hAnsi="Times New Roman" w:cs="Times New Roman"/>
        </w:rPr>
        <w:t>can act independently or interact with milkweed genotype to shape its associated community of foliar arthropods.</w:t>
      </w:r>
      <w:ins w:id="152" w:author="Matthew Barbour" w:date="2016-06-29T08:40:00Z">
        <w:r w:rsidR="00497AFE">
          <w:rPr>
            <w:rFonts w:ascii="Times New Roman" w:hAnsi="Times New Roman" w:cs="Times New Roman"/>
          </w:rPr>
          <w:t xml:space="preserve"> These experiments </w:t>
        </w:r>
        <w:del w:id="153" w:author="Mary O'Connor" w:date="2016-07-13T11:54:00Z">
          <w:r w:rsidR="00497AFE" w:rsidDel="00046229">
            <w:rPr>
              <w:rFonts w:ascii="Times New Roman" w:hAnsi="Times New Roman" w:cs="Times New Roman"/>
            </w:rPr>
            <w:delText>suggest</w:delText>
          </w:r>
        </w:del>
      </w:ins>
      <w:ins w:id="154" w:author="Mary O'Connor" w:date="2016-07-13T11:54:00Z">
        <w:r w:rsidR="00046229">
          <w:rPr>
            <w:rFonts w:ascii="Times New Roman" w:hAnsi="Times New Roman" w:cs="Times New Roman"/>
          </w:rPr>
          <w:t>demonstrated?</w:t>
        </w:r>
      </w:ins>
      <w:ins w:id="155" w:author="Matthew Barbour" w:date="2016-06-29T08:40:00Z">
        <w:r w:rsidR="00497AFE">
          <w:rPr>
            <w:rFonts w:ascii="Times New Roman" w:hAnsi="Times New Roman" w:cs="Times New Roman"/>
          </w:rPr>
          <w:t xml:space="preserve"> </w:t>
        </w:r>
        <w:proofErr w:type="gramStart"/>
        <w:r w:rsidR="00497AFE">
          <w:rPr>
            <w:rFonts w:ascii="Times New Roman" w:hAnsi="Times New Roman" w:cs="Times New Roman"/>
          </w:rPr>
          <w:t>that</w:t>
        </w:r>
        <w:proofErr w:type="gramEnd"/>
        <w:r w:rsidR="00497AFE">
          <w:rPr>
            <w:rFonts w:ascii="Times New Roman" w:hAnsi="Times New Roman" w:cs="Times New Roman"/>
          </w:rPr>
          <w:t xml:space="preserve"> </w:t>
        </w:r>
      </w:ins>
      <w:ins w:id="156" w:author="Matthew Barbour" w:date="2016-06-29T08:42:00Z">
        <w:r w:rsidR="00497AFE">
          <w:rPr>
            <w:rFonts w:ascii="Times New Roman" w:hAnsi="Times New Roman" w:cs="Times New Roman"/>
          </w:rPr>
          <w:t xml:space="preserve">the </w:t>
        </w:r>
      </w:ins>
      <w:ins w:id="157" w:author="Matthew Barbour" w:date="2016-06-29T08:58:00Z">
        <w:r w:rsidR="00942465">
          <w:rPr>
            <w:rFonts w:ascii="Times New Roman" w:hAnsi="Times New Roman" w:cs="Times New Roman"/>
          </w:rPr>
          <w:t>community genetics of milkweed</w:t>
        </w:r>
      </w:ins>
      <w:ins w:id="158" w:author="Matthew Barbour" w:date="2016-06-29T08:43:00Z">
        <w:r w:rsidR="00497AFE">
          <w:rPr>
            <w:rFonts w:ascii="Times New Roman" w:hAnsi="Times New Roman" w:cs="Times New Roman"/>
          </w:rPr>
          <w:t xml:space="preserve"> </w:t>
        </w:r>
      </w:ins>
      <w:ins w:id="159" w:author="Matthew Barbour" w:date="2016-06-29T08:45:00Z">
        <w:r w:rsidR="00942465">
          <w:rPr>
            <w:rFonts w:ascii="Times New Roman" w:hAnsi="Times New Roman" w:cs="Times New Roman"/>
          </w:rPr>
          <w:t>are</w:t>
        </w:r>
      </w:ins>
      <w:ins w:id="160" w:author="Matthew Barbour" w:date="2016-06-29T08:59:00Z">
        <w:r w:rsidR="00942465">
          <w:rPr>
            <w:rFonts w:ascii="Times New Roman" w:hAnsi="Times New Roman" w:cs="Times New Roman"/>
          </w:rPr>
          <w:t xml:space="preserve"> </w:t>
        </w:r>
      </w:ins>
      <w:ins w:id="161" w:author="Matthew Barbour" w:date="2016-06-29T08:45:00Z">
        <w:r w:rsidR="00497AFE">
          <w:rPr>
            <w:rFonts w:ascii="Times New Roman" w:hAnsi="Times New Roman" w:cs="Times New Roman"/>
          </w:rPr>
          <w:t xml:space="preserve">contingent </w:t>
        </w:r>
      </w:ins>
      <w:ins w:id="162" w:author="Matthew Barbour" w:date="2016-06-29T08:42:00Z">
        <w:r w:rsidR="00497AFE">
          <w:rPr>
            <w:rFonts w:ascii="Times New Roman" w:hAnsi="Times New Roman" w:cs="Times New Roman"/>
          </w:rPr>
          <w:t xml:space="preserve">on the biotic environment. </w:t>
        </w:r>
      </w:ins>
      <w:ins w:id="163" w:author="Matthew Barbour" w:date="2016-06-30T15:10:00Z">
        <w:r w:rsidR="00F55A06">
          <w:rPr>
            <w:rFonts w:ascii="Times New Roman" w:hAnsi="Times New Roman" w:cs="Times New Roman"/>
          </w:rPr>
          <w:t xml:space="preserve">Similarly, abiotic factors, such as </w:t>
        </w:r>
      </w:ins>
      <w:ins w:id="164" w:author="Matthew Barbour" w:date="2016-06-30T15:24:00Z">
        <w:r w:rsidR="00262663">
          <w:rPr>
            <w:rFonts w:ascii="Times New Roman" w:hAnsi="Times New Roman" w:cs="Times New Roman"/>
          </w:rPr>
          <w:t>soil nutrient availability</w:t>
        </w:r>
      </w:ins>
      <w:ins w:id="165" w:author="Matthew Barbour" w:date="2016-06-30T15:10:00Z">
        <w:r w:rsidR="00F55A06">
          <w:rPr>
            <w:rFonts w:ascii="Times New Roman" w:hAnsi="Times New Roman" w:cs="Times New Roman"/>
          </w:rPr>
          <w:t xml:space="preserve">, </w:t>
        </w:r>
      </w:ins>
      <w:ins w:id="166" w:author="Matthew Barbour" w:date="2016-06-30T15:17:00Z">
        <w:r w:rsidR="00F707B7">
          <w:rPr>
            <w:rFonts w:ascii="Times New Roman" w:hAnsi="Times New Roman" w:cs="Times New Roman"/>
          </w:rPr>
          <w:t xml:space="preserve">can alter the effects of host-plant genotype on </w:t>
        </w:r>
        <w:r w:rsidR="009B216A">
          <w:rPr>
            <w:rFonts w:ascii="Times New Roman" w:hAnsi="Times New Roman" w:cs="Times New Roman"/>
          </w:rPr>
          <w:t>herbivore assemblages</w:t>
        </w:r>
        <w:r w:rsidR="00F707B7">
          <w:rPr>
            <w:rFonts w:ascii="Times New Roman" w:hAnsi="Times New Roman" w:cs="Times New Roman"/>
          </w:rPr>
          <w:t xml:space="preserve"> </w:t>
        </w:r>
      </w:ins>
      <w:ins w:id="167" w:author="Matthew Barbour" w:date="2016-06-30T15:18:00Z">
        <w:r w:rsidR="00F707B7">
          <w:rPr>
            <w:rFonts w:ascii="Times New Roman" w:hAnsi="Times New Roman" w:cs="Times New Roman"/>
          </w:rPr>
          <w:t>(</w:t>
        </w:r>
        <w:proofErr w:type="spellStart"/>
        <w:r w:rsidR="00F707B7">
          <w:rPr>
            <w:rFonts w:ascii="Times New Roman" w:hAnsi="Times New Roman" w:cs="Times New Roman"/>
          </w:rPr>
          <w:t>Orians</w:t>
        </w:r>
        <w:proofErr w:type="spellEnd"/>
        <w:r w:rsidR="00F707B7">
          <w:rPr>
            <w:rFonts w:ascii="Times New Roman" w:hAnsi="Times New Roman" w:cs="Times New Roman"/>
          </w:rPr>
          <w:t xml:space="preserve"> &amp; Fritz 1998) </w:t>
        </w:r>
      </w:ins>
      <w:ins w:id="168" w:author="Matthew Barbour" w:date="2016-06-30T15:17:00Z">
        <w:r w:rsidR="00F707B7">
          <w:rPr>
            <w:rFonts w:ascii="Times New Roman" w:hAnsi="Times New Roman" w:cs="Times New Roman"/>
          </w:rPr>
          <w:t>and tri</w:t>
        </w:r>
      </w:ins>
      <w:ins w:id="169" w:author="Matthew Barbour" w:date="2016-06-30T15:27:00Z">
        <w:r w:rsidR="00262663">
          <w:rPr>
            <w:rFonts w:ascii="Times New Roman" w:hAnsi="Times New Roman" w:cs="Times New Roman"/>
          </w:rPr>
          <w:t>-</w:t>
        </w:r>
      </w:ins>
      <w:ins w:id="170" w:author="Matthew Barbour" w:date="2016-06-30T15:17:00Z">
        <w:r w:rsidR="00F707B7">
          <w:rPr>
            <w:rFonts w:ascii="Times New Roman" w:hAnsi="Times New Roman" w:cs="Times New Roman"/>
          </w:rPr>
          <w:t>trophic interactions (</w:t>
        </w:r>
      </w:ins>
      <w:ins w:id="171" w:author="Matthew Barbour" w:date="2016-06-30T15:22:00Z">
        <w:r w:rsidR="00F707B7">
          <w:rPr>
            <w:rFonts w:ascii="Times New Roman" w:hAnsi="Times New Roman" w:cs="Times New Roman"/>
          </w:rPr>
          <w:t xml:space="preserve">Rossi &amp; </w:t>
        </w:r>
        <w:proofErr w:type="spellStart"/>
        <w:r w:rsidR="00F707B7">
          <w:rPr>
            <w:rFonts w:ascii="Times New Roman" w:hAnsi="Times New Roman" w:cs="Times New Roman"/>
          </w:rPr>
          <w:t>Stiling</w:t>
        </w:r>
        <w:proofErr w:type="spellEnd"/>
        <w:r w:rsidR="00F707B7">
          <w:rPr>
            <w:rFonts w:ascii="Times New Roman" w:hAnsi="Times New Roman" w:cs="Times New Roman"/>
          </w:rPr>
          <w:t xml:space="preserve"> 1998; </w:t>
        </w:r>
        <w:proofErr w:type="spellStart"/>
        <w:r w:rsidR="00F707B7">
          <w:rPr>
            <w:rFonts w:ascii="Times New Roman" w:hAnsi="Times New Roman" w:cs="Times New Roman"/>
          </w:rPr>
          <w:t>Abdala</w:t>
        </w:r>
        <w:proofErr w:type="spellEnd"/>
        <w:r w:rsidR="00F707B7">
          <w:rPr>
            <w:rFonts w:ascii="Times New Roman" w:hAnsi="Times New Roman" w:cs="Times New Roman"/>
          </w:rPr>
          <w:t>-Roberts &amp; Mooney 2013)</w:t>
        </w:r>
      </w:ins>
      <w:ins w:id="172" w:author="Matthew Barbour" w:date="2016-06-30T15:24:00Z">
        <w:r w:rsidR="00262663">
          <w:rPr>
            <w:rFonts w:ascii="Times New Roman" w:hAnsi="Times New Roman" w:cs="Times New Roman"/>
          </w:rPr>
          <w:t>.</w:t>
        </w:r>
      </w:ins>
      <w:ins w:id="173" w:author="Mary O'Connor" w:date="2016-07-13T12:04:00Z">
        <w:r>
          <w:rPr>
            <w:rFonts w:ascii="Times New Roman" w:hAnsi="Times New Roman" w:cs="Times New Roman"/>
          </w:rPr>
          <w:t xml:space="preserve"> </w:t>
        </w:r>
      </w:ins>
      <w:ins w:id="174" w:author="Matthew Barbour" w:date="2016-06-30T15:22:00Z">
        <w:del w:id="175" w:author="Mary O'Connor" w:date="2016-07-13T12:04:00Z">
          <w:r w:rsidR="00F707B7" w:rsidDel="00F634D4">
            <w:rPr>
              <w:rFonts w:ascii="Times New Roman" w:hAnsi="Times New Roman" w:cs="Times New Roman"/>
            </w:rPr>
            <w:delText xml:space="preserve"> </w:delText>
          </w:r>
        </w:del>
      </w:ins>
      <w:ins w:id="176" w:author="Matthew Barbour" w:date="2016-06-30T16:54:00Z">
        <w:del w:id="177" w:author="Mary O'Connor" w:date="2016-07-13T11:57:00Z">
          <w:r w:rsidR="00C05B35" w:rsidDel="00046229">
            <w:rPr>
              <w:rFonts w:ascii="Times New Roman" w:hAnsi="Times New Roman" w:cs="Times New Roman"/>
            </w:rPr>
            <w:delText xml:space="preserve">Still, </w:delText>
          </w:r>
        </w:del>
      </w:ins>
      <w:ins w:id="178" w:author="Matthew Barbour" w:date="2016-06-30T16:53:00Z">
        <w:del w:id="179" w:author="Mary O'Connor" w:date="2016-07-13T11:57:00Z">
          <w:r w:rsidR="00C05B35" w:rsidDel="00046229">
            <w:rPr>
              <w:rFonts w:ascii="Times New Roman" w:hAnsi="Times New Roman" w:cs="Times New Roman"/>
            </w:rPr>
            <w:delText>w</w:delText>
          </w:r>
          <w:r w:rsidR="006F6F58" w:rsidDel="00046229">
            <w:rPr>
              <w:rFonts w:ascii="Times New Roman" w:hAnsi="Times New Roman" w:cs="Times New Roman"/>
            </w:rPr>
            <w:delText>e are lacking explicit comparisons</w:delText>
          </w:r>
        </w:del>
        <w:del w:id="180" w:author="Mary O'Connor" w:date="2016-07-13T11:56:00Z">
          <w:r w:rsidR="006F6F58" w:rsidDel="00046229">
            <w:rPr>
              <w:rFonts w:ascii="Times New Roman" w:hAnsi="Times New Roman" w:cs="Times New Roman"/>
            </w:rPr>
            <w:delText xml:space="preserve"> of</w:delText>
          </w:r>
        </w:del>
      </w:ins>
      <w:ins w:id="181" w:author="Matthew Barbour" w:date="2016-06-30T16:55:00Z">
        <w:del w:id="182" w:author="Mary O'Connor" w:date="2016-07-13T11:56:00Z">
          <w:r w:rsidR="00C05B35" w:rsidDel="00046229">
            <w:rPr>
              <w:rFonts w:ascii="Times New Roman" w:hAnsi="Times New Roman" w:cs="Times New Roman"/>
            </w:rPr>
            <w:delText xml:space="preserve"> host-plant genotypic effects across natural gradients in</w:delText>
          </w:r>
        </w:del>
      </w:ins>
      <w:ins w:id="183" w:author="Matthew Barbour" w:date="2016-06-30T16:53:00Z">
        <w:del w:id="184" w:author="Mary O'Connor" w:date="2016-07-13T11:56:00Z">
          <w:r w:rsidR="006F6F58" w:rsidDel="00046229">
            <w:rPr>
              <w:rFonts w:ascii="Times New Roman" w:hAnsi="Times New Roman" w:cs="Times New Roman"/>
            </w:rPr>
            <w:delText xml:space="preserve"> </w:delText>
          </w:r>
        </w:del>
      </w:ins>
      <w:ins w:id="185" w:author="Matthew Barbour" w:date="2016-06-30T16:56:00Z">
        <w:del w:id="186" w:author="Mary O'Connor" w:date="2016-07-13T11:56:00Z">
          <w:r w:rsidR="00C05B35" w:rsidDel="00046229">
            <w:rPr>
              <w:rFonts w:ascii="Times New Roman" w:hAnsi="Times New Roman" w:cs="Times New Roman"/>
            </w:rPr>
            <w:delText xml:space="preserve">both </w:delText>
          </w:r>
        </w:del>
      </w:ins>
      <w:ins w:id="187" w:author="Matthew Barbour" w:date="2016-06-30T16:53:00Z">
        <w:del w:id="188" w:author="Mary O'Connor" w:date="2016-07-13T11:56:00Z">
          <w:r w:rsidR="006F6F58" w:rsidDel="00046229">
            <w:rPr>
              <w:rFonts w:ascii="Times New Roman" w:hAnsi="Times New Roman" w:cs="Times New Roman"/>
            </w:rPr>
            <w:delText>biotic a</w:delText>
          </w:r>
        </w:del>
      </w:ins>
      <w:ins w:id="189" w:author="Matthew Barbour" w:date="2016-06-30T16:54:00Z">
        <w:del w:id="190" w:author="Mary O'Connor" w:date="2016-07-13T11:56:00Z">
          <w:r w:rsidR="00C05B35" w:rsidDel="00046229">
            <w:rPr>
              <w:rFonts w:ascii="Times New Roman" w:hAnsi="Times New Roman" w:cs="Times New Roman"/>
            </w:rPr>
            <w:delText>nd abiotic factors</w:delText>
          </w:r>
        </w:del>
      </w:ins>
      <w:ins w:id="191" w:author="Matthew Barbour" w:date="2016-06-30T16:58:00Z">
        <w:del w:id="192" w:author="Mary O'Connor" w:date="2016-07-13T11:57:00Z">
          <w:r w:rsidR="00C05B35" w:rsidDel="00046229">
            <w:rPr>
              <w:rFonts w:ascii="Times New Roman" w:hAnsi="Times New Roman" w:cs="Times New Roman"/>
            </w:rPr>
            <w:delText xml:space="preserve">, so </w:delText>
          </w:r>
        </w:del>
        <w:del w:id="193" w:author="Mary O'Connor" w:date="2016-07-13T11:56:00Z">
          <w:r w:rsidR="00C05B35" w:rsidDel="00046229">
            <w:rPr>
              <w:rFonts w:ascii="Times New Roman" w:hAnsi="Times New Roman" w:cs="Times New Roman"/>
            </w:rPr>
            <w:delText xml:space="preserve">their relative importance in structuring communities </w:delText>
          </w:r>
        </w:del>
        <w:del w:id="194" w:author="Mary O'Connor" w:date="2016-07-13T11:57:00Z">
          <w:r w:rsidR="00C05B35" w:rsidDel="00046229">
            <w:rPr>
              <w:rFonts w:ascii="Times New Roman" w:hAnsi="Times New Roman" w:cs="Times New Roman"/>
            </w:rPr>
            <w:delText xml:space="preserve">is </w:delText>
          </w:r>
        </w:del>
        <w:commentRangeStart w:id="195"/>
        <w:proofErr w:type="gramStart"/>
        <w:r w:rsidR="00C05B35">
          <w:rPr>
            <w:rFonts w:ascii="Times New Roman" w:hAnsi="Times New Roman" w:cs="Times New Roman"/>
          </w:rPr>
          <w:t>unclear</w:t>
        </w:r>
        <w:proofErr w:type="gramEnd"/>
        <w:r w:rsidR="00C05B35">
          <w:rPr>
            <w:rFonts w:ascii="Times New Roman" w:hAnsi="Times New Roman" w:cs="Times New Roman"/>
          </w:rPr>
          <w:t xml:space="preserve">. </w:t>
        </w:r>
      </w:ins>
      <w:commentRangeEnd w:id="195"/>
      <w:ins w:id="196" w:author="Matthew Barbour" w:date="2016-07-02T14:34:00Z">
        <w:r w:rsidR="00B329B5">
          <w:rPr>
            <w:rStyle w:val="CommentReference"/>
          </w:rPr>
          <w:commentReference w:id="195"/>
        </w:r>
      </w:ins>
    </w:p>
    <w:p w14:paraId="40CF4280" w14:textId="7A444084" w:rsidR="00F132D3" w:rsidDel="00C05B35" w:rsidRDefault="00F132D3" w:rsidP="00D07C4C">
      <w:pPr>
        <w:spacing w:line="480" w:lineRule="auto"/>
        <w:rPr>
          <w:del w:id="198" w:author="Matthew Barbour" w:date="2016-06-30T16:59:00Z"/>
          <w:rFonts w:ascii="Times New Roman" w:hAnsi="Times New Roman" w:cs="Times New Roman"/>
        </w:rPr>
      </w:pPr>
      <w:del w:id="199" w:author="Matthew Barbour" w:date="2016-06-28T13:03:00Z">
        <w:r w:rsidDel="004E6BB3">
          <w:rPr>
            <w:rFonts w:ascii="Times New Roman" w:hAnsi="Times New Roman" w:cs="Times New Roman"/>
          </w:rPr>
          <w:delText xml:space="preserve"> </w:delText>
        </w:r>
      </w:del>
    </w:p>
    <w:p w14:paraId="5B9DF28F" w14:textId="1CA4FE96" w:rsidR="00F132D3" w:rsidDel="00D21946" w:rsidRDefault="00F132D3" w:rsidP="00D07C4C">
      <w:pPr>
        <w:spacing w:line="480" w:lineRule="auto"/>
        <w:rPr>
          <w:del w:id="200" w:author="Matthew Barbour" w:date="2016-06-29T07:56:00Z"/>
          <w:rFonts w:ascii="Times New Roman" w:hAnsi="Times New Roman" w:cs="Times New Roman"/>
        </w:rPr>
      </w:pPr>
      <w:commentRangeStart w:id="201"/>
      <w:del w:id="202" w:author="Matthew Barbour" w:date="2016-06-29T07:56:00Z">
        <w:r w:rsidDel="00D21946">
          <w:rPr>
            <w:rFonts w:ascii="Times New Roman" w:hAnsi="Times New Roman" w:cs="Times New Roman"/>
          </w:rPr>
          <w:delText>For the majority of host-plant systems</w:delText>
        </w:r>
        <w:commentRangeEnd w:id="201"/>
        <w:r w:rsidR="006A36C9" w:rsidDel="00D21946">
          <w:rPr>
            <w:rStyle w:val="CommentReference"/>
          </w:rPr>
          <w:commentReference w:id="201"/>
        </w:r>
        <w:r w:rsidDel="00D21946">
          <w:rPr>
            <w:rFonts w:ascii="Times New Roman" w:hAnsi="Times New Roman" w:cs="Times New Roman"/>
          </w:rPr>
          <w:delText xml:space="preserve">, however, </w:delText>
        </w:r>
        <w:r w:rsidR="00BF3686" w:rsidDel="00D21946">
          <w:rPr>
            <w:rFonts w:ascii="Times New Roman" w:hAnsi="Times New Roman" w:cs="Times New Roman"/>
          </w:rPr>
          <w:delText>we have a poor understanding of the relevant sources of environmental variation and whether they</w:delText>
        </w:r>
        <w:r w:rsidR="004E07FD" w:rsidDel="00D21946">
          <w:rPr>
            <w:rFonts w:ascii="Times New Roman" w:hAnsi="Times New Roman" w:cs="Times New Roman"/>
          </w:rPr>
          <w:delText xml:space="preserve"> act independently or</w:delText>
        </w:r>
        <w:r w:rsidR="00BF3686" w:rsidDel="00D21946">
          <w:rPr>
            <w:rFonts w:ascii="Times New Roman" w:hAnsi="Times New Roman" w:cs="Times New Roman"/>
          </w:rPr>
          <w:delText xml:space="preserve"> modify the effects of host-plant genetic variation on associated communities.</w:delText>
        </w:r>
      </w:del>
    </w:p>
    <w:p w14:paraId="4DC37B8C" w14:textId="77777777" w:rsidR="00ED7174" w:rsidRDefault="00ED7174" w:rsidP="002E5968">
      <w:pPr>
        <w:spacing w:line="480" w:lineRule="auto"/>
        <w:rPr>
          <w:rFonts w:ascii="Times New Roman" w:hAnsi="Times New Roman" w:cs="Times New Roman"/>
        </w:rPr>
      </w:pPr>
    </w:p>
    <w:p w14:paraId="5DF2BCCD" w14:textId="0097BB17" w:rsidR="00922457" w:rsidRDefault="000D417B" w:rsidP="00BA4AAD">
      <w:pPr>
        <w:spacing w:line="480" w:lineRule="auto"/>
        <w:rPr>
          <w:ins w:id="203" w:author="Matthew Barbour" w:date="2016-06-29T09:46:00Z"/>
          <w:rFonts w:ascii="Times New Roman" w:hAnsi="Times New Roman" w:cs="Times New Roman"/>
        </w:rPr>
      </w:pPr>
      <w:r>
        <w:rPr>
          <w:rFonts w:ascii="Times New Roman" w:hAnsi="Times New Roman" w:cs="Times New Roman"/>
        </w:rPr>
        <w:t>Although h</w:t>
      </w:r>
      <w:r w:rsidR="00ED7174">
        <w:rPr>
          <w:rFonts w:ascii="Times New Roman" w:hAnsi="Times New Roman" w:cs="Times New Roman"/>
        </w:rPr>
        <w:t>ost plants provide essential resources for a diverse array of taxa both above- and belowground</w:t>
      </w:r>
      <w:r>
        <w:rPr>
          <w:rFonts w:ascii="Times New Roman" w:hAnsi="Times New Roman" w:cs="Times New Roman"/>
        </w:rPr>
        <w:t>, the majority of community genetics studies have focused on aboveground assemblages</w:t>
      </w:r>
      <w:r w:rsidR="00C50C0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OAA4AEQALQA5ADYAOABEADkAOAAxAEYANQA3AEQAMQB8AGUATgBxAEYAawBrADIAUAAyAGoAQQBR
AGgAdgArAEsANQBUAE4AbQA3AFEAVAB5AHcAUQAwADIANwBJAHAAMgB0ADEAMAAxAGwAZgBhAEEA
TwBKAGoAWQBJAFUATQBUAEcAOQBrAE8ARgBVAFgAOAA5ADkAcABvAEQAMABuAFYAcQByAGYAeAB6
AEoATwBaADkAOAAzAE0ARgBZAE8AMQB2AGMAUQBMAFAATQBjAFQAdgBDAGwAWABYADMAegBJADQA
bwBRAFMARgBtAGMAaABkAFMAOABMAHYATABoAGkAdwBaADAAawBKADIANgBjAHgAWQB2AHQATgBx
AEkAcwAyAHUAMQB1AEUAMwB6AFUAdgBWAEcAOABYAGUANwAzAFIAcAA2AEIATwA5AEQASwB0AC8A
aAB1AHAAQgBJAFcAdgBiAFYAYwBPAFYAUgBXADQARAB1AGQAKwBuADAATAB0AHAASABtAEgAMgBW
ACsAQwBEAEsAaQBsAEoARQBvAFkAegA1AHgAMQBtADMAZgBoAFIAUgBMAC8AYQB2ADQAdQBnAGsA
aABuAFQATABLAGsAbwBmAGoAMQBKADMAQwB0ADMAWQBhAGQARQB3AHAAbQAxAEkAYQAxAEYAWgBh
AE8AUQA1AEsARwB1AEwAQQB0AGYATAB2AGsAegBaAGwAKwBhAGYATAB0ADkAZABOAEUAWQBaAEgA
YwBSAFIAUgBHAHYAawBNADcAMQAyAGoAdgBkAFQAdABGAGQAZQA4AGcALwBiAGkAeQArADgATgB1
AEkAWgAzAHYAbgBxAEEAcwA3AHoAYgBiAEgAVABIAEwAWAByAEcAdAA4AG0AQQBlADUAYQBOAEEA
WABVAFkAYwBJAC8AYwBlAGUATgBlAEcARgBxAE8AMABSAGMAZgB1AEEASAA0AG8AbgB1AHcANgBO
AE0AWQBlAHQAZABIAHAAMwA5AEMAOQBXAHMANABXAFEAcwB4AHAAdABaAG4AcgB1AHkAdwBWAGYA
OQBEAG8AdABjAHgAOAAxAGwANgBCAHcATgBtAGEAVgB6AFQARwAvAFIAdABUAEoAWABkAG0AQwBy
ADQARwBRAFEAcQB0AGYAKwBIAGwAYwBTADMAMwBRAFIAcgBBAHcAZgB3AFcAeQBmAC8AVwBhAHEA
NwBuAE0ASQBTAC8ATgBGAEEAMQBVAHIAeQBjAFMAdQBoADgATABHAGUAUgA5ADEAMQB2AFEASgAz
AFEAZgBZAGsASwA2AGkAaAA4AHYARQBDAHQAVgBCAEwAeABKAFYAQQB2AEgAYgBTADMARgArAHkA
cgBtAFgAbABMAE4ASQAxAE8AawBnAGwAZwAxAFAAdwBkADQAbQBUAGYARQA0AGwAcQAxAEsAUwA3
AGIATQBaAG0AUwBWAHgAUwBuAEkAaABjAGkATABUAFcAVABJAFQATgBCAE8AegB2AEgANQA0AHkA
bwB2ADEAYQByAFYAbQBKAE0ANQBaAFIAcABaAHgARwBwAEYAVgBsAGgAVQBrAFQANwBJAGkAegA5
AGoAVABQAEMAMABZAHYAdgAwAEcARQA5AFgAeABvAGcAPQA9AA==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C50C04">
        <w:rPr>
          <w:rFonts w:ascii="Times New Roman" w:hAnsi="Times New Roman" w:cs="Times New Roman"/>
        </w:rPr>
        <w:fldChar w:fldCharType="end"/>
      </w:r>
      <w:r w:rsidR="00C50C04">
        <w:rPr>
          <w:rFonts w:ascii="Times New Roman" w:hAnsi="Times New Roman" w:cs="Times New Roman"/>
        </w:rPr>
        <w:t>.</w:t>
      </w:r>
      <w:r w:rsidR="008E426F">
        <w:rPr>
          <w:rFonts w:ascii="Times New Roman" w:hAnsi="Times New Roman" w:cs="Times New Roman"/>
        </w:rPr>
        <w:t xml:space="preserve"> </w:t>
      </w:r>
      <w:r w:rsidR="007378EF">
        <w:rPr>
          <w:rFonts w:ascii="Times New Roman" w:hAnsi="Times New Roman" w:cs="Times New Roman"/>
        </w:rPr>
        <w:t>Studies that have simultaneously examined above- and belowground communit</w:t>
      </w:r>
      <w:r w:rsidR="000D61EE">
        <w:rPr>
          <w:rFonts w:ascii="Times New Roman" w:hAnsi="Times New Roman" w:cs="Times New Roman"/>
        </w:rPr>
        <w:t xml:space="preserve">ies </w:t>
      </w:r>
      <w:r w:rsidR="00316B38">
        <w:rPr>
          <w:rFonts w:ascii="Times New Roman" w:hAnsi="Times New Roman" w:cs="Times New Roman"/>
        </w:rPr>
        <w:t>have found variable results, with</w:t>
      </w:r>
      <w:r w:rsidR="007378EF">
        <w:rPr>
          <w:rFonts w:ascii="Times New Roman" w:hAnsi="Times New Roman" w:cs="Times New Roman"/>
        </w:rPr>
        <w:t xml:space="preserve"> </w:t>
      </w:r>
      <w:r w:rsidR="00000270">
        <w:rPr>
          <w:rFonts w:ascii="Times New Roman" w:hAnsi="Times New Roman" w:cs="Times New Roman"/>
        </w:rPr>
        <w:t xml:space="preserve">host-plant genetic effects on </w:t>
      </w:r>
      <w:r w:rsidR="00316B38">
        <w:rPr>
          <w:rFonts w:ascii="Times New Roman" w:hAnsi="Times New Roman" w:cs="Times New Roman"/>
        </w:rPr>
        <w:t>aboveground communit</w:t>
      </w:r>
      <w:r w:rsidR="00000270">
        <w:rPr>
          <w:rFonts w:ascii="Times New Roman" w:hAnsi="Times New Roman" w:cs="Times New Roman"/>
        </w:rPr>
        <w:t>ies</w:t>
      </w:r>
      <w:r w:rsidR="007378EF">
        <w:rPr>
          <w:rFonts w:ascii="Times New Roman" w:hAnsi="Times New Roman" w:cs="Times New Roman"/>
        </w:rPr>
        <w:t xml:space="preserve"> </w:t>
      </w:r>
      <w:r w:rsidR="00316B38">
        <w:rPr>
          <w:rFonts w:ascii="Times New Roman" w:hAnsi="Times New Roman" w:cs="Times New Roman"/>
        </w:rPr>
        <w:t xml:space="preserve">being </w:t>
      </w:r>
      <w:r w:rsidR="007378EF">
        <w:rPr>
          <w:rFonts w:ascii="Times New Roman" w:hAnsi="Times New Roman" w:cs="Times New Roman"/>
        </w:rPr>
        <w:t xml:space="preserve">stronger </w:t>
      </w:r>
      <w:r w:rsidR="00CA523E">
        <w:rPr>
          <w:rFonts w:ascii="Times New Roman" w:hAnsi="Times New Roman" w:cs="Times New Roman"/>
        </w:rPr>
        <w:fldChar w:fldCharType="begin">
          <w:fldData xml:space="preserve">NgA5ADUAMABlADEAYwA3AC0AOABiADgANAAtADQANgAzADcALQA5AGQAZAA5AC0AZQA3ADQANgA0
AGQAMAA4AGQANAA5AGYALwBFADEAOABDADIARgBBAEQALQBGAEMAMABBAC0AMwAxADEAMgAtAEQA
OQA2ADQALQAxAEEANAA1AEEARgA1ADkARAAxAEUARQAsADYAOQA1ADAAZQAxAGMANwAtADgAYgA4
ADQALQA0ADYAMwA3AC0AOQBkAGQAOQAtAGUANwA0ADYANABkADAAOABkADQAOQBmAC8AOQA2ADUA
MAA3ADYARQA1AC0AOAA5ADYANQAtAEMAMAAxADMALQA0ADkANgA4AC0AMgBCADEAMQBBADEAMgAz
ADIANQAwAEIAfABlAE4AcAAxAGsAZABGAHEAZwB6AEEAWQBoAFYAOABsADUATgBwAHMAMgBsAHEA
cgB2AFIATgB0AEIANABOAHQAcwBBADEAMgBVAFgAbwBSAHoAYQAvACsASQB5AGEAUwB4AEkASQBV
AEgAMgBqAFAAcwBSAGQAYgBDAG8ATwAxAGgAZAAzAG0AZgBPAGUARQAvADUAdwBUAFIAVwB0AEgA
RQBIAFIAegBvAG8ASQA3AFkAQQBNADMAegB0AEwATgBmAHIAOABJAHcALwBSAHcAbQBBAE8AcQBE
AGIAYQBvAHUARwBUAEQAVwBFAG0AMABIAFIAaQA2AG8AUwA5AFEAYQA2AGwAYgA1AEQAUwBnAG4A
MwBvADAAWABzACsAcgB5AHMAQQBSAHUAVQBPAHQAYgBnAGcAKwB1AGsANQA3ADIALwA1AEUARwA5
ADYAagBuAEwAeABlAG0ATgBGAFoAVgBLADIAUABDADIAaQBMAFIAegBpAGIASABnAHkAMAAyAGsA
egBrAGkAYwA3AEIAQgBmAHMASwBrADkASgBTADIAQQB2AHkANAA0ADUAYwBNADQAWABrADEAbgBy
AHAARAA4AG0AeAAvAC8ANABDADgAbgA3AE4AdgBYAEUAbAB3AEYAeABHAFAAWABQAFgAYwBVAFUA
ZQA2AFgAdwBJAEsAUABvAHEAYQBKAEsAdABRAG8AagBxAE4AVQB1AHIATgBHAFoAeABzAGwAeQB6
AFQASQBpAE0AdwBUAHAATwBZAGgARwBtAEkAcwA2AGEAKwAyADIAVQBGAG8AdABkAFgAcgBKAGQA
RQBlAFoAcwBHAFUAVQBMAFYAbQBaAEoAegBLAEkAOABYAHUAVwA3AFYAVgBaAEcAMgA2ADMALwA1
AGIALwBXAGEAcQAwAGMAUgB3AFcARwBPAFgAUQBTAGIAbABRADMARABlAGMAbgBQAHcAYgBXAEUA
dABoAHYAeABXAGYAaABGAHkANwBSACsAcQBuADgAWQBnAFMAYQBCAG0AcABuAGkAVwA3AEkASQBM
AGwAeQBwAEEAVwBsAHYAUgA5AHIASQB2AHkARgB4AHEASwBiAGkARgBhAGsAMABSAEoANQBDADgA
VABmAFQAeQBRADYAQgA0AGIANAArAE0ANwBvAFEAUQB0AFMANgA3ADQAZgBGAFQAbwBFAFMAKwBj
AGYARQBRAG0AdwBxAEEAPQA9ACwAZQBOAHEAdABrAHMAdQBPADIAeQBBAFUAaABsADgARgBzAFEA
NABaAEgARAB2AFkAegBpADYAZQBkAHEAUgBSAHIAeABxADMANgBtAEsAVQBCAGMASABIAE4AaABV
AEIAQwAwAGcAcQBUADUAUgAzADcAMwBGAG0AVgBOAFYAWgB6AHcANgArAC8AOABCAC8AYgBtAGYA
NgAyAHgAMgA5AGwAVwBhADcAMwAzAHMANABhAFIAbQAxAHMAMwBSAEQAdgAvAGYAYQB1AE8AQwBH
AFgAaQB0AHAAeQBBADgAdgBiAFoAQgBxADAAZwBKAHgATABZAGsAOQBrAEMAYwAzAG8AbABJADcA
cABTAEcATwBwAE4AcQBRAFMAagB2AGoAdQBtAHQAOABqAGQAQQBxAEMASABSAEIASAArAHYANgBL
AC8ANwBIAFMANwBGAGkAUgBaAFkASwBSAFAASQBZAGUAKwBmAHAANQB2AGwATQBXADMAbgBRAFoA
awBTADkAawB0AHIAQQBTAEMAKwBMAC8AMQBpAHQAKwBqACsAZwA0AHcAdgA0AE8AZgArADUAaAAw
AGIATwAwAFMAZgBuAHQAZQByAGgAZABJAE0ALwBBADIAWQA1AFIAMQA5AGsANAAzAFYAVQAvAFoA
dwArAEEAZABaAHIANQBxAHkAUwB0AGcATQBmADUALwBCAEIAQgAvAFMANQBTAFcAaAByAGoATABS
AHoAOQBLAHYAWABzAFoAYwBIAGUAdABrAHQANgBDAEEANwBRAEoAUQBJAG4AcgBOAEUASgBGAE0A
TABKAHMAUgBhADcAVQBPADgARQBaAFMAegBVAFcAbwBMAG4AawBVAGQARABiAHoAbgBKAEQANQA4
AGUANQB6AE0AKwBEAEwAaABaAFgARwBIADEAdgB2AGwAaQB2AE4AaQB5AGQAUAByAFYASABRAEkA
UgAyAGoAbwA1AGsAdwBiAEcAWQBFAE4AMABzAGUAQQBNADMAcgBHAG0ASABLADMAdQAyAEEAQQBp
AGwAUwBVAGEAdwA2AEoAeQBsAG0AeABMAHoASwBXAGkAVABSAG4AWgBkAE8AVQBEAFAASgBNAFoA
QQAwAHYAbQBxAHgAcwA3ADAAcQB4ADUAcgBuADQAdQBHAFkARgBuAHQAZwA5AFQAMQBLAFcAbABh
AEoAZwBxAHkAcABKAHQAcwBrAHEAWABhADEANQBoAFkANQB4AEgASwBZAEMAMABVAGcAcgBBACsA
eAB0AEUAUwBmAGgAcgBmAFEASAA3AHcANgBrAEEAdwB1AEIAUgBFAGQAQQB1AFQAQwBHAEMASQBl
AHcASQBaAEsARQAwAFcATAB0AFEAZgAvAHIAQQByAFEAdABxAEgAaQA5AEQAagBpAE8AZQBIADIA
SQBQADUATQBXADIAKwBWADgASQBGAEoANQBGAHcASQB4AGMAQQBKAHoARABYAE8AKwBrADEAYQAv
AHYASwA3ADgANQBTAC8AagBUAGYAMQAvAA==
</w:fldData>
        </w:fldChar>
      </w:r>
      <w:r w:rsidR="00CA523E">
        <w:rPr>
          <w:rFonts w:ascii="Times New Roman" w:hAnsi="Times New Roman" w:cs="Times New Roman"/>
        </w:rPr>
        <w:instrText>ADDIN LABTIVA_CITE \* MERGEFORMAT</w:instrText>
      </w:r>
      <w:r w:rsidR="00CA523E">
        <w:rPr>
          <w:rFonts w:ascii="Times New Roman" w:hAnsi="Times New Roman" w:cs="Times New Roman"/>
        </w:rPr>
      </w:r>
      <w:r w:rsidR="00CA523E">
        <w:rPr>
          <w:rFonts w:ascii="Times New Roman" w:hAnsi="Times New Roman" w:cs="Times New Roman"/>
        </w:rPr>
        <w:fldChar w:fldCharType="separate"/>
      </w:r>
      <w:r w:rsidR="004B4446" w:rsidRPr="004B4446">
        <w:rPr>
          <w:rFonts w:ascii="Times New Roman" w:hAnsi="Times New Roman" w:cs="Times New Roman"/>
          <w:noProof/>
          <w:color w:val="000000"/>
        </w:rPr>
        <w:t xml:space="preserve">(Crutsinger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2008; Bailey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2009)</w:t>
      </w:r>
      <w:r w:rsidR="00CA523E">
        <w:rPr>
          <w:rFonts w:ascii="Times New Roman" w:hAnsi="Times New Roman" w:cs="Times New Roman"/>
        </w:rPr>
        <w:fldChar w:fldCharType="end"/>
      </w:r>
      <w:r w:rsidR="007378EF">
        <w:rPr>
          <w:rFonts w:ascii="Times New Roman" w:hAnsi="Times New Roman" w:cs="Times New Roman"/>
        </w:rPr>
        <w:t xml:space="preserve"> or comparable</w:t>
      </w:r>
      <w:r w:rsidR="00316B38">
        <w:rPr>
          <w:rFonts w:ascii="Times New Roman" w:hAnsi="Times New Roman" w:cs="Times New Roman"/>
        </w:rPr>
        <w:t xml:space="preserve"> </w:t>
      </w:r>
      <w:ins w:id="204" w:author="Matthew Barbour" w:date="2016-06-28T14:38:00Z">
        <w:r w:rsidR="00D5053F">
          <w:rPr>
            <w:rFonts w:ascii="Times New Roman" w:hAnsi="Times New Roman" w:cs="Times New Roman"/>
          </w:rPr>
          <w:t>and coupled</w:t>
        </w:r>
      </w:ins>
      <w:r w:rsidR="005524D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MgA5AEUALQBFADEANABCADcAOABEADUAMABFAEIARgB8AGUATgBwAHQAawBNAHQAdQB3AGoAQQBV
AFIASAAvAEYAOABqAHAAVwBBAHoAVgBKAHoASQA1AEEAWQBNAFcAbQBXADgAVABDAGoAaQArAEoA
SwA4AGQARwBmAG8AQgBTAGwASAArAHYAKwA1AEoAUwB0AGQAcwA3AGMAKwBlAE0ANQBvAEYAYgBh
AHcASgBYAEIAaAB3AEoASwBtAGoAQQBhADkAeQAwAFYAdAB0AHUAeABCAGwAVwAzAGsAZQBRAGUA
UAAzAEEAawBnAGMAZwBWACsANgBDAHgAKwB2AFQAYQBaAGsAdgA2AFAAawA4AEoAVQBNAFMAYwBj
AEYAVwBPAFMAegBhAGsAbABTAGkAbwBvAFEAVwB6AHkAVgBoAFUAagBJAEMASgBTADIAbwB6AEMA
dABKADIAZQBWAHAAdwBZAHAAZAB0AFcASwBNADAATABLAG0AcABHADQAWQBKAGYAcwBsAGEAMABp
AHoAbwBIAFYAWgA3AFYAWgA1AFUAKwA4AFQAOABSAHEARgBWAHIANABIADkANgBzAEgAagA2AEcA
MwA2AFgAUgA2ADQAQQBzAGYAbABCADYAVAB1AG4AVQB4AGUARwBXADYAWgBNADEAdwBwADIANQBn
ADAAdgBIAGcAbwBMAE4AdQBSAEUAYwA4AFoAVABQAHYAaQA1AFYATwBkAFIASABlAHkASgBZAEwA
cgBtAGMAUABSACsANABVAE4AeABaAHQALwBqAHoASQBjAFcAYgBiAFMARAA2AGcARwBrAC8AbgBE
AE4AdQBVAHAAQQB6AFgANQBQACsAcQBZAGIAeAArAGIASgBpAFcAVQBxADAARwA4AG0AcQBqAE0A
NQAvAEUAbgAzAFUAUABZAEMAQgBwADYAUABaAEIARABzAG8AYQBkAEYAZQBoAFYAdwBaAHgASgBP
ADIAUQBrAGsAMQBBAHYAbgBkAFIASQBCADkAYwBiAEUATgAwADQARgBIAG4AQQBKAEwARABTAEMA
UwBjAHYAUgB2AFUAMgBtAEcASQBSAG8AVQBSAGMAZQA5AGgARQBKAHAAMwA0AEIAUABrAEcANwBj
AFIAdwBzAEgAdABLADMANwBXAGIAbgBvAEgAVgBFAEMAagBWAFEAPQA9AA==
</w:fldData>
        </w:fldChar>
      </w:r>
      <w:r w:rsidR="005524DA">
        <w:rPr>
          <w:rFonts w:ascii="Times New Roman" w:hAnsi="Times New Roman" w:cs="Times New Roman"/>
        </w:rPr>
        <w:instrText>ADDIN LABTIVA_CITE \* MERGEFORMAT</w:instrText>
      </w:r>
      <w:r w:rsidR="005524DA">
        <w:rPr>
          <w:rFonts w:ascii="Times New Roman" w:hAnsi="Times New Roman" w:cs="Times New Roman"/>
        </w:rPr>
      </w:r>
      <w:r w:rsidR="005524DA">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5524DA">
        <w:rPr>
          <w:rFonts w:ascii="Times New Roman" w:hAnsi="Times New Roman" w:cs="Times New Roman"/>
        </w:rPr>
        <w:fldChar w:fldCharType="end"/>
      </w:r>
      <w:r w:rsidR="005524DA">
        <w:rPr>
          <w:rFonts w:ascii="Times New Roman" w:hAnsi="Times New Roman" w:cs="Times New Roman"/>
        </w:rPr>
        <w:t xml:space="preserve"> </w:t>
      </w:r>
      <w:ins w:id="205" w:author="Matthew Barbour" w:date="2016-06-28T14:38:00Z">
        <w:r w:rsidR="00D5053F">
          <w:rPr>
            <w:rFonts w:ascii="Times New Roman" w:hAnsi="Times New Roman" w:cs="Times New Roman"/>
          </w:rPr>
          <w:t>with</w:t>
        </w:r>
      </w:ins>
      <w:r w:rsidR="00316B38">
        <w:rPr>
          <w:rFonts w:ascii="Times New Roman" w:hAnsi="Times New Roman" w:cs="Times New Roman"/>
        </w:rPr>
        <w:t xml:space="preserve"> </w:t>
      </w:r>
      <w:r w:rsidR="00000270">
        <w:rPr>
          <w:rFonts w:ascii="Times New Roman" w:hAnsi="Times New Roman" w:cs="Times New Roman"/>
        </w:rPr>
        <w:t>those belowground</w:t>
      </w:r>
      <w:r w:rsidR="00316B38">
        <w:rPr>
          <w:rFonts w:ascii="Times New Roman" w:hAnsi="Times New Roman" w:cs="Times New Roman"/>
        </w:rPr>
        <w:t xml:space="preserve">. </w:t>
      </w:r>
      <w:commentRangeStart w:id="206"/>
      <w:del w:id="207" w:author="Matthew Barbour" w:date="2016-06-28T14:22:00Z">
        <w:r w:rsidR="00316B38" w:rsidDel="00876857">
          <w:rPr>
            <w:rFonts w:ascii="Times New Roman" w:hAnsi="Times New Roman" w:cs="Times New Roman"/>
          </w:rPr>
          <w:delText>Communities that are only weakly coupled to host-plant genotypes may be more sensitive to variation in the environment</w:delText>
        </w:r>
        <w:commentRangeStart w:id="208"/>
        <w:r w:rsidR="00316B38" w:rsidDel="00876857">
          <w:rPr>
            <w:rFonts w:ascii="Times New Roman" w:hAnsi="Times New Roman" w:cs="Times New Roman"/>
          </w:rPr>
          <w:delText xml:space="preserve">; however, there are no studies, to our knowledge, that have simultaneously examined above- and belowground community responses to host-plant genetic and environmental variation. </w:delText>
        </w:r>
        <w:commentRangeEnd w:id="208"/>
        <w:r w:rsidR="00C724EA" w:rsidDel="00876857">
          <w:rPr>
            <w:rStyle w:val="CommentReference"/>
          </w:rPr>
          <w:commentReference w:id="208"/>
        </w:r>
      </w:del>
      <w:ins w:id="209" w:author="Matthew Barbour" w:date="2016-06-28T14:12:00Z">
        <w:r w:rsidR="003F441A">
          <w:rPr>
            <w:rFonts w:ascii="Times New Roman" w:hAnsi="Times New Roman" w:cs="Times New Roman"/>
          </w:rPr>
          <w:t>Above-</w:t>
        </w:r>
      </w:ins>
      <w:commentRangeEnd w:id="206"/>
      <w:ins w:id="210" w:author="Matthew Barbour" w:date="2016-07-02T14:36:00Z">
        <w:r w:rsidR="00B329B5">
          <w:rPr>
            <w:rStyle w:val="CommentReference"/>
          </w:rPr>
          <w:commentReference w:id="206"/>
        </w:r>
      </w:ins>
      <w:ins w:id="212" w:author="Matthew Barbour" w:date="2016-06-28T14:12:00Z">
        <w:r w:rsidR="003F441A">
          <w:rPr>
            <w:rFonts w:ascii="Times New Roman" w:hAnsi="Times New Roman" w:cs="Times New Roman"/>
          </w:rPr>
          <w:t xml:space="preserve"> and belowground linkages can have important consequences for both plant fitness </w:t>
        </w:r>
        <w:r w:rsidR="003F441A">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AFIASAA5AEYANgBCAHgAUgB1ADUARQBkADIAegBlAGIAcABJAEUAVQBlAGkAcgAwAEUASABLAFEA
cgBYAFcAOAByAFMAVQBaAFMAVQA0AHgAdwBmADkAZQBoAFIAcQBhAFEAdQBsAHgAZAA5ADcAdQBE
AEgATwBsAGoAZABGAGUAbwBBAGIATABQAFAAbwBlAGEARQBGAGYAaABCADgAdABrAEQAMQBvADgA
TgBnADQAdQBxAEwAbwAzAEEAaQBTAEYAbABjAHEAaABRAGMAMgBDAE8AcwBkAEwAWQA3AEgAeAB5
AGgASwBUADYAYwA1AEEARQBHAGsAYQBaADUARQBFAEQAYwBiAGwAdABVAFoAWgB6AHgAZABiADEA
ZwB1AFoAYwA1AGcAdwAxAE0AdQBvADAAegB5AHYASAAwAG8ANAAzAGkAYgBwAGUAdQBZAFYAZgB3
AHAAWgBiAHMAawBpAGwAaABXADcAUgBLADIAaQAzAGwAUwByAGYATwBFAGIANgBzAG8ATwBBADUA
agAzAGEAUAByAHcAUAA2AFoAUgA0AHkAKwBNADAARQA2AFgAbQBrAHIARgBQAFoAVABvAE4ANAA2
ADkASgAxAFEAUQBUADMAagBCAFgAVABZAHYASABaAEcAQwBVAGYAMgBkAEYANwBkAGMAWgBYAEEA
SABxAFkANwA3AEcAQQBjAEQAQgAxADUALwBvADAAZABRAEcAdABzAGcALwA4AGQAdQBLAHgASQBT
AGUAZgBUAGkAaABxAEwAWgA5AFMAaQBaAC8AOQBuADkAZABOAHcASwB6AFYAVQBoAGsAMABQADcA
TgAyAE0ATgBoAHoAZABoAEsAWAB1AGsAcgBSAFcASwBQAGcAMAA5AG8ATwAwAHgAcABMAEcASwBE
AFYAcQA5AEIATQBSAFcAaABKAG8AagBKAHUAYwBCADAAWABPAHkAOAA4AGkAOABPAFoANwBkAE0A
UwBiAEgAKwBMAG0AdAByAHcAdgA2ADkAcgBDAEIAWQBWAEgAbwAvADkASQBOAFgAOABCAEMAYgBX
AGwAcwBnAD0APQA=
</w:fldData>
          </w:fldChar>
        </w:r>
        <w:r w:rsidR="003F441A">
          <w:rPr>
            <w:rFonts w:ascii="Times New Roman" w:hAnsi="Times New Roman" w:cs="Times New Roman"/>
          </w:rPr>
          <w:instrText>ADDIN LABTIVA_CITE \* MERGEFORMAT</w:instrText>
        </w:r>
        <w:r w:rsidR="003F441A">
          <w:rPr>
            <w:rFonts w:ascii="Times New Roman" w:hAnsi="Times New Roman" w:cs="Times New Roman"/>
          </w:rPr>
        </w:r>
        <w:r w:rsidR="003F441A">
          <w:rPr>
            <w:rFonts w:ascii="Times New Roman" w:hAnsi="Times New Roman" w:cs="Times New Roman"/>
          </w:rPr>
          <w:fldChar w:fldCharType="separate"/>
        </w:r>
        <w:r w:rsidR="003F441A" w:rsidRPr="004B4446">
          <w:rPr>
            <w:rFonts w:ascii="Times New Roman" w:hAnsi="Times New Roman" w:cs="Times New Roman"/>
            <w:noProof/>
            <w:color w:val="000000"/>
          </w:rPr>
          <w:t xml:space="preserve">(Whitham </w:t>
        </w:r>
        <w:r w:rsidR="003F441A" w:rsidRPr="004B4446">
          <w:rPr>
            <w:rFonts w:ascii="Times New Roman" w:hAnsi="Times New Roman" w:cs="Times New Roman"/>
            <w:i/>
            <w:iCs/>
            <w:noProof/>
            <w:color w:val="000000"/>
          </w:rPr>
          <w:t>et al.</w:t>
        </w:r>
        <w:r w:rsidR="003F441A" w:rsidRPr="004B4446">
          <w:rPr>
            <w:rFonts w:ascii="Times New Roman" w:hAnsi="Times New Roman" w:cs="Times New Roman"/>
            <w:noProof/>
            <w:color w:val="000000"/>
          </w:rPr>
          <w:t xml:space="preserve"> 2006)</w:t>
        </w:r>
        <w:r w:rsidR="003F441A">
          <w:rPr>
            <w:rFonts w:ascii="Times New Roman" w:hAnsi="Times New Roman" w:cs="Times New Roman"/>
          </w:rPr>
          <w:fldChar w:fldCharType="end"/>
        </w:r>
        <w:r w:rsidR="003F441A">
          <w:rPr>
            <w:rFonts w:ascii="Times New Roman" w:hAnsi="Times New Roman" w:cs="Times New Roman"/>
          </w:rPr>
          <w:t xml:space="preserve"> and terrestrial ecosystem processes</w:t>
        </w:r>
        <w:r w:rsidR="003F441A">
          <w:rPr>
            <w:rFonts w:ascii="Times New Roman" w:hAnsi="Times New Roman" w:cs="Times New Roman"/>
          </w:rPr>
          <w:fldChar w:fldCharType="begin">
            <w:fldData xml:space="preserve">NgA5ADUAMABlADEAYwA3AC0AOABiADgANAAtADQANgAzADcALQA5AGQAZAA5AC0AZQA3ADQANgA0
AGQAMAA4AGQANAA5AGYALwBEADQAQQA1ADgAOAA3ADEALQAyADAAQwAxAC0AMABBADgAMwAtAEUA
NwA2AEMALQAxAEEANQBDAEYAQgA1ADUAMwA0AEUARAB8AGUATgBwAHQAawBzADEAcQA0AHoAQQBR
AHgAMQA5AEYANgBCAHgAUgBPADUAYQAvAGUAbgBPAFQAbABOAEQAQwBzAG0AdwBQAE8AWgBRAGMA
eAB0AGIARQBtAFkAMABpAEIAVgBsADIASwBTAEYAdgAwAHoAZgBwAGkANgAwAE0ATABiAFYAaABE
AHoAcgA4AFoAMwA3AHoAWgB6ADUAMAA1AFgAOQB0ADcAdwB6AG8AcQBxADQAZABEAGcAUwBlAHIA
TwBIADMALwBLAFUAaABOAEEAMwB5AEIAWQBmAGUASAA2ADMAagA5ADYAOQBYAGYAbwBBAHoANgBm
AGUAUQAzAFkARgBUAGUAawB5ADIATgBPAEMASQByADIARQBnAHgAUwBwACsAVwAwAHkAbwBoADAA
QwAxADYAUAAyAEUAKwAwAFAATgBNAFUAVABaAGUAawA0ACsAYQAzAEwAVwAyAEwAUAB0AEoAdQB5
AFQAUABSAHIAMgBhAHcANgArAG8AUAAvADgAMABKADgAZgBFADIAeQBMAGQARAByAFIASABCAHYA
QQBNAEkAVwBPAC8AZQA2ADkARAA5AEEAUAB2AEsATQB6ADIAOAA3AFoASABXAGcAOQBuAFkAVABB
AHcATQBqAHMARgAvAHoAUwAxADUAcQA2AEkANwByAFoAUQBoAHAAcgBQAEoAQgBCAEoAegB6ADUA
cwBJAFYAcABqAHIAcQB1AEgAeQBOAHAAbAB1AGQAQgBEAGwAYgAzADUAMQBFAG4AawBRAHoAUwBP
AG0AbwBwADcARgByADgAMwA1AGgAVQBrAEYAbQBaAFIAaABnADMAdQBTAGoAcQBRAGcAcQBaAEoA
YgBrAG8AbABTAG8ARgA1AGoASwBUAEsAaQBxAFUATABBADkAMwBhADEAbQBsAFIAWgBIAEgAWQBo
AG0AdABZAGgARgBWAFIAUwBJADIAZQBiAFkAUwBjAFoAVwB1AEgAaAAvAFMATgBKAEcAYgA5AFgA
YwAzAHcAZgBUAEsARgBYAGcAVQBGADMAQwArAEMANABkADgAWABVAGEAUgAzAE8AOQB2AEMAKwA3
AGYATAAyAE4AMwBJAFUANgBOAFIAdgBIADEARgBVAEwAbAA5ADIAUwBiAHgAbQByAGIAVQBnAE8A
YQBhAFQASQBuAGEATABGAGoATgBmAG8AMwBSAE0ATwBnAHQAZwBPADIAegB2AFoARwBNAFEAaQB2
AFIAbQAzAGYAdgBuAFIATgAxAGsAUAB3AHUAWQBTAEsAWQBCAE4AbgB5ADEATABFAFcAWgBMAHcA
MgB6AC8AWgBVAHMAaQB1AA==
</w:fldData>
          </w:fldChar>
        </w:r>
        <w:r w:rsidR="003F441A">
          <w:rPr>
            <w:rFonts w:ascii="Times New Roman" w:hAnsi="Times New Roman" w:cs="Times New Roman"/>
          </w:rPr>
          <w:instrText>ADDIN LABTIVA_CITE \* MERGEFORMAT</w:instrText>
        </w:r>
        <w:r w:rsidR="003F441A">
          <w:rPr>
            <w:rFonts w:ascii="Times New Roman" w:hAnsi="Times New Roman" w:cs="Times New Roman"/>
          </w:rPr>
        </w:r>
        <w:r w:rsidR="003F441A">
          <w:rPr>
            <w:rFonts w:ascii="Times New Roman" w:hAnsi="Times New Roman" w:cs="Times New Roman"/>
          </w:rPr>
          <w:fldChar w:fldCharType="separate"/>
        </w:r>
        <w:r w:rsidR="003F441A" w:rsidRPr="004B4446">
          <w:rPr>
            <w:rFonts w:ascii="Times New Roman" w:hAnsi="Times New Roman" w:cs="Times New Roman"/>
            <w:noProof/>
            <w:color w:val="000000"/>
          </w:rPr>
          <w:t xml:space="preserve"> (Wardle </w:t>
        </w:r>
        <w:r w:rsidR="003F441A" w:rsidRPr="004B4446">
          <w:rPr>
            <w:rFonts w:ascii="Times New Roman" w:hAnsi="Times New Roman" w:cs="Times New Roman"/>
            <w:i/>
            <w:iCs/>
            <w:noProof/>
            <w:color w:val="000000"/>
          </w:rPr>
          <w:t>et al.</w:t>
        </w:r>
        <w:r w:rsidR="003F441A" w:rsidRPr="004B4446">
          <w:rPr>
            <w:rFonts w:ascii="Times New Roman" w:hAnsi="Times New Roman" w:cs="Times New Roman"/>
            <w:noProof/>
            <w:color w:val="000000"/>
          </w:rPr>
          <w:t xml:space="preserve"> 2004)</w:t>
        </w:r>
        <w:r w:rsidR="003F441A">
          <w:rPr>
            <w:rFonts w:ascii="Times New Roman" w:hAnsi="Times New Roman" w:cs="Times New Roman"/>
          </w:rPr>
          <w:fldChar w:fldCharType="end"/>
        </w:r>
        <w:r w:rsidR="003F441A">
          <w:rPr>
            <w:rFonts w:ascii="Times New Roman" w:hAnsi="Times New Roman" w:cs="Times New Roman"/>
          </w:rPr>
          <w:t xml:space="preserve">. </w:t>
        </w:r>
      </w:ins>
      <w:ins w:id="213" w:author="Matthew Barbour" w:date="2016-06-28T14:29:00Z">
        <w:r w:rsidR="00A47E9E">
          <w:rPr>
            <w:rFonts w:ascii="Times New Roman" w:hAnsi="Times New Roman" w:cs="Times New Roman"/>
          </w:rPr>
          <w:t xml:space="preserve">In addition, </w:t>
        </w:r>
      </w:ins>
      <w:ins w:id="214" w:author="Matthew Barbour" w:date="2016-06-28T14:04:00Z">
        <w:r w:rsidR="00A47E9E">
          <w:rPr>
            <w:rFonts w:ascii="Times New Roman" w:hAnsi="Times New Roman" w:cs="Times New Roman"/>
          </w:rPr>
          <w:t>f</w:t>
        </w:r>
        <w:r w:rsidR="002C7094">
          <w:rPr>
            <w:rFonts w:ascii="Times New Roman" w:hAnsi="Times New Roman" w:cs="Times New Roman"/>
          </w:rPr>
          <w:t xml:space="preserve">eedbacks between above- and belowground </w:t>
        </w:r>
      </w:ins>
      <w:ins w:id="215" w:author="Matthew Barbour" w:date="2016-06-28T14:24:00Z">
        <w:r w:rsidR="00876857">
          <w:rPr>
            <w:rFonts w:ascii="Times New Roman" w:hAnsi="Times New Roman" w:cs="Times New Roman"/>
          </w:rPr>
          <w:t>assemblages</w:t>
        </w:r>
      </w:ins>
      <w:ins w:id="216" w:author="Matthew Barbour" w:date="2016-06-28T14:04:00Z">
        <w:r w:rsidR="002C7094">
          <w:rPr>
            <w:rFonts w:ascii="Times New Roman" w:hAnsi="Times New Roman" w:cs="Times New Roman"/>
          </w:rPr>
          <w:t xml:space="preserve"> </w:t>
        </w:r>
      </w:ins>
      <w:ins w:id="217" w:author="Matthew Barbour" w:date="2016-06-28T14:33:00Z">
        <w:r w:rsidR="00A47E9E">
          <w:rPr>
            <w:rFonts w:ascii="Times New Roman" w:hAnsi="Times New Roman" w:cs="Times New Roman"/>
          </w:rPr>
          <w:t xml:space="preserve">may depend strongly </w:t>
        </w:r>
      </w:ins>
      <w:ins w:id="218" w:author="Matthew Barbour" w:date="2016-06-29T08:14:00Z">
        <w:r w:rsidR="004567B9">
          <w:rPr>
            <w:rFonts w:ascii="Times New Roman" w:hAnsi="Times New Roman" w:cs="Times New Roman"/>
          </w:rPr>
          <w:t xml:space="preserve">on </w:t>
        </w:r>
      </w:ins>
      <w:ins w:id="219" w:author="Matthew Barbour" w:date="2016-06-28T14:33:00Z">
        <w:r w:rsidR="00A47E9E">
          <w:rPr>
            <w:rFonts w:ascii="Times New Roman" w:hAnsi="Times New Roman" w:cs="Times New Roman"/>
          </w:rPr>
          <w:t xml:space="preserve">the biotic and/or abiotic environment </w:t>
        </w:r>
      </w:ins>
      <w:ins w:id="220" w:author="Matthew Barbour" w:date="2016-06-28T14:04:00Z">
        <w:r w:rsidR="002C7094">
          <w:rPr>
            <w:rFonts w:ascii="Times New Roman" w:hAnsi="Times New Roman" w:cs="Times New Roman"/>
          </w:rPr>
          <w:t xml:space="preserve">(Wardle </w:t>
        </w:r>
        <w:r w:rsidR="002C7094" w:rsidRPr="00361031">
          <w:rPr>
            <w:rFonts w:ascii="Times New Roman" w:hAnsi="Times New Roman" w:cs="Times New Roman"/>
            <w:i/>
          </w:rPr>
          <w:t>et al.</w:t>
        </w:r>
        <w:r w:rsidR="00A47E9E">
          <w:rPr>
            <w:rFonts w:ascii="Times New Roman" w:hAnsi="Times New Roman" w:cs="Times New Roman"/>
          </w:rPr>
          <w:t xml:space="preserve"> 2004). </w:t>
        </w:r>
      </w:ins>
      <w:ins w:id="221" w:author="Matthew Barbour" w:date="2016-06-28T14:12:00Z">
        <w:r w:rsidR="003F441A">
          <w:rPr>
            <w:rFonts w:ascii="Times New Roman" w:hAnsi="Times New Roman" w:cs="Times New Roman"/>
          </w:rPr>
          <w:t xml:space="preserve">Consequently, a rising challenge for community genetics is to understand </w:t>
        </w:r>
      </w:ins>
      <w:ins w:id="222" w:author="Matthew Barbour" w:date="2016-06-28T14:43:00Z">
        <w:r w:rsidR="00D5053F">
          <w:rPr>
            <w:rFonts w:ascii="Times New Roman" w:hAnsi="Times New Roman" w:cs="Times New Roman"/>
          </w:rPr>
          <w:t>the linkages between</w:t>
        </w:r>
      </w:ins>
      <w:ins w:id="223" w:author="Matthew Barbour" w:date="2016-06-28T14:37:00Z">
        <w:r w:rsidR="00D5053F">
          <w:rPr>
            <w:rFonts w:ascii="Times New Roman" w:hAnsi="Times New Roman" w:cs="Times New Roman"/>
          </w:rPr>
          <w:t xml:space="preserve"> </w:t>
        </w:r>
      </w:ins>
      <w:ins w:id="224" w:author="Matthew Barbour" w:date="2016-06-28T14:12:00Z">
        <w:r w:rsidR="003F441A">
          <w:rPr>
            <w:rFonts w:ascii="Times New Roman" w:hAnsi="Times New Roman" w:cs="Times New Roman"/>
          </w:rPr>
          <w:t xml:space="preserve">above- and belowground communities </w:t>
        </w:r>
        <w:r w:rsidR="003F441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MgA5AEUALQBFADEANABCADcAOABEADUAMABFAEIARgAsADYAOQA1ADAAZQAxAGMANwAtADgAYgA4
ADQALQA0ADYAMwA3AC0AOQBkAGQAOQAtAGUANwA0ADYANABkADAAOABkADQAOQBmAC8AMAAxAEYA
MgA2ADUANgA2AC0AMgA1AEYAOAAtAEEANQAwADIALQAxAEMAMABDAC0ANQAwADUAQgBBAEYAMQBD
ADMAQgAxAEYAfABlAE4AcAB0AGsAYwB0AHUAdwBqAEEAUQBSAFgALwBGADgAagBwAFcAQQB6AFYA
SgB6AEkANQBBAFkATQBXAG0AVwA4AFQAQwBpAFkAZABrAHEAcwBSAEcAZgBvAEIAUwBsAEgAKwB2
AEkANwBFAEEAdABkAHMANQA5ADgANwBqAHoAbwBPAGkAYwB3AEUAVQBYAFQAKwBvAGsAaAA3AFkA
VgBWAHIAdgA2AFAAcAAwAFcAcQBZAEwAZgBqADUAUABDAFQAVQBXAFcAOQBTAHkAWgA5AGQAUQA5
ACsAZwA2AHMASABSAE4AcQA4AGIAMABwAGgAMQBwAFEAcgA5AE4AcwBKAEYAdQA2AHQAcgBDAEQA
YQBWAEgAbwA5ACsANABEAEwANAB6ADAAWABKADYAMABJAHMAYwBzAEIAOABqADMAZAByAGcASABl
AG8AMgB0AGsAcABvAGkAegBlAFkATABRAGMATAByAGIARQBqAE8AZABJAHAAZQBkAEYAKwBHAFIA
VQBYAEMAUABEAEQAdAByAEsAVwAvAFkAdgBoAEsAQwAxAEsAYgBjAGoAbQBqADAARwBOAEwANwBL
AE4AawBnAE0AcAA2AFgAUgBPAEsATQBZADcAYQBTAFoAVwBLAFMAeQBhAG4AQgBWADEAdwBSAG4A
UABQAG4ATQBtAGwAQgBJAE0AYwBwADUAeABsAFIAYQBLAGkAOAB2AEgAUQBtAFMANwBZAGkAVQBF
ADQAMwBuAEoAVwBWAGsASgB6AHYAWgBMAFUAYgBGAHEAdwBjAHUAOAAyAEsAMwBTAHEAdAB6AEgA
RwBmADkASAAwAGgAagB0AEoAVwBxAHcAegBLAFAAdgA0AFkAMwA1ADgAVABvAFgAWQBzAHIAWQA5
AE0AQwBlADYAYwAzAGcASwBUADIAQQBoAHMAagBJAGIAYgA1AHUAVABwAFAAYwAwAFgAZQBvAGkA
UwBUAEsARABQAEUAUgAyAGgAUABYADIAVgBBAFQANQAyADEAbwBmAEwARABnAFMARwBzAEIAbwBr
AEkAcgBVAGwAdAB6ADEANgBRAHgAdwB4AEEAMAArAHAARgBJADUAMgBDAG8AZQA5AG0AQwBvADkA
TQB2AGUAcQBtAGoAVgBRAD0APQAsAGUATgBxAEYAawB0AHQAdQBtADAAQQBRAGgAbAA4AEYANwBi
AFUAMwBBAFEAdwBZACsAOAA1ADIANgB5AHEAcABlADUAQQBjAHEAVgBJAGkAWAA2AHkAWABBAFQA
YQBGAEgAYgBRAEgAVwAwADcAawBkADgALwBRAE4AQwAxAEUAcQBzAHIAVgA4AFAALwBmAEgATABR
AHoAegArAHcAUgB2AGQARwBpAFcAUgA0AE8AQgBvADUASwBPAEkAVwBhAEwAZABqAHQAcQB4AHAA
ZwBHAFgAeQBVADIARwBCADEAWgBoAE4AMgBzADkAdAA5AEoAUwArAGEAWgBpAG0AUABaADAAbABL
AGsAdgBDAHUAUgBzAE0AVwBEADgAKwBzAEYASwAxAHEAegB1AFIAdgBLAFgARABrAFYAZQBvAEkA
ZgBhADAAdABlAG0AWABaAFoAVABKAEEAVgB0ADQAZQB6AGcAUABrAE8AOQByAHoAbQBOAGcASwBQ
AC8AQwAvAEMATwBkAHEATwBJADIAUgBOAGIAYQBkAHAAVwBuAC8AWQB2AGQAQwB5AGwAcQBBAGYA
OQBmAHQAQgB6ADQANgBQAEMAbgA1AE4ARQBEAHYAcwBDAGoARwAxAEcAZABRAHIAaAA0AFEAUwAr
AE4AcQBiADgAYgBNAHYAZABJAC8ASwB5AFAASwAvADQAMgAyAGsALwBXAEoAeQBqADIAQgBHAFoA
QwAzAG8ATABVAHEANABWADMASgBYAGUAMgB0AEcAMwBFADcAQgAxADEATgAwAFEAagA3AEIATABW
AFIAdQBoAHAAZwBhADAARgA5AFMAUQBOADIAMgBVADkAWQBKAHkAbwBnAE0AVQA5AEMAbgBxAGMA
aABlAHgAVgA0AHEAWQB4ADEASQAxAG0AaQBkAG8ASwBTAEQASABmAEsATgBmAEMAdgBWAFgALwA0
AGQAdABOAHYATwByAHkASwA2AEwAdgArAHMALwBHAHIASwBFADYAaQBqAEgAeABsAHIAZQArAFQA
RQA0AHEAUAAyAFAAZwBXAGYAdQBIAFQATgA2AHQAZwBpADIAZABXAEMAQQBlADgARQA4AFoAWgBP
AHAAQwBIAE8ASQB6AFMALwBmADQAeQBZAGUANwBjADkAVABUAHAAUwBqAGIAQQBmAHgAOABnAFoA
YgA1AE4AZABHAGMAQQBnAGcAbwAwADkAbQBUAFEAUQBrAEYAbgBDAFQAYQBRAGUAQgBSAEcAQwBT
ADAAaABFAEMAMwBxAGkAbwBTADIAOQBWAG8ANQBSAFcAWgBwAHMAQQAxAGEASgBRADAAZQA2AE0A
OQBoADAAQwBoAEoAagAyAGcARABvAFkAdQBBAFcAdABVAEcATwB5AHgAcwBQAHgALwBOAHgAcgBK
ADUARwBrAEkAawBaAHoAdwAvADUAQQBsAFAAcwB1AG0ATQB6ADQAdABpAHoAbQBHAFcAWgBFAGsA
UgA1AGsAVQB5AEwANgAvAEQAYQBCAE4AbgBhAFoAYgB4AE8ATgAzAGsAZgBKAG0ARwBNAFkALwBX
ADQAWgBxAG4AWQBiAHAAYQBiAHEATAAxAGQAQgBWAHQAMgBPAFUARgBoAGMAOABKAHYAZwA9AD0A
</w:fldData>
          </w:fldChar>
        </w:r>
        <w:r w:rsidR="003F441A">
          <w:rPr>
            <w:rFonts w:ascii="Times New Roman" w:hAnsi="Times New Roman" w:cs="Times New Roman"/>
          </w:rPr>
          <w:instrText>ADDIN LABTIVA_CITE \* MERGEFORMAT</w:instrText>
        </w:r>
        <w:r w:rsidR="003F441A">
          <w:rPr>
            <w:rFonts w:ascii="Times New Roman" w:hAnsi="Times New Roman" w:cs="Times New Roman"/>
          </w:rPr>
        </w:r>
        <w:r w:rsidR="003F441A">
          <w:rPr>
            <w:rFonts w:ascii="Times New Roman" w:hAnsi="Times New Roman" w:cs="Times New Roman"/>
          </w:rPr>
          <w:fldChar w:fldCharType="separate"/>
        </w:r>
        <w:r w:rsidR="003F441A" w:rsidRPr="004B4446">
          <w:rPr>
            <w:rFonts w:ascii="Times New Roman" w:hAnsi="Times New Roman" w:cs="Times New Roman"/>
            <w:noProof/>
            <w:color w:val="000000"/>
          </w:rPr>
          <w:t xml:space="preserve">(Crutsinger </w:t>
        </w:r>
        <w:r w:rsidR="003F441A" w:rsidRPr="004B4446">
          <w:rPr>
            <w:rFonts w:ascii="Times New Roman" w:hAnsi="Times New Roman" w:cs="Times New Roman"/>
            <w:i/>
            <w:iCs/>
            <w:noProof/>
            <w:color w:val="000000"/>
          </w:rPr>
          <w:t>et al.</w:t>
        </w:r>
        <w:r w:rsidR="003F441A" w:rsidRPr="004B4446">
          <w:rPr>
            <w:rFonts w:ascii="Times New Roman" w:hAnsi="Times New Roman" w:cs="Times New Roman"/>
            <w:noProof/>
            <w:color w:val="000000"/>
          </w:rPr>
          <w:t xml:space="preserve"> 2014; Lamit </w:t>
        </w:r>
        <w:r w:rsidR="003F441A" w:rsidRPr="004B4446">
          <w:rPr>
            <w:rFonts w:ascii="Times New Roman" w:hAnsi="Times New Roman" w:cs="Times New Roman"/>
            <w:i/>
            <w:iCs/>
            <w:noProof/>
            <w:color w:val="000000"/>
          </w:rPr>
          <w:t>et al.</w:t>
        </w:r>
        <w:r w:rsidR="003F441A" w:rsidRPr="004B4446">
          <w:rPr>
            <w:rFonts w:ascii="Times New Roman" w:hAnsi="Times New Roman" w:cs="Times New Roman"/>
            <w:noProof/>
            <w:color w:val="000000"/>
          </w:rPr>
          <w:t xml:space="preserve"> 2015)</w:t>
        </w:r>
        <w:r w:rsidR="003F441A">
          <w:rPr>
            <w:rFonts w:ascii="Times New Roman" w:hAnsi="Times New Roman" w:cs="Times New Roman"/>
          </w:rPr>
          <w:fldChar w:fldCharType="end"/>
        </w:r>
        <w:r w:rsidR="00D5053F">
          <w:rPr>
            <w:rFonts w:ascii="Times New Roman" w:hAnsi="Times New Roman" w:cs="Times New Roman"/>
          </w:rPr>
          <w:t xml:space="preserve"> and whether these linkages</w:t>
        </w:r>
        <w:r w:rsidR="003F441A">
          <w:rPr>
            <w:rFonts w:ascii="Times New Roman" w:hAnsi="Times New Roman" w:cs="Times New Roman"/>
          </w:rPr>
          <w:t xml:space="preserve"> are modified by environmental variation.</w:t>
        </w:r>
      </w:ins>
    </w:p>
    <w:p w14:paraId="6980FFBF" w14:textId="5C161BEB" w:rsidR="0021032B" w:rsidRDefault="0021032B" w:rsidP="00BA4AAD">
      <w:pPr>
        <w:spacing w:line="480" w:lineRule="auto"/>
        <w:rPr>
          <w:rFonts w:ascii="Times New Roman" w:hAnsi="Times New Roman" w:cs="Times New Roman"/>
        </w:rPr>
      </w:pPr>
    </w:p>
    <w:p w14:paraId="71361855" w14:textId="4CE02032" w:rsidR="0023651E" w:rsidRDefault="00EE255B" w:rsidP="0059295B">
      <w:pPr>
        <w:spacing w:line="480" w:lineRule="auto"/>
        <w:rPr>
          <w:rFonts w:ascii="Times New Roman" w:hAnsi="Times New Roman" w:cs="Times New Roman"/>
        </w:rPr>
      </w:pPr>
      <w:r>
        <w:rPr>
          <w:rFonts w:ascii="Times New Roman" w:hAnsi="Times New Roman" w:cs="Times New Roman"/>
        </w:rPr>
        <w:t>Finally,</w:t>
      </w:r>
      <w:r w:rsidR="00102F16">
        <w:rPr>
          <w:rFonts w:ascii="Times New Roman" w:hAnsi="Times New Roman" w:cs="Times New Roman"/>
        </w:rPr>
        <w:t xml:space="preserve"> </w:t>
      </w:r>
      <w:r w:rsidR="009559DA">
        <w:rPr>
          <w:rFonts w:ascii="Times New Roman" w:hAnsi="Times New Roman" w:cs="Times New Roman"/>
        </w:rPr>
        <w:t>identifying</w:t>
      </w:r>
      <w:del w:id="225" w:author="Mary O'Connor" w:date="2016-07-13T12:07:00Z">
        <w:r w:rsidR="009559DA" w:rsidDel="00F634D4">
          <w:rPr>
            <w:rFonts w:ascii="Times New Roman" w:hAnsi="Times New Roman" w:cs="Times New Roman"/>
          </w:rPr>
          <w:delText xml:space="preserve"> the</w:delText>
        </w:r>
      </w:del>
      <w:r w:rsidR="00885BA6">
        <w:rPr>
          <w:rFonts w:ascii="Times New Roman" w:hAnsi="Times New Roman" w:cs="Times New Roman"/>
        </w:rPr>
        <w:t xml:space="preserve"> </w:t>
      </w:r>
      <w:ins w:id="226" w:author="Mary O'Connor" w:date="2016-07-13T12:07:00Z">
        <w:r w:rsidR="00F634D4">
          <w:rPr>
            <w:rFonts w:ascii="Times New Roman" w:hAnsi="Times New Roman" w:cs="Times New Roman"/>
          </w:rPr>
          <w:t xml:space="preserve">mechanisms </w:t>
        </w:r>
      </w:ins>
      <w:r w:rsidR="009559DA">
        <w:rPr>
          <w:rFonts w:ascii="Times New Roman" w:hAnsi="Times New Roman" w:cs="Times New Roman"/>
        </w:rPr>
        <w:t xml:space="preserve">underlying </w:t>
      </w:r>
      <w:del w:id="227" w:author="Mary O'Connor" w:date="2016-07-13T12:07:00Z">
        <w:r w:rsidR="009559DA" w:rsidDel="00F634D4">
          <w:rPr>
            <w:rFonts w:ascii="Times New Roman" w:hAnsi="Times New Roman" w:cs="Times New Roman"/>
          </w:rPr>
          <w:delText xml:space="preserve">mechanisms of </w:delText>
        </w:r>
      </w:del>
      <w:r w:rsidR="00102F16">
        <w:rPr>
          <w:rFonts w:ascii="Times New Roman" w:hAnsi="Times New Roman" w:cs="Times New Roman"/>
        </w:rPr>
        <w:t>community assembly</w:t>
      </w:r>
      <w:r w:rsidR="009559DA">
        <w:rPr>
          <w:rFonts w:ascii="Times New Roman" w:hAnsi="Times New Roman" w:cs="Times New Roman"/>
        </w:rPr>
        <w:t xml:space="preserve"> </w:t>
      </w:r>
      <w:ins w:id="228" w:author="Matthew Barbour" w:date="2016-06-30T13:14:00Z">
        <w:r w:rsidR="00F61C59">
          <w:rPr>
            <w:rFonts w:ascii="Times New Roman" w:hAnsi="Times New Roman" w:cs="Times New Roman"/>
          </w:rPr>
          <w:t xml:space="preserve">in genotype-by-environment studies </w:t>
        </w:r>
      </w:ins>
      <w:commentRangeStart w:id="229"/>
      <w:r w:rsidR="009559DA">
        <w:rPr>
          <w:rFonts w:ascii="Times New Roman" w:hAnsi="Times New Roman" w:cs="Times New Roman"/>
        </w:rPr>
        <w:t>requires</w:t>
      </w:r>
      <w:ins w:id="230" w:author="Mary O'Connor" w:date="2016-07-13T12:07:00Z">
        <w:r w:rsidR="00F634D4">
          <w:rPr>
            <w:rFonts w:ascii="Times New Roman" w:hAnsi="Times New Roman" w:cs="Times New Roman"/>
          </w:rPr>
          <w:t xml:space="preserve"> understanding </w:t>
        </w:r>
      </w:ins>
      <w:commentRangeEnd w:id="229"/>
      <w:ins w:id="231" w:author="Mary O'Connor" w:date="2016-07-13T12:08:00Z">
        <w:r w:rsidR="00F634D4">
          <w:rPr>
            <w:rStyle w:val="CommentReference"/>
          </w:rPr>
          <w:commentReference w:id="229"/>
        </w:r>
      </w:ins>
      <w:ins w:id="233" w:author="Mary O'Connor" w:date="2016-07-13T12:07:00Z">
        <w:r w:rsidR="00F634D4">
          <w:rPr>
            <w:rFonts w:ascii="Times New Roman" w:hAnsi="Times New Roman" w:cs="Times New Roman"/>
          </w:rPr>
          <w:t>the relationship between plant trait expression and the biotic and environment.</w:t>
        </w:r>
      </w:ins>
      <w:r w:rsidR="009559DA">
        <w:rPr>
          <w:rFonts w:ascii="Times New Roman" w:hAnsi="Times New Roman" w:cs="Times New Roman"/>
        </w:rPr>
        <w:t xml:space="preserve"> </w:t>
      </w:r>
      <w:commentRangeStart w:id="234"/>
      <w:proofErr w:type="gramStart"/>
      <w:r w:rsidR="009559DA">
        <w:rPr>
          <w:rFonts w:ascii="Times New Roman" w:hAnsi="Times New Roman" w:cs="Times New Roman"/>
        </w:rPr>
        <w:t>a</w:t>
      </w:r>
      <w:proofErr w:type="gramEnd"/>
      <w:r w:rsidR="009559DA">
        <w:rPr>
          <w:rFonts w:ascii="Times New Roman" w:hAnsi="Times New Roman" w:cs="Times New Roman"/>
        </w:rPr>
        <w:t xml:space="preserve"> detailed survey of the </w:t>
      </w:r>
      <w:ins w:id="235" w:author="Matthew Barbour" w:date="2016-06-29T11:30:00Z">
        <w:r w:rsidR="004C6345">
          <w:rPr>
            <w:rFonts w:ascii="Times New Roman" w:hAnsi="Times New Roman" w:cs="Times New Roman"/>
          </w:rPr>
          <w:t xml:space="preserve">specific plant traits as well as </w:t>
        </w:r>
      </w:ins>
      <w:ins w:id="236" w:author="Matthew Barbour" w:date="2016-06-30T13:23:00Z">
        <w:r w:rsidR="00B329B5">
          <w:rPr>
            <w:rFonts w:ascii="Times New Roman" w:hAnsi="Times New Roman" w:cs="Times New Roman"/>
          </w:rPr>
          <w:t>correlated</w:t>
        </w:r>
        <w:r w:rsidR="00E731F3">
          <w:rPr>
            <w:rFonts w:ascii="Times New Roman" w:hAnsi="Times New Roman" w:cs="Times New Roman"/>
          </w:rPr>
          <w:t xml:space="preserve"> </w:t>
        </w:r>
      </w:ins>
      <w:ins w:id="237" w:author="Matthew Barbour" w:date="2016-06-29T11:30:00Z">
        <w:r w:rsidR="004C6345">
          <w:rPr>
            <w:rFonts w:ascii="Times New Roman" w:hAnsi="Times New Roman" w:cs="Times New Roman"/>
          </w:rPr>
          <w:t xml:space="preserve">biotic and abiotic </w:t>
        </w:r>
      </w:ins>
      <w:ins w:id="238" w:author="Matthew Barbour" w:date="2016-06-29T11:12:00Z">
        <w:r w:rsidR="00523B71">
          <w:rPr>
            <w:rFonts w:ascii="Times New Roman" w:hAnsi="Times New Roman" w:cs="Times New Roman"/>
          </w:rPr>
          <w:t xml:space="preserve">factors </w:t>
        </w:r>
      </w:ins>
      <w:r w:rsidR="009559DA">
        <w:rPr>
          <w:rFonts w:ascii="Times New Roman" w:hAnsi="Times New Roman" w:cs="Times New Roman"/>
        </w:rPr>
        <w:t>th</w:t>
      </w:r>
      <w:r w:rsidR="00A40E2D">
        <w:rPr>
          <w:rFonts w:ascii="Times New Roman" w:hAnsi="Times New Roman" w:cs="Times New Roman"/>
        </w:rPr>
        <w:t>at</w:t>
      </w:r>
      <w:r w:rsidR="009559DA">
        <w:rPr>
          <w:rFonts w:ascii="Times New Roman" w:hAnsi="Times New Roman" w:cs="Times New Roman"/>
        </w:rPr>
        <w:t xml:space="preserve"> </w:t>
      </w:r>
      <w:ins w:id="239" w:author="Matthew Barbour" w:date="2016-06-30T13:23:00Z">
        <w:r w:rsidR="00E731F3">
          <w:rPr>
            <w:rFonts w:ascii="Times New Roman" w:hAnsi="Times New Roman" w:cs="Times New Roman"/>
          </w:rPr>
          <w:t xml:space="preserve">could </w:t>
        </w:r>
      </w:ins>
      <w:r w:rsidR="009559DA">
        <w:rPr>
          <w:rFonts w:ascii="Times New Roman" w:hAnsi="Times New Roman" w:cs="Times New Roman"/>
        </w:rPr>
        <w:t>shape interactions with associated species</w:t>
      </w:r>
      <w:commentRangeEnd w:id="234"/>
      <w:r w:rsidR="00F634D4">
        <w:rPr>
          <w:rStyle w:val="CommentReference"/>
        </w:rPr>
        <w:commentReference w:id="234"/>
      </w:r>
      <w:r w:rsidR="00885BA6">
        <w:rPr>
          <w:rFonts w:ascii="Times New Roman" w:hAnsi="Times New Roman" w:cs="Times New Roman"/>
        </w:rPr>
        <w:t>.</w:t>
      </w:r>
      <w:ins w:id="240" w:author="Matthew Barbour" w:date="2016-06-29T09:46:00Z">
        <w:r w:rsidR="00922457">
          <w:rPr>
            <w:rFonts w:ascii="Times New Roman" w:hAnsi="Times New Roman" w:cs="Times New Roman"/>
          </w:rPr>
          <w:t xml:space="preserve"> </w:t>
        </w:r>
      </w:ins>
      <w:ins w:id="241" w:author="Matthew Barbour" w:date="2016-06-30T13:20:00Z">
        <w:r w:rsidR="00F61C59">
          <w:rPr>
            <w:rFonts w:ascii="Times New Roman" w:hAnsi="Times New Roman" w:cs="Times New Roman"/>
          </w:rPr>
          <w:t xml:space="preserve">While genotypic effects will always be mediated through plant traits, </w:t>
        </w:r>
      </w:ins>
      <w:ins w:id="242" w:author="Matthew Barbour" w:date="2016-06-30T13:19:00Z">
        <w:r w:rsidR="00F61C59">
          <w:rPr>
            <w:rFonts w:ascii="Times New Roman" w:hAnsi="Times New Roman" w:cs="Times New Roman"/>
          </w:rPr>
          <w:t>environmental effects</w:t>
        </w:r>
      </w:ins>
      <w:ins w:id="243" w:author="Matthew Barbour" w:date="2016-06-30T13:17:00Z">
        <w:r w:rsidR="00F61C59">
          <w:rPr>
            <w:rFonts w:ascii="Times New Roman" w:hAnsi="Times New Roman" w:cs="Times New Roman"/>
          </w:rPr>
          <w:t xml:space="preserve"> </w:t>
        </w:r>
      </w:ins>
      <w:ins w:id="244" w:author="Matthew Barbour" w:date="2016-06-30T13:19:00Z">
        <w:r w:rsidR="00F61C59">
          <w:rPr>
            <w:rFonts w:ascii="Times New Roman" w:hAnsi="Times New Roman" w:cs="Times New Roman"/>
          </w:rPr>
          <w:t xml:space="preserve">may </w:t>
        </w:r>
      </w:ins>
      <w:ins w:id="245" w:author="Matthew Barbour" w:date="2016-06-30T13:17:00Z">
        <w:r w:rsidR="00F61C59">
          <w:rPr>
            <w:rFonts w:ascii="Times New Roman" w:hAnsi="Times New Roman" w:cs="Times New Roman"/>
          </w:rPr>
          <w:t>direct</w:t>
        </w:r>
      </w:ins>
      <w:ins w:id="246" w:author="Matthew Barbour" w:date="2016-06-30T13:21:00Z">
        <w:r w:rsidR="00F61C59">
          <w:rPr>
            <w:rFonts w:ascii="Times New Roman" w:hAnsi="Times New Roman" w:cs="Times New Roman"/>
          </w:rPr>
          <w:t>ly affect species</w:t>
        </w:r>
      </w:ins>
      <w:ins w:id="247" w:author="Matthew Barbour" w:date="2016-06-30T13:17:00Z">
        <w:r w:rsidR="00F61C59">
          <w:rPr>
            <w:rFonts w:ascii="Times New Roman" w:hAnsi="Times New Roman" w:cs="Times New Roman"/>
          </w:rPr>
          <w:t xml:space="preserve"> or indirect</w:t>
        </w:r>
      </w:ins>
      <w:ins w:id="248" w:author="Matthew Barbour" w:date="2016-06-30T13:21:00Z">
        <w:r w:rsidR="00F61C59">
          <w:rPr>
            <w:rFonts w:ascii="Times New Roman" w:hAnsi="Times New Roman" w:cs="Times New Roman"/>
          </w:rPr>
          <w:t xml:space="preserve">ly affect them by altering </w:t>
        </w:r>
      </w:ins>
      <w:ins w:id="249" w:author="Matthew Barbour" w:date="2016-06-30T17:03:00Z">
        <w:r w:rsidR="00C05B35">
          <w:rPr>
            <w:rFonts w:ascii="Times New Roman" w:hAnsi="Times New Roman" w:cs="Times New Roman"/>
          </w:rPr>
          <w:t xml:space="preserve">the expression of </w:t>
        </w:r>
      </w:ins>
      <w:ins w:id="250" w:author="Matthew Barbour" w:date="2016-06-30T13:21:00Z">
        <w:r w:rsidR="00F61C59">
          <w:rPr>
            <w:rFonts w:ascii="Times New Roman" w:hAnsi="Times New Roman" w:cs="Times New Roman"/>
          </w:rPr>
          <w:t>plant traits.</w:t>
        </w:r>
      </w:ins>
      <w:del w:id="251" w:author="Matthew Barbour" w:date="2016-06-29T11:32:00Z">
        <w:r w:rsidR="00885BA6" w:rsidDel="004C6345">
          <w:rPr>
            <w:rFonts w:ascii="Times New Roman" w:hAnsi="Times New Roman" w:cs="Times New Roman"/>
          </w:rPr>
          <w:delText xml:space="preserve"> </w:delText>
        </w:r>
      </w:del>
      <w:del w:id="252" w:author="Matthew Barbour" w:date="2016-06-30T13:24:00Z">
        <w:r w:rsidR="00DC322E" w:rsidDel="00E731F3">
          <w:rPr>
            <w:rFonts w:ascii="Times New Roman" w:hAnsi="Times New Roman" w:cs="Times New Roman"/>
          </w:rPr>
          <w:delText>Identifying</w:delText>
        </w:r>
      </w:del>
      <w:del w:id="253" w:author="Matthew Barbour" w:date="2016-06-29T12:36:00Z">
        <w:r w:rsidR="00DC322E" w:rsidDel="00B341CF">
          <w:rPr>
            <w:rFonts w:ascii="Times New Roman" w:hAnsi="Times New Roman" w:cs="Times New Roman"/>
          </w:rPr>
          <w:delText xml:space="preserve"> these</w:delText>
        </w:r>
      </w:del>
      <w:del w:id="254" w:author="Matthew Barbour" w:date="2016-06-30T13:24:00Z">
        <w:r w:rsidR="00DC322E" w:rsidDel="00E731F3">
          <w:rPr>
            <w:rFonts w:ascii="Times New Roman" w:hAnsi="Times New Roman" w:cs="Times New Roman"/>
          </w:rPr>
          <w:delText xml:space="preserve"> key </w:delText>
        </w:r>
        <w:r w:rsidR="008A1916" w:rsidDel="00E731F3">
          <w:rPr>
            <w:rFonts w:ascii="Times New Roman" w:hAnsi="Times New Roman" w:cs="Times New Roman"/>
          </w:rPr>
          <w:delText>tra</w:delText>
        </w:r>
        <w:r w:rsidR="009559DA" w:rsidDel="00E731F3">
          <w:rPr>
            <w:rFonts w:ascii="Times New Roman" w:hAnsi="Times New Roman" w:cs="Times New Roman"/>
          </w:rPr>
          <w:delText>its</w:delText>
        </w:r>
        <w:r w:rsidR="008A1916" w:rsidDel="00E731F3">
          <w:rPr>
            <w:rFonts w:ascii="Times New Roman" w:hAnsi="Times New Roman" w:cs="Times New Roman"/>
          </w:rPr>
          <w:delText xml:space="preserve"> </w:delText>
        </w:r>
        <w:r w:rsidR="009559DA" w:rsidDel="00E731F3">
          <w:rPr>
            <w:rFonts w:ascii="Times New Roman" w:hAnsi="Times New Roman" w:cs="Times New Roman"/>
          </w:rPr>
          <w:delText>can be challenging</w:delText>
        </w:r>
      </w:del>
      <w:del w:id="255" w:author="Matthew Barbour" w:date="2016-06-29T12:36:00Z">
        <w:r w:rsidR="009559DA" w:rsidDel="00B341CF">
          <w:rPr>
            <w:rFonts w:ascii="Times New Roman" w:hAnsi="Times New Roman" w:cs="Times New Roman"/>
          </w:rPr>
          <w:delText xml:space="preserve">. </w:delText>
        </w:r>
      </w:del>
      <w:del w:id="256" w:author="Matthew Barbour" w:date="2016-06-29T12:37:00Z">
        <w:r w:rsidR="009559DA" w:rsidDel="00B341CF">
          <w:rPr>
            <w:rFonts w:ascii="Times New Roman" w:hAnsi="Times New Roman" w:cs="Times New Roman"/>
          </w:rPr>
          <w:delText>P</w:delText>
        </w:r>
        <w:r w:rsidR="008A1916" w:rsidDel="00B341CF">
          <w:rPr>
            <w:rFonts w:ascii="Times New Roman" w:hAnsi="Times New Roman" w:cs="Times New Roman"/>
          </w:rPr>
          <w:delText xml:space="preserve">lant </w:delText>
        </w:r>
      </w:del>
      <w:del w:id="257" w:author="Matthew Barbour" w:date="2016-06-30T13:24:00Z">
        <w:r w:rsidR="008A1916" w:rsidDel="00E731F3">
          <w:rPr>
            <w:rFonts w:ascii="Times New Roman" w:hAnsi="Times New Roman" w:cs="Times New Roman"/>
          </w:rPr>
          <w:delText>traits</w:delText>
        </w:r>
        <w:r w:rsidR="009A2A28" w:rsidDel="00E731F3">
          <w:rPr>
            <w:rFonts w:ascii="Times New Roman" w:hAnsi="Times New Roman" w:cs="Times New Roman"/>
          </w:rPr>
          <w:delText xml:space="preserve"> are often highly correlated, making it difficult to determine which trait (or </w:delText>
        </w:r>
        <w:r w:rsidR="00FC4CB1" w:rsidDel="00E731F3">
          <w:rPr>
            <w:rFonts w:ascii="Times New Roman" w:hAnsi="Times New Roman" w:cs="Times New Roman"/>
          </w:rPr>
          <w:delText xml:space="preserve">suite of </w:delText>
        </w:r>
        <w:r w:rsidR="009A2A28" w:rsidDel="00E731F3">
          <w:rPr>
            <w:rFonts w:ascii="Times New Roman" w:hAnsi="Times New Roman" w:cs="Times New Roman"/>
          </w:rPr>
          <w:delText>traits) associated community members are cueing in on</w:delText>
        </w:r>
        <w:r w:rsidR="00000270" w:rsidDel="00E731F3">
          <w:rPr>
            <w:rFonts w:ascii="Times New Roman" w:hAnsi="Times New Roman" w:cs="Times New Roman"/>
          </w:rPr>
          <w:delText xml:space="preserve"> (Barbour et al. 2015)</w:delText>
        </w:r>
        <w:r w:rsidR="009A2A28" w:rsidDel="00E731F3">
          <w:rPr>
            <w:rFonts w:ascii="Times New Roman" w:hAnsi="Times New Roman" w:cs="Times New Roman"/>
          </w:rPr>
          <w:delText>.</w:delText>
        </w:r>
      </w:del>
      <w:r w:rsidR="009A2A28">
        <w:rPr>
          <w:rFonts w:ascii="Times New Roman" w:hAnsi="Times New Roman" w:cs="Times New Roman"/>
        </w:rPr>
        <w:t xml:space="preserve"> Different traits</w:t>
      </w:r>
      <w:r w:rsidR="008A1916">
        <w:rPr>
          <w:rFonts w:ascii="Times New Roman" w:hAnsi="Times New Roman" w:cs="Times New Roman"/>
        </w:rPr>
        <w:t xml:space="preserve"> </w:t>
      </w:r>
      <w:r w:rsidR="00A40E2D">
        <w:rPr>
          <w:rFonts w:ascii="Times New Roman" w:hAnsi="Times New Roman" w:cs="Times New Roman"/>
        </w:rPr>
        <w:t xml:space="preserve">can also </w:t>
      </w:r>
      <w:r w:rsidR="009A2A28">
        <w:rPr>
          <w:rFonts w:ascii="Times New Roman" w:hAnsi="Times New Roman" w:cs="Times New Roman"/>
        </w:rPr>
        <w:t>vary in their</w:t>
      </w:r>
      <w:r w:rsidR="008A1916">
        <w:rPr>
          <w:rFonts w:ascii="Times New Roman" w:hAnsi="Times New Roman" w:cs="Times New Roman"/>
        </w:rPr>
        <w:t xml:space="preserve">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4B4446" w:rsidRPr="004B4446">
        <w:rPr>
          <w:rFonts w:ascii="Times New Roman" w:hAnsi="Times New Roman" w:cs="Times New Roman"/>
          <w:noProof/>
          <w:color w:val="000000"/>
        </w:rPr>
        <w:t xml:space="preserve"> Lynch &amp; Walsh 1998)</w:t>
      </w:r>
      <w:r w:rsidR="00C03F9E">
        <w:rPr>
          <w:rFonts w:ascii="Times New Roman" w:hAnsi="Times New Roman" w:cs="Times New Roman"/>
        </w:rPr>
        <w:fldChar w:fldCharType="end"/>
      </w:r>
      <w:r w:rsidR="0078624C">
        <w:rPr>
          <w:rFonts w:ascii="Times New Roman" w:hAnsi="Times New Roman" w:cs="Times New Roman"/>
        </w:rPr>
        <w:t xml:space="preserve">, </w:t>
      </w:r>
      <w:r w:rsidR="009A2A28">
        <w:rPr>
          <w:rFonts w:ascii="Times New Roman" w:hAnsi="Times New Roman" w:cs="Times New Roman"/>
        </w:rPr>
        <w:t>which may coincide with their</w:t>
      </w:r>
      <w:r w:rsidR="00FC4CB1">
        <w:rPr>
          <w:rFonts w:ascii="Times New Roman" w:hAnsi="Times New Roman" w:cs="Times New Roman"/>
        </w:rPr>
        <w:t xml:space="preserve"> </w:t>
      </w:r>
      <w:r w:rsidR="008A1916">
        <w:rPr>
          <w:rFonts w:ascii="Times New Roman" w:hAnsi="Times New Roman" w:cs="Times New Roman"/>
        </w:rPr>
        <w:t>response to environmental variation.</w:t>
      </w:r>
      <w:ins w:id="258" w:author="Matthew Barbour" w:date="2016-06-29T11:24:00Z">
        <w:r w:rsidR="00CD0AD9">
          <w:rPr>
            <w:rFonts w:ascii="Times New Roman" w:hAnsi="Times New Roman" w:cs="Times New Roman"/>
          </w:rPr>
          <w:t xml:space="preserve"> In addition, </w:t>
        </w:r>
      </w:ins>
      <w:ins w:id="259" w:author="Matthew Barbour" w:date="2016-06-29T11:25:00Z">
        <w:r w:rsidR="00CD0AD9">
          <w:rPr>
            <w:rFonts w:ascii="Times New Roman" w:hAnsi="Times New Roman" w:cs="Times New Roman"/>
          </w:rPr>
          <w:t xml:space="preserve">environmental effects on the community may be mediated by </w:t>
        </w:r>
      </w:ins>
      <w:ins w:id="260" w:author="Matthew Barbour" w:date="2016-06-30T17:04:00Z">
        <w:r w:rsidR="00CD1404">
          <w:rPr>
            <w:rFonts w:ascii="Times New Roman" w:hAnsi="Times New Roman" w:cs="Times New Roman"/>
          </w:rPr>
          <w:t xml:space="preserve">changes in </w:t>
        </w:r>
      </w:ins>
      <w:ins w:id="261" w:author="Matthew Barbour" w:date="2016-06-29T11:25:00Z">
        <w:r w:rsidR="00CD0AD9">
          <w:rPr>
            <w:rFonts w:ascii="Times New Roman" w:hAnsi="Times New Roman" w:cs="Times New Roman"/>
          </w:rPr>
          <w:t xml:space="preserve">other </w:t>
        </w:r>
      </w:ins>
      <w:ins w:id="262" w:author="Matthew Barbour" w:date="2016-06-29T11:35:00Z">
        <w:r w:rsidR="004C6345">
          <w:rPr>
            <w:rFonts w:ascii="Times New Roman" w:hAnsi="Times New Roman" w:cs="Times New Roman"/>
          </w:rPr>
          <w:t>biotic and abiotic</w:t>
        </w:r>
      </w:ins>
      <w:ins w:id="263" w:author="Matthew Barbour" w:date="2016-06-29T11:25:00Z">
        <w:r w:rsidR="00CD0AD9">
          <w:rPr>
            <w:rFonts w:ascii="Times New Roman" w:hAnsi="Times New Roman" w:cs="Times New Roman"/>
          </w:rPr>
          <w:t xml:space="preserve"> factors</w:t>
        </w:r>
      </w:ins>
      <w:ins w:id="264" w:author="Matthew Barbour" w:date="2016-06-29T11:26:00Z">
        <w:r w:rsidR="00CD0AD9">
          <w:rPr>
            <w:rFonts w:ascii="Times New Roman" w:hAnsi="Times New Roman" w:cs="Times New Roman"/>
          </w:rPr>
          <w:t xml:space="preserve">. For example, </w:t>
        </w:r>
      </w:ins>
      <w:ins w:id="265" w:author="Matthew Barbour" w:date="2016-06-29T11:43:00Z">
        <w:r w:rsidR="007120D3">
          <w:rPr>
            <w:rFonts w:ascii="Times New Roman" w:hAnsi="Times New Roman" w:cs="Times New Roman"/>
          </w:rPr>
          <w:t xml:space="preserve">the negative effect of aphids on the abundance and diversity of aboveground arthropods is often </w:t>
        </w:r>
      </w:ins>
      <w:ins w:id="266" w:author="Matthew Barbour" w:date="2016-06-30T17:05:00Z">
        <w:r w:rsidR="00CD1404">
          <w:rPr>
            <w:rFonts w:ascii="Times New Roman" w:hAnsi="Times New Roman" w:cs="Times New Roman"/>
          </w:rPr>
          <w:t xml:space="preserve">due to </w:t>
        </w:r>
      </w:ins>
      <w:ins w:id="267" w:author="Matthew Barbour" w:date="2016-06-29T11:43:00Z">
        <w:r w:rsidR="007120D3">
          <w:rPr>
            <w:rFonts w:ascii="Times New Roman" w:hAnsi="Times New Roman" w:cs="Times New Roman"/>
          </w:rPr>
          <w:t>aphid-tending ants</w:t>
        </w:r>
      </w:ins>
      <w:ins w:id="268" w:author="Matthew Barbour" w:date="2016-06-30T17:06:00Z">
        <w:r w:rsidR="00CD1404">
          <w:rPr>
            <w:rFonts w:ascii="Times New Roman" w:hAnsi="Times New Roman" w:cs="Times New Roman"/>
          </w:rPr>
          <w:t xml:space="preserve"> that are also generalist predators</w:t>
        </w:r>
      </w:ins>
      <w:ins w:id="269" w:author="Matthew Barbour" w:date="2016-06-29T11:43:00Z">
        <w:r w:rsidR="00043AEA">
          <w:rPr>
            <w:rFonts w:ascii="Times New Roman" w:hAnsi="Times New Roman" w:cs="Times New Roman"/>
          </w:rPr>
          <w:t xml:space="preserve"> (Mooney &amp; </w:t>
        </w:r>
        <w:proofErr w:type="spellStart"/>
        <w:r w:rsidR="00043AEA">
          <w:rPr>
            <w:rFonts w:ascii="Times New Roman" w:hAnsi="Times New Roman" w:cs="Times New Roman"/>
          </w:rPr>
          <w:t>Agrawal</w:t>
        </w:r>
        <w:proofErr w:type="spellEnd"/>
        <w:r w:rsidR="00043AEA">
          <w:rPr>
            <w:rFonts w:ascii="Times New Roman" w:hAnsi="Times New Roman" w:cs="Times New Roman"/>
          </w:rPr>
          <w:t xml:space="preserve"> 2008</w:t>
        </w:r>
        <w:r w:rsidR="007120D3">
          <w:rPr>
            <w:rFonts w:ascii="Times New Roman" w:hAnsi="Times New Roman" w:cs="Times New Roman"/>
          </w:rPr>
          <w:t xml:space="preserve">). </w:t>
        </w:r>
      </w:ins>
      <w:ins w:id="270" w:author="Matthew Barbour" w:date="2016-06-29T11:39:00Z">
        <w:r w:rsidR="007120D3">
          <w:rPr>
            <w:rFonts w:ascii="Times New Roman" w:hAnsi="Times New Roman" w:cs="Times New Roman"/>
          </w:rPr>
          <w:t xml:space="preserve">Similarly, </w:t>
        </w:r>
      </w:ins>
      <w:ins w:id="271" w:author="Matthew Barbour" w:date="2016-06-29T12:15:00Z">
        <w:r w:rsidR="00FA0B5A">
          <w:rPr>
            <w:rFonts w:ascii="Times New Roman" w:hAnsi="Times New Roman" w:cs="Times New Roman"/>
          </w:rPr>
          <w:t>wind exposure can reduce soil moisture</w:t>
        </w:r>
      </w:ins>
      <w:ins w:id="272" w:author="Matthew Barbour" w:date="2016-06-29T12:23:00Z">
        <w:r w:rsidR="00043AEA">
          <w:rPr>
            <w:rFonts w:ascii="Times New Roman" w:hAnsi="Times New Roman" w:cs="Times New Roman"/>
          </w:rPr>
          <w:t xml:space="preserve"> (</w:t>
        </w:r>
        <w:proofErr w:type="spellStart"/>
        <w:r w:rsidR="00043AEA">
          <w:rPr>
            <w:rFonts w:ascii="Times New Roman" w:hAnsi="Times New Roman" w:cs="Times New Roman"/>
          </w:rPr>
          <w:t>Lortie</w:t>
        </w:r>
        <w:proofErr w:type="spellEnd"/>
        <w:r w:rsidR="00043AEA">
          <w:rPr>
            <w:rFonts w:ascii="Times New Roman" w:hAnsi="Times New Roman" w:cs="Times New Roman"/>
          </w:rPr>
          <w:t xml:space="preserve"> &amp; Cushman 2007</w:t>
        </w:r>
        <w:r w:rsidR="00781CF2">
          <w:rPr>
            <w:rFonts w:ascii="Times New Roman" w:hAnsi="Times New Roman" w:cs="Times New Roman"/>
          </w:rPr>
          <w:t>)</w:t>
        </w:r>
      </w:ins>
      <w:ins w:id="273" w:author="Matthew Barbour" w:date="2016-06-29T12:15:00Z">
        <w:r w:rsidR="00FA0B5A">
          <w:rPr>
            <w:rFonts w:ascii="Times New Roman" w:hAnsi="Times New Roman" w:cs="Times New Roman"/>
          </w:rPr>
          <w:t xml:space="preserve">, which in turn </w:t>
        </w:r>
      </w:ins>
      <w:ins w:id="274" w:author="Matthew Barbour" w:date="2016-06-29T11:44:00Z">
        <w:r w:rsidR="00E731F3">
          <w:rPr>
            <w:rFonts w:ascii="Times New Roman" w:hAnsi="Times New Roman" w:cs="Times New Roman"/>
          </w:rPr>
          <w:t>can</w:t>
        </w:r>
        <w:r w:rsidR="00FA0B5A">
          <w:rPr>
            <w:rFonts w:ascii="Times New Roman" w:hAnsi="Times New Roman" w:cs="Times New Roman"/>
          </w:rPr>
          <w:t xml:space="preserve"> affect </w:t>
        </w:r>
      </w:ins>
      <w:ins w:id="275" w:author="Matthew Barbour" w:date="2016-06-29T12:18:00Z">
        <w:r w:rsidR="00FA0B5A">
          <w:rPr>
            <w:rFonts w:ascii="Times New Roman" w:hAnsi="Times New Roman" w:cs="Times New Roman"/>
          </w:rPr>
          <w:t xml:space="preserve">the </w:t>
        </w:r>
      </w:ins>
      <w:ins w:id="276" w:author="Matthew Barbour" w:date="2016-06-30T17:06:00Z">
        <w:r w:rsidR="00CD1404">
          <w:rPr>
            <w:rFonts w:ascii="Times New Roman" w:hAnsi="Times New Roman" w:cs="Times New Roman"/>
          </w:rPr>
          <w:t>assembly</w:t>
        </w:r>
      </w:ins>
      <w:ins w:id="277" w:author="Matthew Barbour" w:date="2016-06-29T12:18:00Z">
        <w:r w:rsidR="00FA0B5A">
          <w:rPr>
            <w:rFonts w:ascii="Times New Roman" w:hAnsi="Times New Roman" w:cs="Times New Roman"/>
          </w:rPr>
          <w:t xml:space="preserve"> of</w:t>
        </w:r>
      </w:ins>
      <w:ins w:id="278" w:author="Matthew Barbour" w:date="2016-06-29T11:44:00Z">
        <w:r w:rsidR="00FA0B5A">
          <w:rPr>
            <w:rFonts w:ascii="Times New Roman" w:hAnsi="Times New Roman" w:cs="Times New Roman"/>
          </w:rPr>
          <w:t xml:space="preserve"> </w:t>
        </w:r>
      </w:ins>
      <w:proofErr w:type="spellStart"/>
      <w:ins w:id="279" w:author="Matthew Barbour" w:date="2016-06-30T13:28:00Z">
        <w:r w:rsidR="00E731F3">
          <w:rPr>
            <w:rFonts w:ascii="Times New Roman" w:hAnsi="Times New Roman" w:cs="Times New Roman"/>
          </w:rPr>
          <w:t>ec</w:t>
        </w:r>
      </w:ins>
      <w:ins w:id="280" w:author="Matthew Barbour" w:date="2016-06-30T17:06:00Z">
        <w:r w:rsidR="00CD1404">
          <w:rPr>
            <w:rFonts w:ascii="Times New Roman" w:hAnsi="Times New Roman" w:cs="Times New Roman"/>
          </w:rPr>
          <w:t>t</w:t>
        </w:r>
      </w:ins>
      <w:ins w:id="281" w:author="Matthew Barbour" w:date="2016-06-30T13:28:00Z">
        <w:r w:rsidR="00CD1404">
          <w:rPr>
            <w:rFonts w:ascii="Times New Roman" w:hAnsi="Times New Roman" w:cs="Times New Roman"/>
          </w:rPr>
          <w:t>o</w:t>
        </w:r>
        <w:r w:rsidR="00E731F3">
          <w:rPr>
            <w:rFonts w:ascii="Times New Roman" w:hAnsi="Times New Roman" w:cs="Times New Roman"/>
          </w:rPr>
          <w:t>mycorrhizal</w:t>
        </w:r>
      </w:ins>
      <w:proofErr w:type="spellEnd"/>
      <w:ins w:id="282" w:author="Matthew Barbour" w:date="2016-06-29T11:44:00Z">
        <w:r w:rsidR="00FA0B5A">
          <w:rPr>
            <w:rFonts w:ascii="Times New Roman" w:hAnsi="Times New Roman" w:cs="Times New Roman"/>
          </w:rPr>
          <w:t xml:space="preserve"> communities</w:t>
        </w:r>
      </w:ins>
      <w:ins w:id="283" w:author="Matthew Barbour" w:date="2016-06-30T17:06:00Z">
        <w:r w:rsidR="00CD1404">
          <w:rPr>
            <w:rFonts w:ascii="Times New Roman" w:hAnsi="Times New Roman" w:cs="Times New Roman"/>
          </w:rPr>
          <w:t xml:space="preserve"> on plant roots</w:t>
        </w:r>
      </w:ins>
      <w:ins w:id="284" w:author="Matthew Barbour" w:date="2016-06-29T12:16:00Z">
        <w:r w:rsidR="00FA0B5A">
          <w:rPr>
            <w:rFonts w:ascii="Times New Roman" w:hAnsi="Times New Roman" w:cs="Times New Roman"/>
          </w:rPr>
          <w:t xml:space="preserve"> (</w:t>
        </w:r>
        <w:proofErr w:type="spellStart"/>
        <w:r w:rsidR="00FA0B5A">
          <w:rPr>
            <w:rFonts w:ascii="Times New Roman" w:hAnsi="Times New Roman" w:cs="Times New Roman"/>
          </w:rPr>
          <w:t>Erlandson</w:t>
        </w:r>
        <w:proofErr w:type="spellEnd"/>
        <w:r w:rsidR="00FA0B5A">
          <w:rPr>
            <w:rFonts w:ascii="Times New Roman" w:hAnsi="Times New Roman" w:cs="Times New Roman"/>
          </w:rPr>
          <w:t xml:space="preserve"> </w:t>
        </w:r>
        <w:r w:rsidR="00FA0B5A">
          <w:rPr>
            <w:rFonts w:ascii="Times New Roman" w:hAnsi="Times New Roman" w:cs="Times New Roman"/>
            <w:i/>
          </w:rPr>
          <w:t>et al.</w:t>
        </w:r>
        <w:r w:rsidR="00FA0B5A">
          <w:rPr>
            <w:rFonts w:ascii="Times New Roman" w:hAnsi="Times New Roman" w:cs="Times New Roman"/>
          </w:rPr>
          <w:t xml:space="preserve"> 2015)</w:t>
        </w:r>
      </w:ins>
      <w:ins w:id="285" w:author="Matthew Barbour" w:date="2016-06-29T11:44:00Z">
        <w:r w:rsidR="00FA0B5A">
          <w:rPr>
            <w:rFonts w:ascii="Times New Roman" w:hAnsi="Times New Roman" w:cs="Times New Roman"/>
          </w:rPr>
          <w:t>.</w:t>
        </w:r>
        <w:r w:rsidR="007120D3">
          <w:rPr>
            <w:rFonts w:ascii="Times New Roman" w:hAnsi="Times New Roman" w:cs="Times New Roman"/>
          </w:rPr>
          <w:t xml:space="preserve"> </w:t>
        </w:r>
      </w:ins>
      <w:commentRangeStart w:id="286"/>
      <w:commentRangeStart w:id="287"/>
      <w:r w:rsidR="009A2A28">
        <w:rPr>
          <w:rFonts w:ascii="Times New Roman" w:hAnsi="Times New Roman" w:cs="Times New Roman"/>
        </w:rPr>
        <w:t xml:space="preserve">Because </w:t>
      </w:r>
      <w:r w:rsidR="008A1916">
        <w:rPr>
          <w:rFonts w:ascii="Times New Roman" w:hAnsi="Times New Roman" w:cs="Times New Roman"/>
        </w:rPr>
        <w:t xml:space="preserve">many genotype-by-environment studies do not conduct detailed trait </w:t>
      </w:r>
      <w:r w:rsidR="00D24346">
        <w:rPr>
          <w:rFonts w:ascii="Times New Roman" w:hAnsi="Times New Roman" w:cs="Times New Roman"/>
        </w:rPr>
        <w:t>screenings</w:t>
      </w:r>
      <w:ins w:id="288" w:author="Matthew Barbour" w:date="2016-06-29T12:30:00Z">
        <w:r w:rsidR="00B341CF">
          <w:rPr>
            <w:rFonts w:ascii="Times New Roman" w:hAnsi="Times New Roman" w:cs="Times New Roman"/>
          </w:rPr>
          <w:t xml:space="preserve"> or quantify </w:t>
        </w:r>
      </w:ins>
      <w:ins w:id="289" w:author="Matthew Barbour" w:date="2016-06-30T17:07:00Z">
        <w:r w:rsidR="00CD1404">
          <w:rPr>
            <w:rFonts w:ascii="Times New Roman" w:hAnsi="Times New Roman" w:cs="Times New Roman"/>
          </w:rPr>
          <w:t xml:space="preserve">changes in </w:t>
        </w:r>
      </w:ins>
      <w:ins w:id="290" w:author="Matthew Barbour" w:date="2016-06-29T12:30:00Z">
        <w:r w:rsidR="00B341CF">
          <w:rPr>
            <w:rFonts w:ascii="Times New Roman" w:hAnsi="Times New Roman" w:cs="Times New Roman"/>
          </w:rPr>
          <w:t xml:space="preserve">other </w:t>
        </w:r>
      </w:ins>
      <w:ins w:id="291" w:author="Matthew Barbour" w:date="2016-06-29T12:35:00Z">
        <w:r w:rsidR="00B341CF">
          <w:rPr>
            <w:rFonts w:ascii="Times New Roman" w:hAnsi="Times New Roman" w:cs="Times New Roman"/>
          </w:rPr>
          <w:t xml:space="preserve">biotic and abiotic </w:t>
        </w:r>
      </w:ins>
      <w:ins w:id="292" w:author="Matthew Barbour" w:date="2016-06-29T12:30:00Z">
        <w:r w:rsidR="00B341CF">
          <w:rPr>
            <w:rFonts w:ascii="Times New Roman" w:hAnsi="Times New Roman" w:cs="Times New Roman"/>
          </w:rPr>
          <w:t>factors</w:t>
        </w:r>
      </w:ins>
      <w:r w:rsidR="00D24346">
        <w:rPr>
          <w:rFonts w:ascii="Times New Roman" w:hAnsi="Times New Roman" w:cs="Times New Roman"/>
        </w:rPr>
        <w:t xml:space="preserve">,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4B4446" w:rsidRPr="004B4446">
        <w:rPr>
          <w:rFonts w:ascii="Times New Roman" w:hAnsi="Times New Roman" w:cs="Times New Roman"/>
          <w:noProof/>
          <w:color w:val="000000"/>
        </w:rPr>
        <w:t xml:space="preserve">(Hersch-Green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Crutsinger 2015)</w:t>
      </w:r>
      <w:r w:rsidR="00D24346">
        <w:rPr>
          <w:rFonts w:ascii="Times New Roman" w:hAnsi="Times New Roman" w:cs="Times New Roman"/>
        </w:rPr>
        <w:fldChar w:fldCharType="end"/>
      </w:r>
      <w:r w:rsidR="00D24346">
        <w:rPr>
          <w:rFonts w:ascii="Times New Roman" w:hAnsi="Times New Roman" w:cs="Times New Roman"/>
        </w:rPr>
        <w:t xml:space="preserve">. </w:t>
      </w:r>
      <w:commentRangeEnd w:id="286"/>
      <w:r w:rsidR="00C724EA">
        <w:rPr>
          <w:rStyle w:val="CommentReference"/>
        </w:rPr>
        <w:commentReference w:id="286"/>
      </w:r>
      <w:commentRangeEnd w:id="287"/>
      <w:r w:rsidR="00B341CF">
        <w:rPr>
          <w:rStyle w:val="CommentReference"/>
        </w:rPr>
        <w:commentReference w:id="287"/>
      </w:r>
    </w:p>
    <w:p w14:paraId="689916F0" w14:textId="77777777" w:rsidR="006C08A4" w:rsidRDefault="006C08A4" w:rsidP="0059295B">
      <w:pPr>
        <w:spacing w:line="480" w:lineRule="auto"/>
        <w:rPr>
          <w:ins w:id="293" w:author="Matthew Barbour" w:date="2016-06-29T07:58:00Z"/>
          <w:rFonts w:ascii="Times New Roman" w:hAnsi="Times New Roman" w:cs="Times New Roman"/>
        </w:rPr>
      </w:pPr>
    </w:p>
    <w:p w14:paraId="5B840665" w14:textId="48CAF8EE"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del w:id="294" w:author="Mary O'Connor" w:date="2016-07-13T12:11:00Z">
        <w:r w:rsidR="00DA1AB1" w:rsidDel="00F634D4">
          <w:rPr>
            <w:rFonts w:ascii="Times New Roman" w:hAnsi="Times New Roman" w:cs="Times New Roman"/>
          </w:rPr>
          <w:delText xml:space="preserve">examine </w:delText>
        </w:r>
      </w:del>
      <w:ins w:id="295" w:author="Mary O'Connor" w:date="2016-07-13T12:11:00Z">
        <w:r w:rsidR="00F634D4">
          <w:rPr>
            <w:rFonts w:ascii="Times New Roman" w:hAnsi="Times New Roman" w:cs="Times New Roman"/>
          </w:rPr>
          <w:t xml:space="preserve">test? </w:t>
        </w:r>
      </w:ins>
      <w:proofErr w:type="gramStart"/>
      <w:r w:rsidR="00DA1AB1">
        <w:rPr>
          <w:rFonts w:ascii="Times New Roman" w:hAnsi="Times New Roman" w:cs="Times New Roman"/>
        </w:rPr>
        <w:t>how</w:t>
      </w:r>
      <w:proofErr w:type="gramEnd"/>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 xml:space="preserve">the biotic and </w:t>
      </w:r>
      <w:r w:rsidR="00B341CF">
        <w:rPr>
          <w:rFonts w:ascii="Times New Roman" w:hAnsi="Times New Roman" w:cs="Times New Roman"/>
        </w:rPr>
        <w:t>a</w:t>
      </w:r>
      <w:r w:rsidR="00DA1AB1">
        <w:rPr>
          <w:rFonts w:ascii="Times New Roman" w:hAnsi="Times New Roman" w:cs="Times New Roman"/>
        </w:rPr>
        <w:t>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 xml:space="preserve">s and that multiple plant </w:t>
      </w:r>
      <w:r w:rsidR="00437344">
        <w:rPr>
          <w:rFonts w:ascii="Times New Roman" w:hAnsi="Times New Roman" w:cs="Times New Roman"/>
        </w:rPr>
        <w:t xml:space="preserve">traits </w:t>
      </w:r>
      <w:r w:rsidR="00A74FDB">
        <w:rPr>
          <w:rFonts w:ascii="Times New Roman" w:hAnsi="Times New Roman" w:cs="Times New Roman"/>
        </w:rPr>
        <w:t xml:space="preserve">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2015, 2016)</w:t>
      </w:r>
      <w:r w:rsidR="001E37BF">
        <w:rPr>
          <w:rFonts w:ascii="Times New Roman" w:hAnsi="Times New Roman" w:cs="Times New Roman"/>
        </w:rPr>
        <w:fldChar w:fldCharType="end"/>
      </w:r>
      <w:r w:rsidR="007909CC">
        <w:rPr>
          <w:rFonts w:ascii="Times New Roman" w:hAnsi="Times New Roman" w:cs="Times New Roman"/>
        </w:rPr>
        <w:t xml:space="preserve">. </w:t>
      </w:r>
      <w:r w:rsidR="00A54731">
        <w:rPr>
          <w:rFonts w:ascii="Times New Roman" w:hAnsi="Times New Roman" w:cs="Times New Roman"/>
        </w:rPr>
        <w:t xml:space="preserve">Importantly, these </w:t>
      </w:r>
      <w:r w:rsidR="00437344">
        <w:rPr>
          <w:rFonts w:ascii="Times New Roman" w:hAnsi="Times New Roman" w:cs="Times New Roman"/>
        </w:rPr>
        <w:t xml:space="preserve">traits </w:t>
      </w:r>
      <w:r w:rsidR="00A54731">
        <w:rPr>
          <w:rFonts w:ascii="Times New Roman" w:hAnsi="Times New Roman" w:cs="Times New Roman"/>
        </w:rPr>
        <w:t>varied substantially in the</w:t>
      </w:r>
      <w:r w:rsidR="00000270">
        <w:rPr>
          <w:rFonts w:ascii="Times New Roman" w:hAnsi="Times New Roman" w:cs="Times New Roman"/>
        </w:rPr>
        <w:t>ir</w:t>
      </w:r>
      <w:r w:rsidR="00A54731">
        <w:rPr>
          <w:rFonts w:ascii="Times New Roman" w:hAnsi="Times New Roman" w:cs="Times New Roman"/>
        </w:rPr>
        <w:t xml:space="preserv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influence them</w:t>
      </w:r>
      <w:r w:rsidR="009A2A28">
        <w:rPr>
          <w:rFonts w:ascii="Times New Roman" w:hAnsi="Times New Roman" w:cs="Times New Roman"/>
        </w:rPr>
        <w:t xml:space="preserve"> in different ways</w:t>
      </w:r>
      <w:r w:rsidR="00A54731">
        <w:rPr>
          <w:rFonts w:ascii="Times New Roman" w:hAnsi="Times New Roman" w:cs="Times New Roman"/>
        </w:rPr>
        <w:t>.</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 xml:space="preserve">sought to </w:t>
      </w:r>
      <w:r w:rsidR="00C724EA">
        <w:rPr>
          <w:rFonts w:ascii="Times New Roman" w:hAnsi="Times New Roman" w:cs="Times New Roman"/>
        </w:rPr>
        <w:t xml:space="preserve">answer </w:t>
      </w:r>
      <w:r w:rsidR="00606AB8">
        <w:rPr>
          <w:rFonts w:ascii="Times New Roman" w:hAnsi="Times New Roman" w:cs="Times New Roman"/>
        </w:rPr>
        <w:t xml:space="preserve">the </w:t>
      </w:r>
      <w:commentRangeStart w:id="296"/>
      <w:r w:rsidR="00606AB8">
        <w:rPr>
          <w:rFonts w:ascii="Times New Roman" w:hAnsi="Times New Roman" w:cs="Times New Roman"/>
        </w:rPr>
        <w:t xml:space="preserve">following </w:t>
      </w:r>
      <w:commentRangeStart w:id="297"/>
      <w:commentRangeStart w:id="298"/>
      <w:r w:rsidR="00606AB8">
        <w:rPr>
          <w:rFonts w:ascii="Times New Roman" w:hAnsi="Times New Roman" w:cs="Times New Roman"/>
        </w:rPr>
        <w:t>questions</w:t>
      </w:r>
      <w:commentRangeEnd w:id="297"/>
      <w:r w:rsidR="004F635D">
        <w:rPr>
          <w:rStyle w:val="CommentReference"/>
        </w:rPr>
        <w:commentReference w:id="297"/>
      </w:r>
      <w:commentRangeEnd w:id="298"/>
      <w:commentRangeEnd w:id="296"/>
      <w:r w:rsidR="00F634D4">
        <w:rPr>
          <w:rStyle w:val="CommentReference"/>
        </w:rPr>
        <w:commentReference w:id="296"/>
      </w:r>
      <w:r w:rsidR="004F635D">
        <w:rPr>
          <w:rStyle w:val="CommentReference"/>
        </w:rPr>
        <w:commentReference w:id="298"/>
      </w:r>
      <w:r w:rsidR="00606AB8">
        <w:rPr>
          <w:rFonts w:ascii="Times New Roman" w:hAnsi="Times New Roman" w:cs="Times New Roman"/>
        </w:rPr>
        <w:t xml:space="preserve">: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 xml:space="preserve">tance of willow genotype vs. the biotic and </w:t>
      </w:r>
      <w:r w:rsidR="00FE0441">
        <w:rPr>
          <w:rFonts w:ascii="Times New Roman" w:hAnsi="Times New Roman" w:cs="Times New Roman"/>
        </w:rPr>
        <w:t>a</w:t>
      </w:r>
      <w:r w:rsidR="005260A7">
        <w:rPr>
          <w:rFonts w:ascii="Times New Roman" w:hAnsi="Times New Roman" w:cs="Times New Roman"/>
        </w:rPr>
        <w:t>biotic</w:t>
      </w:r>
      <w:r w:rsidR="00A54731">
        <w:rPr>
          <w:rFonts w:ascii="Times New Roman" w:hAnsi="Times New Roman" w:cs="Times New Roman"/>
        </w:rPr>
        <w:t xml:space="preserve"> environment in </w:t>
      </w:r>
      <w:r w:rsidR="00207F84">
        <w:rPr>
          <w:rFonts w:ascii="Times New Roman" w:hAnsi="Times New Roman" w:cs="Times New Roman"/>
        </w:rPr>
        <w:t xml:space="preserve">structuring </w:t>
      </w:r>
      <w:r w:rsidR="005260A7">
        <w:rPr>
          <w:rFonts w:ascii="Times New Roman" w:hAnsi="Times New Roman" w:cs="Times New Roman"/>
        </w:rPr>
        <w:t xml:space="preserve">associated communities? </w:t>
      </w:r>
      <w:r w:rsidR="00922457">
        <w:rPr>
          <w:rFonts w:ascii="Times New Roman" w:hAnsi="Times New Roman" w:cs="Times New Roman"/>
        </w:rPr>
        <w:t xml:space="preserve">(2) Do above- and belowground communities differ in their responses to willow genetic and environmental variation? </w:t>
      </w:r>
      <w:r w:rsidR="005260A7">
        <w:rPr>
          <w:rFonts w:ascii="Times New Roman" w:hAnsi="Times New Roman" w:cs="Times New Roman"/>
        </w:rPr>
        <w:t>(</w:t>
      </w:r>
      <w:r w:rsidR="00922457">
        <w:rPr>
          <w:rFonts w:ascii="Times New Roman" w:hAnsi="Times New Roman" w:cs="Times New Roman"/>
        </w:rPr>
        <w:t>3</w:t>
      </w:r>
      <w:commentRangeStart w:id="299"/>
      <w:r w:rsidR="005260A7">
        <w:rPr>
          <w:rFonts w:ascii="Times New Roman" w:hAnsi="Times New Roman" w:cs="Times New Roman"/>
        </w:rPr>
        <w:t xml:space="preserve">) What are </w:t>
      </w:r>
      <w:commentRangeEnd w:id="299"/>
      <w:r w:rsidR="008804D6">
        <w:rPr>
          <w:rStyle w:val="CommentReference"/>
        </w:rPr>
        <w:commentReference w:id="299"/>
      </w:r>
      <w:r w:rsidR="005260A7">
        <w:rPr>
          <w:rFonts w:ascii="Times New Roman" w:hAnsi="Times New Roman" w:cs="Times New Roman"/>
        </w:rPr>
        <w:t xml:space="preserve">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000270" w:rsidRDefault="00F67D50" w:rsidP="0059295B">
      <w:pPr>
        <w:spacing w:line="480" w:lineRule="auto"/>
        <w:rPr>
          <w:rFonts w:ascii="Times New Roman" w:hAnsi="Times New Roman" w:cs="Times New Roman"/>
          <w:b/>
        </w:rPr>
      </w:pPr>
      <w:r w:rsidRPr="00000270">
        <w:rPr>
          <w:rFonts w:ascii="Times New Roman" w:hAnsi="Times New Roman" w:cs="Times New Roman"/>
          <w:b/>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6EE11D74"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t>
      </w:r>
      <w:r w:rsidR="009A2A28">
        <w:rPr>
          <w:rFonts w:ascii="Times New Roman" w:hAnsi="Times New Roman" w:cs="Times New Roman"/>
        </w:rPr>
        <w:t>one abiotic (</w:t>
      </w:r>
      <w:r w:rsidR="005E6B11">
        <w:rPr>
          <w:rFonts w:ascii="Times New Roman" w:hAnsi="Times New Roman" w:cs="Times New Roman"/>
        </w:rPr>
        <w:t>wind exposure</w:t>
      </w:r>
      <w:r w:rsidR="009A2A28">
        <w:rPr>
          <w:rFonts w:ascii="Times New Roman" w:hAnsi="Times New Roman" w:cs="Times New Roman"/>
        </w:rPr>
        <w:t>)</w:t>
      </w:r>
      <w:r w:rsidR="005E6B11">
        <w:rPr>
          <w:rFonts w:ascii="Times New Roman" w:hAnsi="Times New Roman" w:cs="Times New Roman"/>
        </w:rPr>
        <w:t xml:space="preserve"> and</w:t>
      </w:r>
      <w:r w:rsidR="009A2A28">
        <w:rPr>
          <w:rFonts w:ascii="Times New Roman" w:hAnsi="Times New Roman" w:cs="Times New Roman"/>
        </w:rPr>
        <w:t xml:space="preserve"> one biotic (the presence of </w:t>
      </w:r>
      <w:r w:rsidR="002A6C9D">
        <w:rPr>
          <w:rFonts w:ascii="Times New Roman" w:hAnsi="Times New Roman" w:cs="Times New Roman"/>
        </w:rPr>
        <w:t>ant-aphid mutualisms</w:t>
      </w:r>
      <w:r w:rsidR="009A2A28">
        <w:rPr>
          <w:rFonts w:ascii="Times New Roman" w:hAnsi="Times New Roman" w:cs="Times New Roman"/>
        </w:rPr>
        <w:t>)</w:t>
      </w:r>
      <w:r w:rsidR="005E6B11">
        <w:rPr>
          <w:rFonts w:ascii="Times New Roman" w:hAnsi="Times New Roman" w:cs="Times New Roman"/>
        </w:rPr>
        <w:t>.</w:t>
      </w:r>
      <w:r>
        <w:rPr>
          <w:rFonts w:ascii="Times New Roman" w:hAnsi="Times New Roman" w:cs="Times New Roman"/>
        </w:rPr>
        <w:t xml:space="preserve"> </w:t>
      </w:r>
      <w:commentRangeStart w:id="300"/>
      <w:commentRangeStart w:id="301"/>
      <w:commentRangeStart w:id="302"/>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by the wind</w:t>
      </w:r>
      <w:commentRangeEnd w:id="302"/>
      <w:r w:rsidR="004B2105">
        <w:rPr>
          <w:rStyle w:val="CommentReference"/>
        </w:rPr>
        <w:commentReference w:id="302"/>
      </w:r>
      <w:r w:rsidR="005E1533">
        <w:rPr>
          <w:rFonts w:ascii="Times New Roman" w:hAnsi="Times New Roman" w:cs="Times New Roman"/>
        </w:rPr>
        <w:t xml:space="preserve">. </w:t>
      </w:r>
      <w:commentRangeEnd w:id="300"/>
      <w:r w:rsidR="000F3FDB">
        <w:rPr>
          <w:rStyle w:val="CommentReference"/>
        </w:rPr>
        <w:commentReference w:id="300"/>
      </w:r>
      <w:commentRangeEnd w:id="301"/>
      <w:ins w:id="303" w:author="Matthew Barbour" w:date="2016-07-01T07:58:00Z">
        <w:r w:rsidR="00130B4B">
          <w:rPr>
            <w:rFonts w:ascii="Times New Roman" w:hAnsi="Times New Roman" w:cs="Times New Roman"/>
          </w:rPr>
          <w:t xml:space="preserve">We hypothesized that wind exposure may influence </w:t>
        </w:r>
        <w:r w:rsidR="00AA5691">
          <w:rPr>
            <w:rFonts w:ascii="Times New Roman" w:hAnsi="Times New Roman" w:cs="Times New Roman"/>
          </w:rPr>
          <w:t>associated communities through three</w:t>
        </w:r>
        <w:r w:rsidR="00130B4B">
          <w:rPr>
            <w:rFonts w:ascii="Times New Roman" w:hAnsi="Times New Roman" w:cs="Times New Roman"/>
          </w:rPr>
          <w:t xml:space="preserve"> non-mutually exclusive mechanisms: (</w:t>
        </w:r>
        <w:proofErr w:type="spellStart"/>
        <w:r w:rsidR="00130B4B">
          <w:rPr>
            <w:rFonts w:ascii="Times New Roman" w:hAnsi="Times New Roman" w:cs="Times New Roman"/>
          </w:rPr>
          <w:t>i</w:t>
        </w:r>
        <w:proofErr w:type="spellEnd"/>
        <w:r w:rsidR="00130B4B">
          <w:rPr>
            <w:rFonts w:ascii="Times New Roman" w:hAnsi="Times New Roman" w:cs="Times New Roman"/>
          </w:rPr>
          <w:t xml:space="preserve">) reduced plant size due to wind pruning; (ii) </w:t>
        </w:r>
      </w:ins>
      <w:ins w:id="304" w:author="Matthew Barbour" w:date="2016-07-01T08:01:00Z">
        <w:r w:rsidR="00130B4B">
          <w:rPr>
            <w:rFonts w:ascii="Times New Roman" w:hAnsi="Times New Roman" w:cs="Times New Roman"/>
          </w:rPr>
          <w:t xml:space="preserve">reduced soil moisture due to increased evaporation; </w:t>
        </w:r>
      </w:ins>
      <w:ins w:id="305" w:author="Matthew Barbour" w:date="2016-07-02T13:30:00Z">
        <w:r w:rsidR="00AA5691">
          <w:rPr>
            <w:rFonts w:ascii="Times New Roman" w:hAnsi="Times New Roman" w:cs="Times New Roman"/>
          </w:rPr>
          <w:t xml:space="preserve">and </w:t>
        </w:r>
      </w:ins>
      <w:ins w:id="306" w:author="Matthew Barbour" w:date="2016-07-01T08:01:00Z">
        <w:r w:rsidR="00130B4B">
          <w:rPr>
            <w:rFonts w:ascii="Times New Roman" w:hAnsi="Times New Roman" w:cs="Times New Roman"/>
          </w:rPr>
          <w:t xml:space="preserve">(iii) </w:t>
        </w:r>
      </w:ins>
      <w:ins w:id="307" w:author="Matthew Barbour" w:date="2016-07-01T08:03:00Z">
        <w:r w:rsidR="00130B4B">
          <w:rPr>
            <w:rFonts w:ascii="Times New Roman" w:hAnsi="Times New Roman" w:cs="Times New Roman"/>
          </w:rPr>
          <w:t xml:space="preserve">direct inhibition of </w:t>
        </w:r>
        <w:proofErr w:type="spellStart"/>
        <w:r w:rsidR="00130B4B">
          <w:rPr>
            <w:rFonts w:ascii="Times New Roman" w:hAnsi="Times New Roman" w:cs="Times New Roman"/>
          </w:rPr>
          <w:t>ovipositing</w:t>
        </w:r>
        <w:proofErr w:type="spellEnd"/>
        <w:r w:rsidR="00130B4B">
          <w:rPr>
            <w:rFonts w:ascii="Times New Roman" w:hAnsi="Times New Roman" w:cs="Times New Roman"/>
          </w:rPr>
          <w:t xml:space="preserve"> female arthropods</w:t>
        </w:r>
      </w:ins>
      <w:ins w:id="308" w:author="Matthew Barbour" w:date="2016-07-02T13:30:00Z">
        <w:r w:rsidR="00AA5691">
          <w:rPr>
            <w:rFonts w:ascii="Times New Roman" w:hAnsi="Times New Roman" w:cs="Times New Roman"/>
          </w:rPr>
          <w:t>.</w:t>
        </w:r>
        <w:r w:rsidR="00AA5691" w:rsidDel="00AA5691">
          <w:rPr>
            <w:rStyle w:val="CommentReference"/>
          </w:rPr>
          <w:t xml:space="preserve"> </w:t>
        </w:r>
      </w:ins>
      <w:del w:id="309" w:author="Matthew Barbour" w:date="2016-07-02T13:30:00Z">
        <w:r w:rsidR="00F03169" w:rsidDel="00AA5691">
          <w:rPr>
            <w:rStyle w:val="CommentReference"/>
          </w:rPr>
          <w:commentReference w:id="301"/>
        </w:r>
      </w:del>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 xml:space="preserve">A. </w:t>
      </w:r>
      <w:proofErr w:type="spellStart"/>
      <w:r w:rsidR="00F27EAC" w:rsidRPr="00F27EAC">
        <w:rPr>
          <w:rFonts w:ascii="Times New Roman" w:hAnsi="Times New Roman" w:cs="Times New Roman"/>
          <w:i/>
        </w:rPr>
        <w:t>farinosa</w:t>
      </w:r>
      <w:proofErr w:type="spellEnd"/>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4B4446" w:rsidRPr="004B4446">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t>obscuripes</w:t>
      </w:r>
      <w:proofErr w:type="spellEnd"/>
      <w:r w:rsidR="00B87AA2">
        <w:rPr>
          <w:rFonts w:ascii="Times New Roman" w:hAnsi="Times New Roman" w:cs="Times New Roman"/>
        </w:rPr>
        <w:t xml:space="preserve">. </w:t>
      </w:r>
      <w:r w:rsidR="007779E6">
        <w:rPr>
          <w:rFonts w:ascii="Times New Roman" w:hAnsi="Times New Roman" w:cs="Times New Roman"/>
        </w:rPr>
        <w:t xml:space="preserve">Western thatching ants create distinct dome-shaped mounds from nearby plant-material and are known to </w:t>
      </w:r>
      <w:ins w:id="310" w:author="Matthew Barbour" w:date="2016-06-29T20:54:00Z">
        <w:r w:rsidR="00BA61F1">
          <w:rPr>
            <w:rFonts w:ascii="Times New Roman" w:hAnsi="Times New Roman" w:cs="Times New Roman"/>
          </w:rPr>
          <w:t xml:space="preserve">reduce </w:t>
        </w:r>
        <w:proofErr w:type="spellStart"/>
        <w:r w:rsidR="00BA61F1">
          <w:rPr>
            <w:rFonts w:ascii="Times New Roman" w:hAnsi="Times New Roman" w:cs="Times New Roman"/>
          </w:rPr>
          <w:t>herbivory</w:t>
        </w:r>
        <w:proofErr w:type="spellEnd"/>
        <w:r w:rsidR="00BA61F1">
          <w:rPr>
            <w:rFonts w:ascii="Times New Roman" w:hAnsi="Times New Roman" w:cs="Times New Roman"/>
          </w:rPr>
          <w:t xml:space="preserve"> from </w:t>
        </w:r>
      </w:ins>
      <w:ins w:id="311" w:author="Matthew Barbour" w:date="2016-06-29T20:52:00Z">
        <w:r w:rsidR="00BA61F1">
          <w:rPr>
            <w:rFonts w:ascii="Times New Roman" w:hAnsi="Times New Roman" w:cs="Times New Roman"/>
          </w:rPr>
          <w:t>leaf chewing</w:t>
        </w:r>
      </w:ins>
      <w:ins w:id="312" w:author="Matthew Barbour" w:date="2016-06-29T20:54:00Z">
        <w:r w:rsidR="00BA61F1">
          <w:rPr>
            <w:rFonts w:ascii="Times New Roman" w:hAnsi="Times New Roman" w:cs="Times New Roman"/>
          </w:rPr>
          <w:t xml:space="preserve"> arthropods</w:t>
        </w:r>
      </w:ins>
      <w:ins w:id="313" w:author="Matthew Barbour" w:date="2016-06-29T20:52:00Z">
        <w:r w:rsidR="00BA61F1">
          <w:rPr>
            <w:rFonts w:ascii="Times New Roman" w:hAnsi="Times New Roman" w:cs="Times New Roman"/>
          </w:rPr>
          <w:t xml:space="preserve"> on </w:t>
        </w:r>
      </w:ins>
      <w:r w:rsidR="007779E6" w:rsidRPr="007779E6">
        <w:rPr>
          <w:rFonts w:ascii="Times New Roman" w:hAnsi="Times New Roman" w:cs="Times New Roman"/>
          <w:i/>
        </w:rPr>
        <w:t xml:space="preserve">S. </w:t>
      </w:r>
      <w:proofErr w:type="spellStart"/>
      <w:r w:rsidR="007779E6" w:rsidRPr="007779E6">
        <w:rPr>
          <w:rFonts w:ascii="Times New Roman" w:hAnsi="Times New Roman" w:cs="Times New Roman"/>
          <w:i/>
        </w:rPr>
        <w:t>hookeriana</w:t>
      </w:r>
      <w:proofErr w:type="spellEnd"/>
      <w:r w:rsidR="007779E6">
        <w:rPr>
          <w:rFonts w:ascii="Times New Roman" w:hAnsi="Times New Roman" w:cs="Times New Roman"/>
        </w:rPr>
        <w:t xml:space="preserve"> at our study site</w:t>
      </w:r>
      <w:ins w:id="314" w:author="Mary O'Connor" w:date="2016-06-14T17:10:00Z">
        <w:r w:rsidR="000F3FDB">
          <w:rPr>
            <w:rFonts w:ascii="Times New Roman" w:hAnsi="Times New Roman" w:cs="Times New Roman"/>
          </w:rPr>
          <w:t xml:space="preserve"> </w:t>
        </w:r>
      </w:ins>
      <w:r w:rsidR="007779E6">
        <w:rPr>
          <w:rFonts w:ascii="Times New Roman" w:hAnsi="Times New Roman" w:cs="Times New Roman"/>
        </w:rPr>
        <w:fldChar w:fldCharType="begin">
          <w:fldData xml:space="preserve">NgA5ADUAMABlADEAYwA3AC0AOABiADgANAAtADQANgAzADcALQA5AGQAZAA5AC0AZQA3ADQANgA0
AGQAMAA4AGQANAA5AGYALwBBADgAQgAzAEUAMwA0ADMALQA0ADIARAAxAC0ANABFADYANAAtAEUA
QgBBADQALQAxAEEANwAyADQAOAA0ADgAOAAxAEQAQgB8AGUATgBxAE4AawBFAEYAdgAyAHoAQQBN
AGgAZgArAEsAbwBMAE8ARgAyAGIASABpADIATAAwADUAYgBWAEIAZwBRAEgAZgBwAHMAYwBpAEIA
dABtAGkAYgBtAHkASQBaAGsAaAB3AHMAQwBQAEwAZgBSAHcARQBiADAARgB0ADMASgBmAG4AZQA5
AC8AagB1ADgAdQByAHQAZABrAEgANQBKAEsAdQA5AGwAbwBYADAAZwBXAFoAeQBZAE4AVwA2AEQA
WgBiAGkAZwBvAEYAWAAvAFEAVQBEAGoAZQBEAEUARwB4AGsATAB6AG8AZwBmAGsATABZAEEAdgBF
ADgAcwArAGUAbQAzAHcASQBwACsARwBBAEoAZQBDAFIASgA1ADkANgBVAEcAdAByAFIANAB0AHYA
NgA0AHkAdwBrAHUAWgBHACsAcwBlAEEANQBiAGkAdQBSAG0AUgBoAFoAeQBwAGkAdABtAG0AOQBl
AEEAcwB3ADgAMwA4AFMAWQBmAHgAYQBmAGIAZAAzAGIARQBFAEQAOABkAHMAdgAzAEMAdABPAC8A
eQBjAFMANABrAEcAWgA0ADAAMwBiADcARQBhAGoAeQBvAGQAbQBpADEAMABrADEAOQBVAEoAMAB4
AG4AYwBLAEQAYgByAFEAcABXADYATwA3ADYAVgB2AGYASAB1AHQAVAByAFcAdQBsAGQAeQArAFYA
MABxAGQARwBxADkATwB4ADEANgByAHEARAB6AHYAZAA2AHIAYQB0AFgAbwA1AE0AKwBmADgAMgBL
AE0AWQBOAEcAWAArAFgAQgBoAEsAcQBGAFUASwBLAC8ATwBmAEgAcgBpAHoAMwA1AC8ATwBqAGsA
SwBOADMAQwBjAGgAaABVAEkAbQBTAHgAUwA4AE4AMAAyADMATgBSACsAeABEAG8AMABYADEAdAAr
ADIAOAArAEMAZABmAEYAegBJAHEAbwBUAE4AYwBuAGcAQwBYAG8AbwBCAHAAdwBqAEcASgBpAEEA
dwB6AHcAUABWAHQAawBkAHMAUwA1AEkAUgBGAG0AQQBRAC8AWQBsAE0AZQBaAEYAagBnAG0ARgBI
ADQAUwBmAEIAMwBBADEAMQB6ADIAZAA2AEoAZAA4AGIALwBGAG8AdgAzAHYAegBnAGIATwBNAGgA
YQBFAEsATwBIAG0ATQBBAEsAcwB6AGsAVQBDAHcAeQBVAEkARQBkAGMAWQBjADUAQgBkAGwAMgBq
ADYAbABMAEwAeAB4AC8ANgBrAHMAYQB1AA==
</w:fldData>
        </w:fldChar>
      </w:r>
      <w:r w:rsidR="007779E6">
        <w:rPr>
          <w:rFonts w:ascii="Times New Roman" w:hAnsi="Times New Roman" w:cs="Times New Roman"/>
        </w:rPr>
        <w:instrText>ADDIN LABTIVA_CITE \* MERGEFORMAT</w:instrText>
      </w:r>
      <w:r w:rsidR="007779E6">
        <w:rPr>
          <w:rFonts w:ascii="Times New Roman" w:hAnsi="Times New Roman" w:cs="Times New Roman"/>
        </w:rPr>
      </w:r>
      <w:r w:rsidR="007779E6">
        <w:rPr>
          <w:rFonts w:ascii="Times New Roman" w:hAnsi="Times New Roman" w:cs="Times New Roman"/>
        </w:rPr>
        <w:fldChar w:fldCharType="separate"/>
      </w:r>
      <w:r w:rsidR="004B4446" w:rsidRPr="004B4446">
        <w:rPr>
          <w:rFonts w:ascii="Times New Roman" w:hAnsi="Times New Roman" w:cs="Times New Roman"/>
          <w:noProof/>
          <w:color w:val="000000"/>
        </w:rPr>
        <w:t>(Crutsinger &amp; Sanders 2005)</w:t>
      </w:r>
      <w:r w:rsidR="007779E6">
        <w:rPr>
          <w:rFonts w:ascii="Times New Roman" w:hAnsi="Times New Roman" w:cs="Times New Roman"/>
        </w:rPr>
        <w:fldChar w:fldCharType="end"/>
      </w:r>
      <w:ins w:id="315" w:author="Matthew Barbour" w:date="2016-06-30T17:14:00Z">
        <w:r w:rsidR="00DA0291">
          <w:rPr>
            <w:rFonts w:ascii="Times New Roman" w:hAnsi="Times New Roman" w:cs="Times New Roman"/>
          </w:rPr>
          <w:t xml:space="preserve">, presumably by deterring </w:t>
        </w:r>
        <w:proofErr w:type="spellStart"/>
        <w:r w:rsidR="00DA0291">
          <w:rPr>
            <w:rFonts w:ascii="Times New Roman" w:hAnsi="Times New Roman" w:cs="Times New Roman"/>
          </w:rPr>
          <w:t>ovipositing</w:t>
        </w:r>
        <w:proofErr w:type="spellEnd"/>
        <w:r w:rsidR="00DA0291">
          <w:rPr>
            <w:rFonts w:ascii="Times New Roman" w:hAnsi="Times New Roman" w:cs="Times New Roman"/>
          </w:rPr>
          <w:t xml:space="preserve"> females or </w:t>
        </w:r>
      </w:ins>
      <w:ins w:id="316" w:author="Matthew Barbour" w:date="2016-06-30T17:15:00Z">
        <w:r w:rsidR="00DA0291">
          <w:rPr>
            <w:rFonts w:ascii="Times New Roman" w:hAnsi="Times New Roman" w:cs="Times New Roman"/>
          </w:rPr>
          <w:t>predating young larva</w:t>
        </w:r>
      </w:ins>
      <w:r w:rsidR="007779E6">
        <w:rPr>
          <w:rFonts w:ascii="Times New Roman" w:hAnsi="Times New Roman" w:cs="Times New Roman"/>
        </w:rPr>
        <w:t xml:space="preserve">. </w:t>
      </w:r>
      <w:del w:id="317" w:author="Mary O'Connor" w:date="2016-07-13T12:17:00Z">
        <w:r w:rsidR="007779E6" w:rsidDel="004B2105">
          <w:rPr>
            <w:rFonts w:ascii="Times New Roman" w:hAnsi="Times New Roman" w:cs="Times New Roman"/>
          </w:rPr>
          <w:delText xml:space="preserve">Therefore, we </w:delText>
        </w:r>
        <w:commentRangeStart w:id="318"/>
        <w:commentRangeStart w:id="319"/>
        <w:r w:rsidR="007779E6" w:rsidDel="004B2105">
          <w:rPr>
            <w:rFonts w:ascii="Times New Roman" w:hAnsi="Times New Roman" w:cs="Times New Roman"/>
          </w:rPr>
          <w:delText>hypothesized</w:delText>
        </w:r>
        <w:commentRangeEnd w:id="318"/>
        <w:r w:rsidR="00311BD4" w:rsidDel="004B2105">
          <w:rPr>
            <w:rStyle w:val="CommentReference"/>
          </w:rPr>
          <w:commentReference w:id="318"/>
        </w:r>
        <w:r w:rsidR="007779E6" w:rsidDel="004B2105">
          <w:rPr>
            <w:rFonts w:ascii="Times New Roman" w:hAnsi="Times New Roman" w:cs="Times New Roman"/>
          </w:rPr>
          <w:delText xml:space="preserve"> </w:delText>
        </w:r>
        <w:commentRangeEnd w:id="319"/>
        <w:r w:rsidR="00C724EA" w:rsidDel="004B2105">
          <w:rPr>
            <w:rStyle w:val="CommentReference"/>
          </w:rPr>
          <w:commentReference w:id="319"/>
        </w:r>
        <w:r w:rsidR="007779E6" w:rsidDel="004B2105">
          <w:rPr>
            <w:rFonts w:ascii="Times New Roman" w:hAnsi="Times New Roman" w:cs="Times New Roman"/>
          </w:rPr>
          <w:delText>that</w:delText>
        </w:r>
      </w:del>
      <w:ins w:id="320" w:author="Mary O'Connor" w:date="2016-07-13T12:18:00Z">
        <w:r w:rsidR="004B2105">
          <w:rPr>
            <w:rFonts w:ascii="Times New Roman" w:hAnsi="Times New Roman" w:cs="Times New Roman"/>
          </w:rPr>
          <w:t>This work suggests that</w:t>
        </w:r>
      </w:ins>
      <w:r w:rsidR="007779E6">
        <w:rPr>
          <w:rFonts w:ascii="Times New Roman" w:hAnsi="Times New Roman" w:cs="Times New Roman"/>
        </w:rPr>
        <w:t xml:space="preserve"> the presence of aphids and the proximity to ant mounds</w:t>
      </w:r>
      <w:ins w:id="321" w:author="Matthew Barbour" w:date="2016-07-02T13:32:00Z">
        <w:r w:rsidR="00AA5691">
          <w:rPr>
            <w:rFonts w:ascii="Times New Roman" w:hAnsi="Times New Roman" w:cs="Times New Roman"/>
          </w:rPr>
          <w:t xml:space="preserve"> </w:t>
        </w:r>
        <w:del w:id="322" w:author="Mary O'Connor" w:date="2016-07-13T12:18:00Z">
          <w:r w:rsidR="00AA5691" w:rsidDel="004B2105">
            <w:rPr>
              <w:rFonts w:ascii="Times New Roman" w:hAnsi="Times New Roman" w:cs="Times New Roman"/>
            </w:rPr>
            <w:delText xml:space="preserve">would </w:delText>
          </w:r>
        </w:del>
        <w:r w:rsidR="00AA5691">
          <w:rPr>
            <w:rFonts w:ascii="Times New Roman" w:hAnsi="Times New Roman" w:cs="Times New Roman"/>
          </w:rPr>
          <w:t>influence</w:t>
        </w:r>
      </w:ins>
      <w:ins w:id="323" w:author="Mary O'Connor" w:date="2016-07-13T12:18:00Z">
        <w:r w:rsidR="004B2105">
          <w:rPr>
            <w:rFonts w:ascii="Times New Roman" w:hAnsi="Times New Roman" w:cs="Times New Roman"/>
          </w:rPr>
          <w:t>s</w:t>
        </w:r>
      </w:ins>
      <w:ins w:id="324" w:author="Matthew Barbour" w:date="2016-07-02T13:32:00Z">
        <w:r w:rsidR="00AA5691">
          <w:rPr>
            <w:rFonts w:ascii="Times New Roman" w:hAnsi="Times New Roman" w:cs="Times New Roman"/>
          </w:rPr>
          <w:t xml:space="preserve"> </w:t>
        </w:r>
        <w:r w:rsidR="00304E5E">
          <w:rPr>
            <w:rFonts w:ascii="Times New Roman" w:hAnsi="Times New Roman" w:cs="Times New Roman"/>
          </w:rPr>
          <w:t>associated communities through three</w:t>
        </w:r>
        <w:r w:rsidR="00AA5691">
          <w:rPr>
            <w:rFonts w:ascii="Times New Roman" w:hAnsi="Times New Roman" w:cs="Times New Roman"/>
          </w:rPr>
          <w:t xml:space="preserve"> non-mutually exclusive mechanisms: (</w:t>
        </w:r>
        <w:proofErr w:type="spellStart"/>
        <w:r w:rsidR="00AA5691">
          <w:rPr>
            <w:rFonts w:ascii="Times New Roman" w:hAnsi="Times New Roman" w:cs="Times New Roman"/>
          </w:rPr>
          <w:t>i</w:t>
        </w:r>
        <w:proofErr w:type="spellEnd"/>
        <w:r w:rsidR="00AA5691">
          <w:rPr>
            <w:rFonts w:ascii="Times New Roman" w:hAnsi="Times New Roman" w:cs="Times New Roman"/>
          </w:rPr>
          <w:t xml:space="preserve">) </w:t>
        </w:r>
      </w:ins>
      <w:ins w:id="325" w:author="Matthew Barbour" w:date="2016-07-02T13:33:00Z">
        <w:r w:rsidR="00AA5691">
          <w:rPr>
            <w:rFonts w:ascii="Times New Roman" w:hAnsi="Times New Roman" w:cs="Times New Roman"/>
          </w:rPr>
          <w:t>increase</w:t>
        </w:r>
      </w:ins>
      <w:ins w:id="326" w:author="Matthew Barbour" w:date="2016-07-02T13:39:00Z">
        <w:r w:rsidR="00304E5E">
          <w:rPr>
            <w:rFonts w:ascii="Times New Roman" w:hAnsi="Times New Roman" w:cs="Times New Roman"/>
          </w:rPr>
          <w:t>d</w:t>
        </w:r>
      </w:ins>
      <w:ins w:id="327" w:author="Matthew Barbour" w:date="2016-07-02T13:33:00Z">
        <w:r w:rsidR="00AA5691">
          <w:rPr>
            <w:rFonts w:ascii="Times New Roman" w:hAnsi="Times New Roman" w:cs="Times New Roman"/>
          </w:rPr>
          <w:t xml:space="preserve"> </w:t>
        </w:r>
      </w:ins>
      <w:ins w:id="328" w:author="Matthew Barbour" w:date="2016-07-02T15:12:00Z">
        <w:r w:rsidR="001A6F27">
          <w:rPr>
            <w:rFonts w:ascii="Times New Roman" w:hAnsi="Times New Roman" w:cs="Times New Roman"/>
          </w:rPr>
          <w:t>abundance of</w:t>
        </w:r>
      </w:ins>
      <w:ins w:id="329" w:author="Matthew Barbour" w:date="2016-07-02T13:33:00Z">
        <w:r w:rsidR="00AA5691">
          <w:rPr>
            <w:rFonts w:ascii="Times New Roman" w:hAnsi="Times New Roman" w:cs="Times New Roman"/>
          </w:rPr>
          <w:t xml:space="preserve"> aphid-tending ants</w:t>
        </w:r>
      </w:ins>
      <w:ins w:id="330" w:author="Matthew Barbour" w:date="2016-07-02T15:12:00Z">
        <w:r w:rsidR="001A6F27">
          <w:rPr>
            <w:rFonts w:ascii="Times New Roman" w:hAnsi="Times New Roman" w:cs="Times New Roman"/>
          </w:rPr>
          <w:t>, which could deter other arthropods</w:t>
        </w:r>
      </w:ins>
      <w:ins w:id="331" w:author="Matthew Barbour" w:date="2016-07-02T13:34:00Z">
        <w:r w:rsidR="00AA5691">
          <w:rPr>
            <w:rFonts w:ascii="Times New Roman" w:hAnsi="Times New Roman" w:cs="Times New Roman"/>
          </w:rPr>
          <w:t>; (i</w:t>
        </w:r>
        <w:r w:rsidR="00304E5E">
          <w:rPr>
            <w:rFonts w:ascii="Times New Roman" w:hAnsi="Times New Roman" w:cs="Times New Roman"/>
          </w:rPr>
          <w:t>i) aphids could</w:t>
        </w:r>
        <w:r w:rsidR="00AA5691">
          <w:rPr>
            <w:rFonts w:ascii="Times New Roman" w:hAnsi="Times New Roman" w:cs="Times New Roman"/>
          </w:rPr>
          <w:t xml:space="preserve"> attract predators</w:t>
        </w:r>
      </w:ins>
      <w:ins w:id="332" w:author="Matthew Barbour" w:date="2016-07-02T13:37:00Z">
        <w:r w:rsidR="00AA5691">
          <w:rPr>
            <w:rFonts w:ascii="Times New Roman" w:hAnsi="Times New Roman" w:cs="Times New Roman"/>
          </w:rPr>
          <w:t xml:space="preserve"> or deter other herbivores</w:t>
        </w:r>
      </w:ins>
      <w:ins w:id="333" w:author="Matthew Barbour" w:date="2016-07-02T13:34:00Z">
        <w:r w:rsidR="00AA5691">
          <w:rPr>
            <w:rFonts w:ascii="Times New Roman" w:hAnsi="Times New Roman" w:cs="Times New Roman"/>
          </w:rPr>
          <w:t xml:space="preserve">; (iii) </w:t>
        </w:r>
      </w:ins>
      <w:ins w:id="334" w:author="Matthew Barbour" w:date="2016-07-02T13:39:00Z">
        <w:r w:rsidR="00304E5E">
          <w:rPr>
            <w:rFonts w:ascii="Times New Roman" w:hAnsi="Times New Roman" w:cs="Times New Roman"/>
          </w:rPr>
          <w:t xml:space="preserve">aphids could </w:t>
        </w:r>
      </w:ins>
      <w:ins w:id="335" w:author="Matthew Barbour" w:date="2016-07-02T13:36:00Z">
        <w:r w:rsidR="00304E5E">
          <w:rPr>
            <w:rFonts w:ascii="Times New Roman" w:hAnsi="Times New Roman" w:cs="Times New Roman"/>
          </w:rPr>
          <w:t>alter</w:t>
        </w:r>
        <w:r w:rsidR="00AA5691">
          <w:rPr>
            <w:rFonts w:ascii="Times New Roman" w:hAnsi="Times New Roman" w:cs="Times New Roman"/>
          </w:rPr>
          <w:t xml:space="preserve"> plant-growth or leaf quality traits</w:t>
        </w:r>
      </w:ins>
      <w:ins w:id="336" w:author="Matthew Barbour" w:date="2016-07-02T13:40:00Z">
        <w:r w:rsidR="00304E5E">
          <w:rPr>
            <w:rFonts w:ascii="Times New Roman" w:hAnsi="Times New Roman" w:cs="Times New Roman"/>
          </w:rPr>
          <w:t>.</w:t>
        </w:r>
      </w:ins>
      <w:commentRangeStart w:id="337"/>
      <w:r w:rsidR="007779E6">
        <w:rPr>
          <w:rFonts w:ascii="Times New Roman" w:hAnsi="Times New Roman" w:cs="Times New Roman"/>
        </w:rPr>
        <w:t xml:space="preserve"> </w:t>
      </w:r>
      <w:commentRangeEnd w:id="337"/>
      <w:r w:rsidR="00304E5E">
        <w:rPr>
          <w:rStyle w:val="CommentReference"/>
        </w:rPr>
        <w:commentReference w:id="337"/>
      </w:r>
      <w:del w:id="338" w:author="Matthew Barbour" w:date="2016-07-02T13:41:00Z">
        <w:r w:rsidR="007779E6" w:rsidDel="00304E5E">
          <w:rPr>
            <w:rFonts w:ascii="Times New Roman" w:hAnsi="Times New Roman" w:cs="Times New Roman"/>
          </w:rPr>
          <w:delText xml:space="preserve">were </w:delText>
        </w:r>
        <w:commentRangeStart w:id="339"/>
        <w:r w:rsidR="007779E6" w:rsidDel="00304E5E">
          <w:rPr>
            <w:rFonts w:ascii="Times New Roman" w:hAnsi="Times New Roman" w:cs="Times New Roman"/>
          </w:rPr>
          <w:delText xml:space="preserve">important biotic factors that would affect ant-aphid interactions, and in turn other members of the arthropod community. </w:delText>
        </w:r>
        <w:commentRangeEnd w:id="339"/>
        <w:r w:rsidR="00C724EA" w:rsidDel="00304E5E">
          <w:rPr>
            <w:rStyle w:val="CommentReference"/>
          </w:rPr>
          <w:commentReference w:id="339"/>
        </w:r>
      </w:del>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447D7480"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w:t>
      </w:r>
      <w:r w:rsidR="00C058C2">
        <w:rPr>
          <w:rFonts w:ascii="Times New Roman" w:hAnsi="Times New Roman" w:cs="Times New Roman"/>
          <w:noProof/>
          <w:color w:val="000000"/>
        </w:rPr>
        <w:t>(</w:t>
      </w:r>
      <w:r w:rsidR="004B4446" w:rsidRPr="004B4446">
        <w:rPr>
          <w:rFonts w:ascii="Times New Roman" w:hAnsi="Times New Roman" w:cs="Times New Roman"/>
          <w:noProof/>
          <w:color w:val="000000"/>
        </w:rPr>
        <w:t>2015)</w:t>
      </w:r>
      <w:r w:rsidR="0069489F">
        <w:rPr>
          <w:rFonts w:ascii="Times New Roman" w:hAnsi="Times New Roman" w:cs="Times New Roman"/>
        </w:rPr>
        <w:fldChar w:fldCharType="end"/>
      </w:r>
      <w:r w:rsidR="00C058C2">
        <w:rPr>
          <w:rFonts w:ascii="Times New Roman" w:hAnsi="Times New Roman" w:cs="Times New Roman"/>
        </w:rPr>
        <w:t xml:space="preserve">. </w:t>
      </w:r>
      <w:r w:rsidRPr="0059295B">
        <w:rPr>
          <w:rFonts w:ascii="Times New Roman" w:hAnsi="Times New Roman" w:cs="Times New Roman"/>
        </w:rPr>
        <w:t xml:space="preserve">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 xml:space="preserve">leaf </w:t>
      </w:r>
      <w:r w:rsidR="00000270">
        <w:rPr>
          <w:rFonts w:ascii="Times New Roman" w:hAnsi="Times New Roman" w:cs="Times New Roman"/>
        </w:rPr>
        <w:t xml:space="preserve">quality </w:t>
      </w:r>
      <w:r w:rsidR="002400A8">
        <w:rPr>
          <w:rFonts w:ascii="Times New Roman" w:hAnsi="Times New Roman" w:cs="Times New Roman"/>
        </w:rPr>
        <w:t xml:space="preserve">traits </w:t>
      </w:r>
      <w:r w:rsidR="0069489F">
        <w:rPr>
          <w:rFonts w:ascii="Times New Roman" w:hAnsi="Times New Roman" w:cs="Times New Roman"/>
        </w:rPr>
        <w:t>(</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69489F">
        <w:rPr>
          <w:rFonts w:ascii="Times New Roman" w:hAnsi="Times New Roman" w:cs="Times New Roman"/>
        </w:rPr>
        <w:fldChar w:fldCharType="end"/>
      </w:r>
      <w:r w:rsidR="00C058C2">
        <w:rPr>
          <w:rFonts w:ascii="Times New Roman" w:hAnsi="Times New Roman" w:cs="Times New Roman"/>
        </w:rPr>
        <w:t xml:space="preserve">. </w:t>
      </w:r>
      <w:r w:rsidRPr="0059295B">
        <w:rPr>
          <w:rFonts w:ascii="Times New Roman" w:hAnsi="Times New Roman" w:cs="Times New Roman"/>
        </w:rPr>
        <w:t>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14A93DA3"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t>
      </w:r>
      <w:r w:rsidR="009A2A28">
        <w:rPr>
          <w:rFonts w:ascii="Times New Roman" w:hAnsi="Times New Roman" w:cs="Times New Roman"/>
        </w:rPr>
        <w:t xml:space="preserve">To examine how </w:t>
      </w:r>
      <w:ins w:id="340" w:author="Matthew Barbour" w:date="2016-07-02T15:51:00Z">
        <w:r w:rsidR="00311BD4">
          <w:rPr>
            <w:rFonts w:ascii="Times New Roman" w:hAnsi="Times New Roman" w:cs="Times New Roman"/>
          </w:rPr>
          <w:t xml:space="preserve">the presence of aphids, proximity to ant mounds, </w:t>
        </w:r>
      </w:ins>
      <w:del w:id="341" w:author="Matthew Barbour" w:date="2016-07-02T15:20:00Z">
        <w:r w:rsidR="009A2A28" w:rsidDel="0044087D">
          <w:rPr>
            <w:rFonts w:ascii="Times New Roman" w:hAnsi="Times New Roman" w:cs="Times New Roman"/>
          </w:rPr>
          <w:delText xml:space="preserve">the presence of </w:delText>
        </w:r>
      </w:del>
      <w:del w:id="342" w:author="Matthew Barbour" w:date="2016-07-02T15:51:00Z">
        <w:r w:rsidR="009A2A28" w:rsidDel="00311BD4">
          <w:rPr>
            <w:rFonts w:ascii="Times New Roman" w:hAnsi="Times New Roman" w:cs="Times New Roman"/>
          </w:rPr>
          <w:delText>an</w:delText>
        </w:r>
        <w:r w:rsidR="007844F6" w:rsidDel="00311BD4">
          <w:rPr>
            <w:rFonts w:ascii="Times New Roman" w:hAnsi="Times New Roman" w:cs="Times New Roman"/>
          </w:rPr>
          <w:delText>t-aphid mutualisms</w:delText>
        </w:r>
        <w:r w:rsidR="009A2A28" w:rsidDel="00311BD4">
          <w:rPr>
            <w:rFonts w:ascii="Times New Roman" w:hAnsi="Times New Roman" w:cs="Times New Roman"/>
          </w:rPr>
          <w:delText xml:space="preserve"> </w:delText>
        </w:r>
      </w:del>
      <w:ins w:id="343" w:author="Matthew Barbour" w:date="2016-07-02T15:20:00Z">
        <w:r w:rsidR="0044087D">
          <w:rPr>
            <w:rFonts w:ascii="Times New Roman" w:hAnsi="Times New Roman" w:cs="Times New Roman"/>
          </w:rPr>
          <w:t xml:space="preserve">and willow genotype </w:t>
        </w:r>
      </w:ins>
      <w:r w:rsidR="007844F6">
        <w:rPr>
          <w:rFonts w:ascii="Times New Roman" w:hAnsi="Times New Roman" w:cs="Times New Roman"/>
        </w:rPr>
        <w:t>affected</w:t>
      </w:r>
      <w:r w:rsidR="0044087D">
        <w:rPr>
          <w:rFonts w:ascii="Times New Roman" w:hAnsi="Times New Roman" w:cs="Times New Roman"/>
        </w:rPr>
        <w:t xml:space="preserve"> </w:t>
      </w:r>
      <w:r w:rsidR="009A2A28">
        <w:rPr>
          <w:rFonts w:ascii="Times New Roman" w:hAnsi="Times New Roman" w:cs="Times New Roman"/>
        </w:rPr>
        <w:t>associated communities, we</w:t>
      </w:r>
      <w:r>
        <w:rPr>
          <w:rFonts w:ascii="Times New Roman" w:hAnsi="Times New Roman" w:cs="Times New Roman"/>
        </w:rPr>
        <w:t xml:space="preserve"> established common gardens </w:t>
      </w:r>
      <w:r w:rsidRPr="0059295B">
        <w:rPr>
          <w:rFonts w:ascii="Times New Roman" w:hAnsi="Times New Roman" w:cs="Times New Roman"/>
        </w:rPr>
        <w:t>around 5 dif</w:t>
      </w:r>
      <w:r>
        <w:rPr>
          <w:rFonts w:ascii="Times New Roman" w:hAnsi="Times New Roman" w:cs="Times New Roman"/>
        </w:rPr>
        <w:t>ferent ant mounds (</w:t>
      </w:r>
      <w:r w:rsidR="009A2A28">
        <w:rPr>
          <w:rFonts w:ascii="Times New Roman" w:hAnsi="Times New Roman" w:cs="Times New Roman"/>
        </w:rPr>
        <w:t xml:space="preserve">treated as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t>
      </w:r>
      <w:commentRangeStart w:id="344"/>
      <w:commentRangeStart w:id="345"/>
      <w:r>
        <w:rPr>
          <w:rFonts w:ascii="Times New Roman" w:hAnsi="Times New Roman" w:cs="Times New Roman"/>
        </w:rPr>
        <w:t>Within each plot, we randomly assigned the aphid treatment (aphid presence vs. absence)</w:t>
      </w:r>
      <w:commentRangeEnd w:id="344"/>
      <w:r w:rsidR="00FE0441">
        <w:rPr>
          <w:rStyle w:val="CommentReference"/>
        </w:rPr>
        <w:commentReference w:id="344"/>
      </w:r>
      <w:r>
        <w:rPr>
          <w:rFonts w:ascii="Times New Roman" w:hAnsi="Times New Roman" w:cs="Times New Roman"/>
        </w:rPr>
        <w:t xml:space="preserve"> </w:t>
      </w:r>
      <w:commentRangeEnd w:id="345"/>
      <w:r w:rsidR="000F3FDB">
        <w:rPr>
          <w:rStyle w:val="CommentReference"/>
        </w:rPr>
        <w:commentReference w:id="345"/>
      </w:r>
      <w:r>
        <w:rPr>
          <w:rFonts w:ascii="Times New Roman" w:hAnsi="Times New Roman" w:cs="Times New Roman"/>
        </w:rPr>
        <w:t xml:space="preserve">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w:t>
      </w:r>
      <w:r w:rsidR="007844F6">
        <w:rPr>
          <w:rFonts w:ascii="Times New Roman" w:hAnsi="Times New Roman" w:cs="Times New Roman"/>
        </w:rPr>
        <w:t xml:space="preserve">from a single willow patch at </w:t>
      </w:r>
      <w:proofErr w:type="spellStart"/>
      <w:r w:rsidR="007844F6">
        <w:rPr>
          <w:rFonts w:ascii="Times New Roman" w:hAnsi="Times New Roman" w:cs="Times New Roman"/>
        </w:rPr>
        <w:t>Lanphere</w:t>
      </w:r>
      <w:proofErr w:type="spellEnd"/>
      <w:r w:rsidR="007844F6">
        <w:rPr>
          <w:rFonts w:ascii="Times New Roman" w:hAnsi="Times New Roman" w:cs="Times New Roman"/>
        </w:rPr>
        <w:t xml:space="preserve"> Dunes </w:t>
      </w:r>
      <w:r w:rsidRPr="0059295B">
        <w:rPr>
          <w:rFonts w:ascii="Times New Roman" w:hAnsi="Times New Roman" w:cs="Times New Roman"/>
        </w:rPr>
        <w:t xml:space="preserve">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aphids on </w:t>
      </w:r>
      <w:r w:rsidR="00854DFB">
        <w:rPr>
          <w:rFonts w:ascii="Times New Roman" w:hAnsi="Times New Roman" w:cs="Times New Roman"/>
        </w:rPr>
        <w:t xml:space="preserve">the tips of </w:t>
      </w:r>
      <w:r w:rsidRPr="0059295B">
        <w:rPr>
          <w:rFonts w:ascii="Times New Roman" w:hAnsi="Times New Roman" w:cs="Times New Roman"/>
        </w:rPr>
        <w:t>willow cu</w:t>
      </w:r>
      <w:r>
        <w:rPr>
          <w:rFonts w:ascii="Times New Roman" w:hAnsi="Times New Roman" w:cs="Times New Roman"/>
        </w:rPr>
        <w:t>ttings in the aphid treatment</w:t>
      </w:r>
      <w:r w:rsidR="00854DFB">
        <w:rPr>
          <w:rFonts w:ascii="Times New Roman" w:hAnsi="Times New Roman" w:cs="Times New Roman"/>
        </w:rPr>
        <w:t xml:space="preserve"> using a </w:t>
      </w:r>
      <w:r w:rsidR="007844F6">
        <w:rPr>
          <w:rFonts w:ascii="Times New Roman" w:hAnsi="Times New Roman" w:cs="Times New Roman"/>
        </w:rPr>
        <w:t>moist paintbrush</w:t>
      </w:r>
      <w:r>
        <w:rPr>
          <w:rFonts w:ascii="Times New Roman" w:hAnsi="Times New Roman" w:cs="Times New Roman"/>
        </w:rPr>
        <w:t xml:space="preserve">. </w:t>
      </w:r>
      <w:r w:rsidRPr="0059295B">
        <w:rPr>
          <w:rFonts w:ascii="Times New Roman" w:hAnsi="Times New Roman" w:cs="Times New Roman"/>
        </w:rPr>
        <w:t>We bagged aphids onto the apical shoots of cuttings using organza bags to promote aphid establishment</w:t>
      </w:r>
      <w:r w:rsidR="00854DFB">
        <w:rPr>
          <w:rFonts w:ascii="Times New Roman" w:hAnsi="Times New Roman" w:cs="Times New Roman"/>
        </w:rPr>
        <w:t xml:space="preserve"> on plants</w:t>
      </w:r>
      <w:r>
        <w:rPr>
          <w:rFonts w:ascii="Times New Roman" w:hAnsi="Times New Roman" w:cs="Times New Roman"/>
        </w:rPr>
        <w:t>.</w:t>
      </w:r>
      <w:r w:rsidR="00854DFB">
        <w:rPr>
          <w:rFonts w:ascii="Times New Roman" w:hAnsi="Times New Roman" w:cs="Times New Roman"/>
        </w:rPr>
        <w:t xml:space="preserve"> Similarly, we </w:t>
      </w:r>
      <w:r w:rsidRPr="0059295B">
        <w:rPr>
          <w:rFonts w:ascii="Times New Roman" w:hAnsi="Times New Roman" w:cs="Times New Roman"/>
        </w:rPr>
        <w:t>placed organza bags o</w:t>
      </w:r>
      <w:r>
        <w:rPr>
          <w:rFonts w:ascii="Times New Roman" w:hAnsi="Times New Roman" w:cs="Times New Roman"/>
        </w:rPr>
        <w:t xml:space="preserve">n all control plants.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w:t>
      </w:r>
      <w:r w:rsidR="00D43596">
        <w:rPr>
          <w:rFonts w:ascii="Times New Roman" w:hAnsi="Times New Roman" w:cs="Times New Roman"/>
        </w:rPr>
        <w:t xml:space="preserve">. If plants in the aphid treatment had less than 5 </w:t>
      </w:r>
      <w:proofErr w:type="spellStart"/>
      <w:r w:rsidR="00D43596">
        <w:rPr>
          <w:rFonts w:ascii="Times New Roman" w:hAnsi="Times New Roman" w:cs="Times New Roman"/>
        </w:rPr>
        <w:t>apterate</w:t>
      </w:r>
      <w:proofErr w:type="spellEnd"/>
      <w:r w:rsidR="00D43596">
        <w:rPr>
          <w:rFonts w:ascii="Times New Roman" w:hAnsi="Times New Roman" w:cs="Times New Roman"/>
        </w:rPr>
        <w:t xml:space="preserve"> aphids, we noted their abundance and </w:t>
      </w:r>
      <w:r w:rsidR="00000270">
        <w:rPr>
          <w:rFonts w:ascii="Times New Roman" w:hAnsi="Times New Roman" w:cs="Times New Roman"/>
        </w:rPr>
        <w:t>added aphids un</w:t>
      </w:r>
      <w:r w:rsidR="00D43596">
        <w:rPr>
          <w:rFonts w:ascii="Times New Roman" w:hAnsi="Times New Roman" w:cs="Times New Roman"/>
        </w:rPr>
        <w:t>til there were at least 5 individuals</w:t>
      </w:r>
      <w:r>
        <w:rPr>
          <w:rFonts w:ascii="Times New Roman" w:hAnsi="Times New Roman" w:cs="Times New Roman"/>
        </w:rPr>
        <w:t xml:space="preserve">. The ant-aphid experiment was restricted to the summer of 2012, because in the summer of 2013 there was high </w:t>
      </w:r>
      <w:r w:rsidR="00854DFB">
        <w:rPr>
          <w:rFonts w:ascii="Times New Roman" w:hAnsi="Times New Roman" w:cs="Times New Roman"/>
        </w:rPr>
        <w:t xml:space="preserve">drought induced </w:t>
      </w:r>
      <w:r>
        <w:rPr>
          <w:rFonts w:ascii="Times New Roman" w:hAnsi="Times New Roman" w:cs="Times New Roman"/>
        </w:rPr>
        <w:t xml:space="preserve">willow mortality and </w:t>
      </w:r>
      <w:r w:rsidR="00000270">
        <w:rPr>
          <w:rFonts w:ascii="Times New Roman" w:hAnsi="Times New Roman" w:cs="Times New Roman"/>
          <w:i/>
        </w:rPr>
        <w:t>A.</w:t>
      </w:r>
      <w:r w:rsidRPr="00DE5EAD">
        <w:rPr>
          <w:rFonts w:ascii="Times New Roman" w:hAnsi="Times New Roman" w:cs="Times New Roman"/>
          <w:i/>
        </w:rPr>
        <w:t xml:space="preserve"> </w:t>
      </w:r>
      <w:proofErr w:type="spellStart"/>
      <w:r>
        <w:rPr>
          <w:rFonts w:ascii="Times New Roman" w:hAnsi="Times New Roman" w:cs="Times New Roman"/>
          <w:i/>
        </w:rPr>
        <w:t>farinosa</w:t>
      </w:r>
      <w:proofErr w:type="spellEnd"/>
      <w:r>
        <w:rPr>
          <w:rFonts w:ascii="Times New Roman" w:hAnsi="Times New Roman" w:cs="Times New Roman"/>
        </w:rPr>
        <w:t xml:space="preserve"> was in </w:t>
      </w:r>
      <w:r w:rsidR="007844F6">
        <w:rPr>
          <w:rFonts w:ascii="Times New Roman" w:hAnsi="Times New Roman" w:cs="Times New Roman"/>
        </w:rPr>
        <w:t xml:space="preserve">too </w:t>
      </w:r>
      <w:r w:rsidR="00854DFB">
        <w:rPr>
          <w:rFonts w:ascii="Times New Roman" w:hAnsi="Times New Roman" w:cs="Times New Roman"/>
        </w:rPr>
        <w:t>low</w:t>
      </w:r>
      <w:r>
        <w:rPr>
          <w:rFonts w:ascii="Times New Roman" w:hAnsi="Times New Roman" w:cs="Times New Roman"/>
        </w:rPr>
        <w:t xml:space="preserve"> </w:t>
      </w:r>
      <w:r w:rsidR="007844F6">
        <w:rPr>
          <w:rFonts w:ascii="Times New Roman" w:hAnsi="Times New Roman" w:cs="Times New Roman"/>
        </w:rPr>
        <w:t xml:space="preserve">of </w:t>
      </w:r>
      <w:r>
        <w:rPr>
          <w:rFonts w:ascii="Times New Roman" w:hAnsi="Times New Roman" w:cs="Times New Roman"/>
        </w:rPr>
        <w:t>abundance on naturally occurring willows to</w:t>
      </w:r>
      <w:r w:rsidR="00854DFB">
        <w:rPr>
          <w:rFonts w:ascii="Times New Roman" w:hAnsi="Times New Roman" w:cs="Times New Roman"/>
        </w:rPr>
        <w:t xml:space="preserve"> allow us to</w:t>
      </w:r>
      <w:r>
        <w:rPr>
          <w:rFonts w:ascii="Times New Roman" w:hAnsi="Times New Roman" w:cs="Times New Roman"/>
        </w:rPr>
        <w:t xml:space="preserve"> repeat the </w:t>
      </w:r>
      <w:r w:rsidR="00854DFB">
        <w:rPr>
          <w:rFonts w:ascii="Times New Roman" w:hAnsi="Times New Roman" w:cs="Times New Roman"/>
        </w:rPr>
        <w:t>experiment.</w:t>
      </w:r>
    </w:p>
    <w:p w14:paraId="16FA8DD1" w14:textId="77777777" w:rsidR="00764123" w:rsidRPr="0059295B" w:rsidRDefault="00764123" w:rsidP="0059295B">
      <w:pPr>
        <w:spacing w:line="480" w:lineRule="auto"/>
        <w:rPr>
          <w:rFonts w:ascii="Times New Roman" w:hAnsi="Times New Roman" w:cs="Times New Roman"/>
        </w:rPr>
      </w:pPr>
    </w:p>
    <w:p w14:paraId="68A07FB2" w14:textId="05746CF0"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w:t>
      </w:r>
      <w:r w:rsidR="00854DFB">
        <w:rPr>
          <w:rFonts w:ascii="Times New Roman" w:hAnsi="Times New Roman" w:cs="Times New Roman"/>
        </w:rPr>
        <w:t xml:space="preserve">To examine how wind </w:t>
      </w:r>
      <w:r w:rsidR="007844F6">
        <w:rPr>
          <w:rFonts w:ascii="Times New Roman" w:hAnsi="Times New Roman" w:cs="Times New Roman"/>
        </w:rPr>
        <w:t xml:space="preserve">exposure </w:t>
      </w:r>
      <w:r w:rsidR="0044087D">
        <w:rPr>
          <w:rFonts w:ascii="Times New Roman" w:hAnsi="Times New Roman" w:cs="Times New Roman"/>
        </w:rPr>
        <w:t xml:space="preserve">and willow genotype </w:t>
      </w:r>
      <w:r w:rsidR="007844F6">
        <w:rPr>
          <w:rFonts w:ascii="Times New Roman" w:hAnsi="Times New Roman" w:cs="Times New Roman"/>
        </w:rPr>
        <w:t>a</w:t>
      </w:r>
      <w:r w:rsidR="00854DFB">
        <w:rPr>
          <w:rFonts w:ascii="Times New Roman" w:hAnsi="Times New Roman" w:cs="Times New Roman"/>
        </w:rPr>
        <w:t xml:space="preserve">ffected associated communities in the coastal dunes, </w:t>
      </w:r>
      <w:r w:rsidR="005F4DAB" w:rsidRPr="0059295B">
        <w:rPr>
          <w:rFonts w:ascii="Times New Roman" w:hAnsi="Times New Roman" w:cs="Times New Roman"/>
        </w:rPr>
        <w:t>we planted 200 willow cuttings in a split-plot experime</w:t>
      </w:r>
      <w:r w:rsidR="00640BBA">
        <w:rPr>
          <w:rFonts w:ascii="Times New Roman" w:hAnsi="Times New Roman" w:cs="Times New Roman"/>
        </w:rPr>
        <w:t xml:space="preserve">ntal design </w:t>
      </w:r>
      <w:r w:rsidR="00854DFB">
        <w:rPr>
          <w:rFonts w:ascii="Times New Roman" w:hAnsi="Times New Roman" w:cs="Times New Roman"/>
        </w:rPr>
        <w:t>in</w:t>
      </w:r>
      <w:r w:rsidR="00854DFB" w:rsidRPr="0059295B">
        <w:rPr>
          <w:rFonts w:ascii="Times New Roman" w:hAnsi="Times New Roman" w:cs="Times New Roman"/>
        </w:rPr>
        <w:t xml:space="preserve"> late May</w:t>
      </w:r>
      <w:r w:rsidR="00854DFB">
        <w:rPr>
          <w:rFonts w:ascii="Times New Roman" w:hAnsi="Times New Roman" w:cs="Times New Roman"/>
        </w:rPr>
        <w:t xml:space="preserve"> of</w:t>
      </w:r>
      <w:r w:rsidR="00854DFB" w:rsidRPr="0059295B">
        <w:rPr>
          <w:rFonts w:ascii="Times New Roman" w:hAnsi="Times New Roman" w:cs="Times New Roman"/>
        </w:rPr>
        <w:t xml:space="preserve"> 2012</w:t>
      </w:r>
      <w:r w:rsidR="00640BBA">
        <w:rPr>
          <w:rFonts w:ascii="Times New Roman" w:hAnsi="Times New Roman" w:cs="Times New Roman"/>
        </w:rPr>
        <w:t xml:space="preserve">. </w:t>
      </w:r>
      <w:r w:rsidR="005F4DAB" w:rsidRPr="0059295B">
        <w:rPr>
          <w:rFonts w:ascii="Times New Roman" w:hAnsi="Times New Roman" w:cs="Times New Roman"/>
        </w:rPr>
        <w:t>At 10 different willow patches (</w:t>
      </w:r>
      <w:r w:rsidR="0069489F">
        <w:rPr>
          <w:rFonts w:ascii="Times New Roman" w:hAnsi="Times New Roman" w:cs="Times New Roman"/>
        </w:rPr>
        <w:t xml:space="preserve">treated as </w:t>
      </w:r>
      <w:r w:rsidR="005F4DAB" w:rsidRPr="0059295B">
        <w:rPr>
          <w:rFonts w:ascii="Times New Roman" w:hAnsi="Times New Roman" w:cs="Times New Roman"/>
        </w:rPr>
        <w:t xml:space="preserve">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w:t>
      </w:r>
      <w:r w:rsidR="00ED5A09">
        <w:rPr>
          <w:rFonts w:ascii="Times New Roman" w:hAnsi="Times New Roman" w:cs="Times New Roman"/>
        </w:rPr>
        <w:t xml:space="preserve"> with exposed gardens facing prevailing winds during the growing season</w:t>
      </w:r>
      <w:r w:rsidR="005F4DAB" w:rsidRPr="0059295B">
        <w:rPr>
          <w:rFonts w:ascii="Times New Roman" w:hAnsi="Times New Roman" w:cs="Times New Roman"/>
        </w:rPr>
        <w:t>.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 xml:space="preserve">m spacing between plants. The </w:t>
      </w:r>
      <w:proofErr w:type="gramStart"/>
      <w:r w:rsidR="005F4DAB" w:rsidRPr="0059295B">
        <w:rPr>
          <w:rFonts w:ascii="Times New Roman" w:hAnsi="Times New Roman" w:cs="Times New Roman"/>
        </w:rPr>
        <w:t>center of exposed and unexposed gardens within each b</w:t>
      </w:r>
      <w:r>
        <w:rPr>
          <w:rFonts w:ascii="Times New Roman" w:hAnsi="Times New Roman" w:cs="Times New Roman"/>
        </w:rPr>
        <w:t>lock were</w:t>
      </w:r>
      <w:proofErr w:type="gramEnd"/>
      <w:r>
        <w:rPr>
          <w:rFonts w:ascii="Times New Roman" w:hAnsi="Times New Roman" w:cs="Times New Roman"/>
        </w:rPr>
        <w:t xml:space="preserv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w:t>
      </w:r>
      <w:r w:rsidR="001363E4">
        <w:rPr>
          <w:rFonts w:ascii="Times New Roman" w:hAnsi="Times New Roman" w:cs="Times New Roman"/>
        </w:rPr>
        <w:t xml:space="preserve"> </w:t>
      </w:r>
      <w:r w:rsidR="002D1413">
        <w:rPr>
          <w:rFonts w:ascii="Times New Roman" w:hAnsi="Times New Roman" w:cs="Times New Roman"/>
        </w:rPr>
        <w:t xml:space="preserve">To estimate the </w:t>
      </w:r>
      <w:r w:rsidR="009C392D">
        <w:rPr>
          <w:rFonts w:ascii="Times New Roman" w:hAnsi="Times New Roman" w:cs="Times New Roman"/>
        </w:rPr>
        <w:t>difference in</w:t>
      </w:r>
      <w:r w:rsidR="002D1413">
        <w:rPr>
          <w:rFonts w:ascii="Times New Roman" w:hAnsi="Times New Roman" w:cs="Times New Roman"/>
        </w:rPr>
        <w:t xml:space="preserve"> wind </w:t>
      </w:r>
      <w:r w:rsidR="009C392D">
        <w:rPr>
          <w:rFonts w:ascii="Times New Roman" w:hAnsi="Times New Roman" w:cs="Times New Roman"/>
        </w:rPr>
        <w:t xml:space="preserve">conditions </w:t>
      </w:r>
      <w:r w:rsidR="002D1413">
        <w:rPr>
          <w:rFonts w:ascii="Times New Roman" w:hAnsi="Times New Roman" w:cs="Times New Roman"/>
        </w:rPr>
        <w:t xml:space="preserve">experienced by exposed vs. unexposed plants, </w:t>
      </w:r>
      <w:r w:rsidR="00837052">
        <w:rPr>
          <w:rFonts w:ascii="Times New Roman" w:hAnsi="Times New Roman" w:cs="Times New Roman"/>
        </w:rPr>
        <w:t>we went out on a</w:t>
      </w:r>
      <w:r w:rsidR="009C392D">
        <w:rPr>
          <w:rFonts w:ascii="Times New Roman" w:hAnsi="Times New Roman" w:cs="Times New Roman"/>
        </w:rPr>
        <w:t xml:space="preserve"> representative</w:t>
      </w:r>
      <w:r w:rsidR="00837052">
        <w:rPr>
          <w:rFonts w:ascii="Times New Roman" w:hAnsi="Times New Roman" w:cs="Times New Roman"/>
        </w:rPr>
        <w:t xml:space="preserve"> windy afternoon</w:t>
      </w:r>
      <w:r w:rsidR="009F566F">
        <w:rPr>
          <w:rFonts w:ascii="Times New Roman" w:hAnsi="Times New Roman" w:cs="Times New Roman"/>
        </w:rPr>
        <w:t xml:space="preserve"> in September 2012</w:t>
      </w:r>
      <w:r w:rsidR="009C392D">
        <w:rPr>
          <w:rFonts w:ascii="Times New Roman" w:hAnsi="Times New Roman" w:cs="Times New Roman"/>
        </w:rPr>
        <w:t xml:space="preserve">. </w:t>
      </w:r>
      <w:r w:rsidR="00ED5A09">
        <w:rPr>
          <w:rFonts w:ascii="Times New Roman" w:hAnsi="Times New Roman" w:cs="Times New Roman"/>
        </w:rPr>
        <w:t>A nearby w</w:t>
      </w:r>
      <w:r w:rsidR="00837052">
        <w:rPr>
          <w:rFonts w:ascii="Times New Roman" w:hAnsi="Times New Roman" w:cs="Times New Roman"/>
        </w:rPr>
        <w:t>eather station estimated wind speeds of 22 km/h during this period</w:t>
      </w:r>
      <w:r w:rsidR="009C392D">
        <w:rPr>
          <w:rFonts w:ascii="Times New Roman" w:hAnsi="Times New Roman" w:cs="Times New Roman"/>
        </w:rPr>
        <w:t xml:space="preserve"> (</w:t>
      </w:r>
      <w:r w:rsidR="000D61EE">
        <w:rPr>
          <w:rFonts w:ascii="Times New Roman" w:hAnsi="Times New Roman" w:cs="Times New Roman"/>
        </w:rPr>
        <w:t>Arcata, CA</w:t>
      </w:r>
      <w:r w:rsidR="009C392D">
        <w:rPr>
          <w:rFonts w:ascii="Times New Roman" w:hAnsi="Times New Roman" w:cs="Times New Roman"/>
        </w:rPr>
        <w:t>). We</w:t>
      </w:r>
      <w:r w:rsidR="009F566F">
        <w:rPr>
          <w:rFonts w:ascii="Times New Roman" w:hAnsi="Times New Roman" w:cs="Times New Roman"/>
        </w:rPr>
        <w:t xml:space="preserve"> </w:t>
      </w:r>
      <w:r w:rsidR="005C238F">
        <w:rPr>
          <w:rFonts w:ascii="Times New Roman" w:hAnsi="Times New Roman" w:cs="Times New Roman"/>
        </w:rPr>
        <w:t>use</w:t>
      </w:r>
      <w:r w:rsidR="009C392D">
        <w:rPr>
          <w:rFonts w:ascii="Times New Roman" w:hAnsi="Times New Roman" w:cs="Times New Roman"/>
        </w:rPr>
        <w:t>d</w:t>
      </w:r>
      <w:r w:rsidR="005C238F">
        <w:rPr>
          <w:rFonts w:ascii="Times New Roman" w:hAnsi="Times New Roman" w:cs="Times New Roman"/>
        </w:rPr>
        <w:t xml:space="preserv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ED5A09">
        <w:rPr>
          <w:rFonts w:ascii="Times New Roman" w:hAnsi="Times New Roman" w:cs="Times New Roman"/>
        </w:rPr>
        <w:t xml:space="preserve"> period and </w:t>
      </w:r>
      <w:r w:rsidR="005C238F">
        <w:rPr>
          <w:rFonts w:ascii="Times New Roman" w:hAnsi="Times New Roman" w:cs="Times New Roman"/>
        </w:rPr>
        <w:t>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9C392D">
        <w:rPr>
          <w:rFonts w:ascii="Times New Roman" w:hAnsi="Times New Roman" w:cs="Times New Roman"/>
        </w:rPr>
        <w:t>We found that w</w:t>
      </w:r>
      <w:r w:rsidR="002F4C17">
        <w:rPr>
          <w:rFonts w:ascii="Times New Roman" w:hAnsi="Times New Roman" w:cs="Times New Roman"/>
        </w:rPr>
        <w:t>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r w:rsidR="00ED5A09">
        <w:rPr>
          <w:rFonts w:ascii="Times New Roman" w:hAnsi="Times New Roman" w:cs="Times New Roman"/>
        </w:rPr>
        <w:t>, suggesting that the location of our plots were effective manipulations of wind exposure</w:t>
      </w:r>
      <w:r w:rsidR="002F4C17">
        <w:rPr>
          <w:rFonts w:ascii="Times New Roman" w:hAnsi="Times New Roman" w:cs="Times New Roman"/>
        </w:rPr>
        <w:t>.</w:t>
      </w:r>
    </w:p>
    <w:p w14:paraId="4941E094" w14:textId="77777777" w:rsidR="001B4C0B" w:rsidRPr="0059295B" w:rsidRDefault="001B4C0B" w:rsidP="001B4C0B">
      <w:pPr>
        <w:spacing w:line="480" w:lineRule="auto"/>
        <w:rPr>
          <w:rFonts w:ascii="Times New Roman" w:hAnsi="Times New Roman" w:cs="Times New Roman"/>
        </w:rPr>
      </w:pPr>
    </w:p>
    <w:p w14:paraId="7F5176D0" w14:textId="492EEEC0" w:rsidR="001B4C0B" w:rsidRPr="0059295B" w:rsidRDefault="00A40567" w:rsidP="001B4C0B">
      <w:pPr>
        <w:spacing w:line="480" w:lineRule="auto"/>
        <w:rPr>
          <w:rFonts w:ascii="Times New Roman" w:hAnsi="Times New Roman" w:cs="Times New Roman"/>
          <w:i/>
        </w:rPr>
      </w:pPr>
      <w:commentRangeStart w:id="346"/>
      <w:r>
        <w:rPr>
          <w:rFonts w:ascii="Times New Roman" w:hAnsi="Times New Roman" w:cs="Times New Roman"/>
          <w:i/>
        </w:rPr>
        <w:t>What</w:t>
      </w:r>
      <w:commentRangeEnd w:id="346"/>
      <w:r w:rsidR="001A6F27">
        <w:rPr>
          <w:rStyle w:val="CommentReference"/>
        </w:rPr>
        <w:commentReference w:id="346"/>
      </w:r>
      <w:r>
        <w:rPr>
          <w:rFonts w:ascii="Times New Roman" w:hAnsi="Times New Roman" w:cs="Times New Roman"/>
          <w:i/>
        </w:rPr>
        <w:t xml:space="preserve"> is the relative importance of willow genotype vs. the biotic and abiotic environment in structuring associated communities? </w:t>
      </w:r>
    </w:p>
    <w:p w14:paraId="31FCD2BC" w14:textId="11267DC0" w:rsidR="001B4C0B" w:rsidRPr="0059295B" w:rsidRDefault="006D5A44" w:rsidP="001B4C0B">
      <w:pPr>
        <w:spacing w:line="480" w:lineRule="auto"/>
        <w:rPr>
          <w:rFonts w:ascii="Times New Roman" w:hAnsi="Times New Roman" w:cs="Times New Roman"/>
        </w:rPr>
      </w:pPr>
      <w:r>
        <w:rPr>
          <w:rFonts w:ascii="Times New Roman" w:hAnsi="Times New Roman" w:cs="Times New Roman"/>
        </w:rPr>
        <w:t>To address this question,</w:t>
      </w:r>
      <w:r w:rsidR="004A5D3A">
        <w:rPr>
          <w:rFonts w:ascii="Times New Roman" w:hAnsi="Times New Roman" w:cs="Times New Roman"/>
        </w:rPr>
        <w:t xml:space="preserve"> </w:t>
      </w:r>
      <w:r>
        <w:rPr>
          <w:rFonts w:ascii="Times New Roman" w:hAnsi="Times New Roman" w:cs="Times New Roman"/>
        </w:rPr>
        <w:t>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xml:space="preserve">. </w:t>
      </w:r>
      <w:r w:rsidR="00ED5A09">
        <w:rPr>
          <w:rFonts w:ascii="Times New Roman" w:hAnsi="Times New Roman" w:cs="Times New Roman"/>
        </w:rPr>
        <w:t xml:space="preserve">For the ant-aphid experiment, we surveyed arthropods on 5 different occasions between early June and late July 2012. </w:t>
      </w:r>
      <w:r w:rsidR="00FE109A">
        <w:rPr>
          <w:rFonts w:ascii="Times New Roman" w:hAnsi="Times New Roman" w:cs="Times New Roman"/>
        </w:rPr>
        <w:t>For the wind experiment,</w:t>
      </w:r>
      <w:r w:rsidR="0004103B">
        <w:rPr>
          <w:rFonts w:ascii="Times New Roman" w:hAnsi="Times New Roman" w:cs="Times New Roman"/>
        </w:rPr>
        <w:t xml:space="preserve"> we surveyed arthropods once at the end of July 2012 and then once a month in May, June, and July of 2013. </w:t>
      </w:r>
      <w:r w:rsidR="00DC11DE">
        <w:rPr>
          <w:rFonts w:ascii="Times New Roman" w:hAnsi="Times New Roman" w:cs="Times New Roman"/>
        </w:rPr>
        <w:t xml:space="preserve">So that individuals were not counted twice between sampling dates, we took the maximum abundance for each arthropod </w:t>
      </w:r>
      <w:r w:rsidR="004A5D3A">
        <w:rPr>
          <w:rFonts w:ascii="Times New Roman" w:hAnsi="Times New Roman" w:cs="Times New Roman"/>
        </w:rPr>
        <w:t>(</w:t>
      </w:r>
      <w:proofErr w:type="spellStart"/>
      <w:proofErr w:type="gramStart"/>
      <w:r w:rsidR="004A5D3A">
        <w:rPr>
          <w:rFonts w:ascii="Times New Roman" w:hAnsi="Times New Roman" w:cs="Times New Roman"/>
        </w:rPr>
        <w:t>morpho</w:t>
      </w:r>
      <w:proofErr w:type="spellEnd"/>
      <w:r w:rsidR="004A5D3A">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sidR="004A5D3A">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sidR="004A5D3A">
        <w:rPr>
          <w:rFonts w:ascii="Times New Roman" w:hAnsi="Times New Roman" w:cs="Times New Roman"/>
        </w:rPr>
        <w:t>(</w:t>
      </w:r>
      <w:proofErr w:type="spellStart"/>
      <w:proofErr w:type="gramStart"/>
      <w:r w:rsidR="004A5D3A">
        <w:rPr>
          <w:rFonts w:ascii="Times New Roman" w:hAnsi="Times New Roman" w:cs="Times New Roman"/>
        </w:rPr>
        <w:t>morpho</w:t>
      </w:r>
      <w:proofErr w:type="spellEnd"/>
      <w:r w:rsidR="004A5D3A">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sidR="004A5D3A">
        <w:rPr>
          <w:rFonts w:ascii="Times New Roman" w:hAnsi="Times New Roman" w:cs="Times New Roman"/>
        </w:rPr>
        <w:t xml:space="preserve">Given the relatively low abundances of individual </w:t>
      </w:r>
      <w:proofErr w:type="spellStart"/>
      <w:r w:rsidR="004A5D3A">
        <w:rPr>
          <w:rFonts w:ascii="Times New Roman" w:hAnsi="Times New Roman" w:cs="Times New Roman"/>
        </w:rPr>
        <w:t>morphospecies</w:t>
      </w:r>
      <w:proofErr w:type="spellEnd"/>
      <w:r w:rsidR="004A5D3A">
        <w:rPr>
          <w:rFonts w:ascii="Times New Roman" w:hAnsi="Times New Roman" w:cs="Times New Roman"/>
        </w:rPr>
        <w:t>, we grouped arthropods at the Family-level for insects and at the Order-level for</w:t>
      </w:r>
      <w:r w:rsidR="009C392D">
        <w:rPr>
          <w:rFonts w:ascii="Times New Roman" w:hAnsi="Times New Roman" w:cs="Times New Roman"/>
        </w:rPr>
        <w:t xml:space="preserve"> all</w:t>
      </w:r>
      <w:r w:rsidR="004A5D3A">
        <w:rPr>
          <w:rFonts w:ascii="Times New Roman" w:hAnsi="Times New Roman" w:cs="Times New Roman"/>
        </w:rPr>
        <w:t xml:space="preserve"> other arthropods</w:t>
      </w:r>
      <w:r w:rsidR="00ED5A09">
        <w:rPr>
          <w:rFonts w:ascii="Times New Roman" w:hAnsi="Times New Roman" w:cs="Times New Roman"/>
        </w:rPr>
        <w:t xml:space="preserve"> prior to analyzing community composition (details in </w:t>
      </w:r>
      <w:r w:rsidR="00ED5A09">
        <w:rPr>
          <w:rFonts w:ascii="Times New Roman" w:hAnsi="Times New Roman" w:cs="Times New Roman"/>
          <w:i/>
        </w:rPr>
        <w:t>Statistical Analyses</w:t>
      </w:r>
      <w:r w:rsidR="00ED5A09">
        <w:rPr>
          <w:rFonts w:ascii="Times New Roman" w:hAnsi="Times New Roman" w:cs="Times New Roman"/>
        </w:rPr>
        <w:t xml:space="preserve"> section below)</w:t>
      </w:r>
      <w:r w:rsidR="004A5D3A">
        <w:rPr>
          <w:rFonts w:ascii="Times New Roman" w:hAnsi="Times New Roman" w:cs="Times New Roman"/>
        </w:rPr>
        <w:t xml:space="preserve">. </w:t>
      </w:r>
    </w:p>
    <w:p w14:paraId="4B2D52E8" w14:textId="77777777" w:rsidR="001B4C0B" w:rsidRDefault="001B4C0B" w:rsidP="001B4C0B">
      <w:pPr>
        <w:spacing w:line="480" w:lineRule="auto"/>
        <w:rPr>
          <w:rFonts w:ascii="Times New Roman" w:hAnsi="Times New Roman" w:cs="Times New Roman"/>
        </w:rPr>
      </w:pPr>
    </w:p>
    <w:p w14:paraId="3E9C99EA" w14:textId="60AD8479" w:rsidR="00E84DD6" w:rsidRPr="00C2459A" w:rsidRDefault="00E84DD6" w:rsidP="001B4C0B">
      <w:pPr>
        <w:spacing w:line="480" w:lineRule="auto"/>
        <w:rPr>
          <w:rFonts w:ascii="Times New Roman" w:hAnsi="Times New Roman" w:cs="Times New Roman"/>
          <w:i/>
        </w:rPr>
      </w:pPr>
      <w:r>
        <w:rPr>
          <w:rFonts w:ascii="Times New Roman" w:hAnsi="Times New Roman" w:cs="Times New Roman"/>
          <w:i/>
        </w:rPr>
        <w:t xml:space="preserve">Do above and belowground communities differ in their responses to </w:t>
      </w:r>
      <w:r w:rsidR="00A40567">
        <w:rPr>
          <w:rFonts w:ascii="Times New Roman" w:hAnsi="Times New Roman" w:cs="Times New Roman"/>
          <w:i/>
        </w:rPr>
        <w:t>willow genetic and environmental variation?</w:t>
      </w:r>
    </w:p>
    <w:p w14:paraId="5BB2376B" w14:textId="46383B1C" w:rsidR="002B490B" w:rsidRDefault="006D5A44" w:rsidP="002B490B">
      <w:pPr>
        <w:spacing w:line="480" w:lineRule="auto"/>
        <w:rPr>
          <w:rFonts w:ascii="Times New Roman" w:hAnsi="Times New Roman" w:cs="Times New Roman"/>
        </w:rPr>
      </w:pPr>
      <w:r>
        <w:rPr>
          <w:rFonts w:ascii="Times New Roman" w:hAnsi="Times New Roman" w:cs="Times New Roman"/>
          <w:u w:val="single"/>
        </w:rPr>
        <w:t xml:space="preserve">To address this question, </w:t>
      </w:r>
      <w:r w:rsidR="00730B36">
        <w:rPr>
          <w:rFonts w:ascii="Times New Roman" w:hAnsi="Times New Roman" w:cs="Times New Roman"/>
        </w:rPr>
        <w:t xml:space="preserve">we dug up the willows from the wind experiment to sample </w:t>
      </w:r>
      <w:proofErr w:type="spellStart"/>
      <w:r w:rsidR="006172CF">
        <w:rPr>
          <w:rFonts w:ascii="Times New Roman" w:hAnsi="Times New Roman" w:cs="Times New Roman"/>
        </w:rPr>
        <w:t>ecto</w:t>
      </w:r>
      <w:r w:rsidR="00730B36">
        <w:rPr>
          <w:rFonts w:ascii="Times New Roman" w:hAnsi="Times New Roman" w:cs="Times New Roman"/>
        </w:rPr>
        <w:t>mychorriza</w:t>
      </w:r>
      <w:proofErr w:type="spellEnd"/>
      <w:r w:rsidR="00730B36">
        <w:rPr>
          <w:rFonts w:ascii="Times New Roman" w:hAnsi="Times New Roman" w:cs="Times New Roman"/>
        </w:rPr>
        <w:t xml:space="preserve"> and </w:t>
      </w:r>
      <w:r w:rsidR="00BA4023">
        <w:rPr>
          <w:rFonts w:ascii="Times New Roman" w:hAnsi="Times New Roman" w:cs="Times New Roman"/>
        </w:rPr>
        <w:t xml:space="preserve">bacteria </w:t>
      </w:r>
      <w:r w:rsidR="00730B36">
        <w:rPr>
          <w:rFonts w:ascii="Times New Roman" w:hAnsi="Times New Roman" w:cs="Times New Roman"/>
        </w:rPr>
        <w:t>communities associated with willow roots</w:t>
      </w:r>
      <w:r>
        <w:rPr>
          <w:rFonts w:ascii="Times New Roman" w:hAnsi="Times New Roman" w:cs="Times New Roman"/>
        </w:rPr>
        <w:t xml:space="preserve"> in late July of 2013</w:t>
      </w:r>
      <w:r w:rsidR="00730B36">
        <w:rPr>
          <w:rFonts w:ascii="Times New Roman" w:hAnsi="Times New Roman" w:cs="Times New Roman"/>
        </w:rPr>
        <w:t xml:space="preserve">. We did not sample belowground communities of plants in the ant-aphid experiment due to the high mortality of plants in 2013. To sample these belowground communities, </w:t>
      </w:r>
      <w:r w:rsidR="00B175C5">
        <w:rPr>
          <w:rFonts w:ascii="Times New Roman" w:hAnsi="Times New Roman" w:cs="Times New Roman"/>
        </w:rPr>
        <w:t xml:space="preserve">we removed willows with the surrounding soil intact to preserve root systems, separated shoots and roots, then brushed soil off root systems and stored </w:t>
      </w:r>
      <w:r w:rsidR="009C392D">
        <w:rPr>
          <w:rFonts w:ascii="Times New Roman" w:hAnsi="Times New Roman" w:cs="Times New Roman"/>
        </w:rPr>
        <w:t>roots</w:t>
      </w:r>
      <w:r w:rsidR="00B175C5">
        <w:rPr>
          <w:rFonts w:ascii="Times New Roman" w:hAnsi="Times New Roman" w:cs="Times New Roman"/>
        </w:rPr>
        <w:t xml:space="preserve"> in separate plastic bags. Within 6 hours of excavation</w:t>
      </w:r>
      <w:r w:rsidR="009C392D">
        <w:rPr>
          <w:rFonts w:ascii="Times New Roman" w:hAnsi="Times New Roman" w:cs="Times New Roman"/>
        </w:rPr>
        <w:t>,</w:t>
      </w:r>
      <w:r w:rsidR="00B175C5">
        <w:rPr>
          <w:rFonts w:ascii="Times New Roman" w:hAnsi="Times New Roman" w:cs="Times New Roman"/>
        </w:rPr>
        <w:t xml:space="preserve"> roo</w:t>
      </w:r>
      <w:r w:rsidR="00D863A4">
        <w:rPr>
          <w:rFonts w:ascii="Times New Roman" w:hAnsi="Times New Roman" w:cs="Times New Roman"/>
        </w:rPr>
        <w:t>t</w:t>
      </w:r>
      <w:r w:rsidR="00B175C5">
        <w:rPr>
          <w:rFonts w:ascii="Times New Roman" w:hAnsi="Times New Roman" w:cs="Times New Roman"/>
        </w:rPr>
        <w:t xml:space="preserve">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flash frozen root samples were physically disrupted</w:t>
      </w:r>
      <w:r w:rsidR="00ED5A09">
        <w:rPr>
          <w:rFonts w:ascii="Times New Roman" w:hAnsi="Times New Roman" w:cs="Times New Roman"/>
        </w:rPr>
        <w:t xml:space="preserve"> with 2 beads per 2 mL tube (3.0</w:t>
      </w:r>
      <w:r w:rsidR="002B490B">
        <w:rPr>
          <w:rFonts w:ascii="Times New Roman" w:hAnsi="Times New Roman" w:cs="Times New Roman"/>
        </w:rPr>
        <w:t xml:space="preserve"> mm </w:t>
      </w:r>
      <w:proofErr w:type="spellStart"/>
      <w:r w:rsidR="002B490B">
        <w:rPr>
          <w:rFonts w:ascii="Times New Roman" w:hAnsi="Times New Roman" w:cs="Times New Roman"/>
        </w:rPr>
        <w:t>Yttria</w:t>
      </w:r>
      <w:proofErr w:type="spellEnd"/>
      <w:r w:rsidR="002B490B">
        <w:rPr>
          <w:rFonts w:ascii="Times New Roman" w:hAnsi="Times New Roman" w:cs="Times New Roman"/>
        </w:rPr>
        <w:t xml:space="preserve"> stabilized </w:t>
      </w:r>
      <w:proofErr w:type="spellStart"/>
      <w:r w:rsidR="002B490B">
        <w:rPr>
          <w:rFonts w:ascii="Times New Roman" w:hAnsi="Times New Roman" w:cs="Times New Roman"/>
        </w:rPr>
        <w:t>Zirconidea</w:t>
      </w:r>
      <w:proofErr w:type="spellEnd"/>
      <w:r w:rsidR="002B490B">
        <w:rPr>
          <w:rFonts w:ascii="Times New Roman" w:hAnsi="Times New Roman" w:cs="Times New Roman"/>
        </w:rPr>
        <w:t xml:space="preserve"> Grinding Media) for 30 seconds at 1500 strokes per minute (SPEX </w:t>
      </w:r>
      <w:proofErr w:type="spellStart"/>
      <w:r w:rsidR="002B490B">
        <w:rPr>
          <w:rFonts w:ascii="Times New Roman" w:hAnsi="Times New Roman" w:cs="Times New Roman"/>
        </w:rPr>
        <w:t>SamplePrep</w:t>
      </w:r>
      <w:proofErr w:type="spellEnd"/>
      <w:r w:rsidR="002B490B">
        <w:rPr>
          <w:rFonts w:ascii="Times New Roman" w:hAnsi="Times New Roman" w:cs="Times New Roman"/>
        </w:rPr>
        <w:t xml:space="preserve"> 200 </w:t>
      </w:r>
      <w:proofErr w:type="spellStart"/>
      <w:r w:rsidR="002B490B">
        <w:rPr>
          <w:rFonts w:ascii="Times New Roman" w:hAnsi="Times New Roman" w:cs="Times New Roman"/>
        </w:rPr>
        <w:t>geno</w:t>
      </w:r>
      <w:proofErr w:type="spellEnd"/>
      <w:r w:rsidR="002B490B">
        <w:rPr>
          <w:rFonts w:ascii="Times New Roman" w:hAnsi="Times New Roman" w:cs="Times New Roman"/>
        </w:rPr>
        <w:t xml:space="preserve">/grinder). Total DNA was extracted from frozen root samples using </w:t>
      </w:r>
      <w:proofErr w:type="spellStart"/>
      <w:r w:rsidR="002B490B">
        <w:rPr>
          <w:rFonts w:ascii="Times New Roman" w:hAnsi="Times New Roman" w:cs="Times New Roman"/>
        </w:rPr>
        <w:t>MoBio</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PowerSoil</w:t>
      </w:r>
      <w:proofErr w:type="spellEnd"/>
      <w:r w:rsidR="002B490B">
        <w:rPr>
          <w:rFonts w:ascii="Times New Roman" w:hAnsi="Times New Roman" w:cs="Times New Roman"/>
        </w:rPr>
        <w:t xml:space="preserve"> 96 sample DNA extraction kits following </w:t>
      </w:r>
      <w:r w:rsidR="00ED5A09">
        <w:rPr>
          <w:rFonts w:ascii="Times New Roman" w:hAnsi="Times New Roman" w:cs="Times New Roman"/>
        </w:rPr>
        <w:t xml:space="preserve">the </w:t>
      </w:r>
      <w:r w:rsidR="002B490B">
        <w:rPr>
          <w:rFonts w:ascii="Times New Roman" w:hAnsi="Times New Roman" w:cs="Times New Roman"/>
        </w:rPr>
        <w:t>manufacture’s instructions.</w:t>
      </w:r>
    </w:p>
    <w:p w14:paraId="66B1C149" w14:textId="77777777" w:rsidR="00C97C24" w:rsidRDefault="00C97C24" w:rsidP="002B490B">
      <w:pPr>
        <w:spacing w:line="480" w:lineRule="auto"/>
        <w:rPr>
          <w:rFonts w:ascii="Times New Roman" w:hAnsi="Times New Roman" w:cs="Times New Roman"/>
        </w:rPr>
      </w:pPr>
    </w:p>
    <w:p w14:paraId="7291E9BC" w14:textId="764070BE" w:rsidR="001D44A3" w:rsidRDefault="00C97C24" w:rsidP="001B4C0B">
      <w:pPr>
        <w:spacing w:line="480" w:lineRule="auto"/>
        <w:rPr>
          <w:rFonts w:ascii="Times New Roman" w:hAnsi="Times New Roman" w:cs="Times New Roman"/>
          <w:i/>
        </w:rPr>
      </w:pPr>
      <w:r>
        <w:rPr>
          <w:rFonts w:ascii="Times New Roman" w:hAnsi="Times New Roman" w:cs="Times New Roman"/>
        </w:rPr>
        <w:t xml:space="preserve">To sequence and identify </w:t>
      </w:r>
      <w:proofErr w:type="spellStart"/>
      <w:r w:rsidR="00B242AC">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w:t>
      </w:r>
      <w:r w:rsidR="00BA4023">
        <w:rPr>
          <w:rFonts w:ascii="Times New Roman" w:hAnsi="Times New Roman" w:cs="Times New Roman"/>
        </w:rPr>
        <w:t>bacteria</w:t>
      </w:r>
      <w:r w:rsidR="00B242AC">
        <w:rPr>
          <w:rFonts w:ascii="Times New Roman" w:hAnsi="Times New Roman" w:cs="Times New Roman"/>
        </w:rPr>
        <w:t xml:space="preserve"> </w:t>
      </w:r>
      <w:r>
        <w:rPr>
          <w:rFonts w:ascii="Times New Roman" w:hAnsi="Times New Roman" w:cs="Times New Roman"/>
        </w:rPr>
        <w:t>OTUs, we used c</w:t>
      </w:r>
      <w:r w:rsidR="002B490B">
        <w:rPr>
          <w:rFonts w:ascii="Times New Roman" w:hAnsi="Times New Roman" w:cs="Times New Roman"/>
        </w:rPr>
        <w:t>ustom barcode primer sets ITS1f/ITS4 and 515f/806r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2012) to PCR amplify the fungal ITS1, 5.8S, and ITS2 region of ribosomal DNA and the V4 region of bacterial 16S ribosomal DNA from total root DNA extractions. Product quality was assessed by gel electrophoresis. PCR products were cleaned with magnetic beads, quantified with </w:t>
      </w:r>
      <w:proofErr w:type="spellStart"/>
      <w:r w:rsidR="002B490B">
        <w:rPr>
          <w:rFonts w:ascii="Times New Roman" w:hAnsi="Times New Roman" w:cs="Times New Roman"/>
        </w:rPr>
        <w:t>Qubit</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fluorometric</w:t>
      </w:r>
      <w:proofErr w:type="spellEnd"/>
      <w:r w:rsidR="002B490B">
        <w:rPr>
          <w:rFonts w:ascii="Times New Roman" w:hAnsi="Times New Roman" w:cs="Times New Roman"/>
        </w:rPr>
        <w:t xml:space="preserve"> kit, and all samples were pooled at a </w:t>
      </w:r>
      <w:proofErr w:type="spellStart"/>
      <w:r w:rsidR="002B490B">
        <w:rPr>
          <w:rFonts w:ascii="Times New Roman" w:hAnsi="Times New Roman" w:cs="Times New Roman"/>
        </w:rPr>
        <w:t>bacteria</w:t>
      </w:r>
      <w:proofErr w:type="gramStart"/>
      <w:r w:rsidR="002B490B">
        <w:rPr>
          <w:rFonts w:ascii="Times New Roman" w:hAnsi="Times New Roman" w:cs="Times New Roman"/>
        </w:rPr>
        <w:t>:fungal</w:t>
      </w:r>
      <w:proofErr w:type="spellEnd"/>
      <w:proofErr w:type="gramEnd"/>
      <w:r w:rsidR="002B490B">
        <w:rPr>
          <w:rFonts w:ascii="Times New Roman" w:hAnsi="Times New Roman" w:cs="Times New Roman"/>
        </w:rPr>
        <w:t xml:space="preserve"> concentration ratio of 2:1. Pool</w:t>
      </w:r>
      <w:r>
        <w:rPr>
          <w:rFonts w:ascii="Times New Roman" w:hAnsi="Times New Roman" w:cs="Times New Roman"/>
        </w:rPr>
        <w:t>ed</w:t>
      </w:r>
      <w:r w:rsidR="002B490B">
        <w:rPr>
          <w:rFonts w:ascii="Times New Roman" w:hAnsi="Times New Roman" w:cs="Times New Roman"/>
        </w:rPr>
        <w:t xml:space="preserve"> </w:t>
      </w:r>
      <w:proofErr w:type="spellStart"/>
      <w:r w:rsidR="002B490B">
        <w:rPr>
          <w:rFonts w:ascii="Times New Roman" w:hAnsi="Times New Roman" w:cs="Times New Roman"/>
        </w:rPr>
        <w:t>amplicon</w:t>
      </w:r>
      <w:proofErr w:type="spellEnd"/>
      <w:r w:rsidR="002B490B">
        <w:rPr>
          <w:rFonts w:ascii="Times New Roman" w:hAnsi="Times New Roman" w:cs="Times New Roman"/>
        </w:rPr>
        <w:t xml:space="preserve"> libraries were sequenced as single-index (the reverse barcode was uniquely index</w:t>
      </w:r>
      <w:r w:rsidR="00513DCF">
        <w:rPr>
          <w:rFonts w:ascii="Times New Roman" w:hAnsi="Times New Roman" w:cs="Times New Roman"/>
        </w:rPr>
        <w:t>ed) 300 base pair reads at Stan</w:t>
      </w:r>
      <w:r w:rsidR="002B490B">
        <w:rPr>
          <w:rFonts w:ascii="Times New Roman" w:hAnsi="Times New Roman" w:cs="Times New Roman"/>
        </w:rPr>
        <w:t xml:space="preserve">ford Functional Genomics Facility on one lane of an </w:t>
      </w:r>
      <w:proofErr w:type="spellStart"/>
      <w:r w:rsidR="002B490B">
        <w:rPr>
          <w:rFonts w:ascii="Times New Roman" w:hAnsi="Times New Roman" w:cs="Times New Roman"/>
        </w:rPr>
        <w:t>Illumina</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MiSeq</w:t>
      </w:r>
      <w:proofErr w:type="spellEnd"/>
      <w:r w:rsidR="002B490B">
        <w:rPr>
          <w:rFonts w:ascii="Times New Roman" w:hAnsi="Times New Roman" w:cs="Times New Roman"/>
        </w:rPr>
        <w:t>.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w:t>
      </w:r>
      <w:proofErr w:type="spellStart"/>
      <w:r w:rsidR="002B490B">
        <w:rPr>
          <w:rFonts w:ascii="Times New Roman" w:hAnsi="Times New Roman" w:cs="Times New Roman"/>
        </w:rPr>
        <w:t>rRNA</w:t>
      </w:r>
      <w:proofErr w:type="spellEnd"/>
      <w:r w:rsidR="002B490B">
        <w:rPr>
          <w:rFonts w:ascii="Times New Roman" w:hAnsi="Times New Roman" w:cs="Times New Roman"/>
        </w:rPr>
        <w:t xml:space="preserve"> database (Reddy et al.) and UNITE fungal ITS database ver6_97_13.05.2014 (</w:t>
      </w:r>
      <w:proofErr w:type="spellStart"/>
      <w:r w:rsidR="002B490B">
        <w:rPr>
          <w:rFonts w:ascii="Times New Roman" w:hAnsi="Times New Roman" w:cs="Times New Roman"/>
        </w:rPr>
        <w:t>Kõljalg</w:t>
      </w:r>
      <w:proofErr w:type="spellEnd"/>
      <w:r w:rsidR="002B490B">
        <w:rPr>
          <w:rFonts w:ascii="Times New Roman" w:hAnsi="Times New Roman" w:cs="Times New Roman"/>
        </w:rPr>
        <w:t xml:space="preserve"> et al.) with UPARSE. Taxonomy was assigned using the RDP </w:t>
      </w:r>
      <w:proofErr w:type="spellStart"/>
      <w:r w:rsidR="002B490B">
        <w:rPr>
          <w:rFonts w:ascii="Times New Roman" w:hAnsi="Times New Roman" w:cs="Times New Roman"/>
        </w:rPr>
        <w:t>Classifer</w:t>
      </w:r>
      <w:proofErr w:type="spellEnd"/>
      <w:r w:rsidR="002B490B">
        <w:rPr>
          <w:rFonts w:ascii="Times New Roman" w:hAnsi="Times New Roman" w:cs="Times New Roman"/>
        </w:rPr>
        <w:t xml:space="preserve"> (Wang et al.) and UNITE (ver6_97_13.05.2014) in QIIME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 xml:space="preserve">OTUs with no known taxonomy (any OTU that did not blast to at least Kingdom Fungi, Bacteria or </w:t>
      </w:r>
      <w:proofErr w:type="spellStart"/>
      <w:r w:rsidR="002B490B">
        <w:rPr>
          <w:rFonts w:ascii="Times New Roman" w:hAnsi="Times New Roman" w:cs="Times New Roman"/>
        </w:rPr>
        <w:t>Archaea</w:t>
      </w:r>
      <w:proofErr w:type="spellEnd"/>
      <w:r w:rsidR="002B490B">
        <w:rPr>
          <w:rFonts w:ascii="Times New Roman" w:hAnsi="Times New Roman" w:cs="Times New Roman"/>
        </w:rPr>
        <w:t>); root samples with fewer than 6000 fungal reads; mitochondrial and chloroplast OTUs with samples with less than 9000 bacterial reads.</w:t>
      </w:r>
    </w:p>
    <w:p w14:paraId="13666997" w14:textId="77777777" w:rsidR="00E16568" w:rsidRDefault="00E16568" w:rsidP="001B4C0B">
      <w:pPr>
        <w:spacing w:line="480" w:lineRule="auto"/>
        <w:rPr>
          <w:rFonts w:ascii="Times New Roman" w:hAnsi="Times New Roman" w:cs="Times New Roman"/>
          <w:i/>
        </w:rPr>
      </w:pPr>
    </w:p>
    <w:p w14:paraId="47489A63" w14:textId="47579D75" w:rsidR="00A40567" w:rsidRPr="00A40567" w:rsidRDefault="00A40567" w:rsidP="001B4C0B">
      <w:pPr>
        <w:spacing w:line="480" w:lineRule="auto"/>
        <w:rPr>
          <w:rFonts w:ascii="Times New Roman" w:hAnsi="Times New Roman" w:cs="Times New Roman"/>
          <w:i/>
        </w:rPr>
      </w:pPr>
      <w:r w:rsidRPr="00C2459A">
        <w:rPr>
          <w:rFonts w:ascii="Times New Roman" w:hAnsi="Times New Roman" w:cs="Times New Roman"/>
          <w:i/>
        </w:rPr>
        <w:t>What are the mechanisms by which willow genetic and environmental variation affects community responses?</w:t>
      </w:r>
    </w:p>
    <w:p w14:paraId="5FA04F94" w14:textId="0B0E6C3A" w:rsidR="001D44A3" w:rsidRPr="00D64ABE" w:rsidDel="006D5A44" w:rsidRDefault="00764123" w:rsidP="00E16568">
      <w:pPr>
        <w:spacing w:line="480" w:lineRule="auto"/>
        <w:rPr>
          <w:del w:id="348" w:author="Matthew Barbour" w:date="2016-06-30T12:21:00Z"/>
          <w:rFonts w:ascii="Times New Roman" w:hAnsi="Times New Roman" w:cs="Times New Roman"/>
          <w:i/>
        </w:rPr>
      </w:pPr>
      <w:commentRangeStart w:id="349"/>
      <w:commentRangeStart w:id="350"/>
      <w:del w:id="351" w:author="Matthew Barbour" w:date="2016-06-30T12:21:00Z">
        <w:r w:rsidDel="006D5A44">
          <w:rPr>
            <w:rFonts w:ascii="Times New Roman" w:hAnsi="Times New Roman" w:cs="Times New Roman"/>
            <w:i/>
          </w:rPr>
          <w:delText>Mechanisms of community assembly</w:delText>
        </w:r>
        <w:commentRangeEnd w:id="349"/>
        <w:r w:rsidR="00A01C32" w:rsidDel="006D5A44">
          <w:rPr>
            <w:rStyle w:val="CommentReference"/>
          </w:rPr>
          <w:commentReference w:id="349"/>
        </w:r>
        <w:commentRangeEnd w:id="350"/>
        <w:r w:rsidR="00616DB1" w:rsidDel="006D5A44">
          <w:rPr>
            <w:rStyle w:val="CommentReference"/>
          </w:rPr>
          <w:commentReference w:id="350"/>
        </w:r>
      </w:del>
    </w:p>
    <w:p w14:paraId="7523B057" w14:textId="0623969A"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w:t>
      </w:r>
      <w:r w:rsidR="002B23A1">
        <w:rPr>
          <w:rFonts w:ascii="Times New Roman" w:hAnsi="Times New Roman" w:cs="Times New Roman"/>
        </w:rPr>
        <w:t xml:space="preserve"> </w:t>
      </w:r>
      <w:r w:rsidR="003A25BA">
        <w:rPr>
          <w:rFonts w:ascii="Times New Roman" w:hAnsi="Times New Roman" w:cs="Times New Roman"/>
        </w:rPr>
        <w:t xml:space="preserve">Prior work in this study system has </w:t>
      </w:r>
      <w:del w:id="352" w:author="Mary O'Connor" w:date="2016-07-13T12:22:00Z">
        <w:r w:rsidR="003A25BA" w:rsidDel="004B2105">
          <w:rPr>
            <w:rFonts w:ascii="Times New Roman" w:hAnsi="Times New Roman" w:cs="Times New Roman"/>
          </w:rPr>
          <w:delText xml:space="preserve">found </w:delText>
        </w:r>
      </w:del>
      <w:ins w:id="353" w:author="Mary O'Connor" w:date="2016-07-13T12:22:00Z">
        <w:r w:rsidR="004B2105">
          <w:rPr>
            <w:rFonts w:ascii="Times New Roman" w:hAnsi="Times New Roman" w:cs="Times New Roman"/>
          </w:rPr>
          <w:t xml:space="preserve">demonstrated </w:t>
        </w:r>
      </w:ins>
      <w:r w:rsidR="003A25BA">
        <w:rPr>
          <w:rFonts w:ascii="Times New Roman" w:hAnsi="Times New Roman" w:cs="Times New Roman"/>
        </w:rPr>
        <w:t xml:space="preserve">that </w:t>
      </w:r>
      <w:r w:rsidR="0088391B">
        <w:rPr>
          <w:rFonts w:ascii="Times New Roman" w:hAnsi="Times New Roman" w:cs="Times New Roman"/>
        </w:rPr>
        <w:t>variation in both p</w:t>
      </w:r>
      <w:r w:rsidR="003A25BA">
        <w:rPr>
          <w:rFonts w:ascii="Times New Roman" w:hAnsi="Times New Roman" w:cs="Times New Roman"/>
        </w:rPr>
        <w:t xml:space="preserve">lant growth and leaf quality traits affect the </w:t>
      </w:r>
      <w:r w:rsidR="0088391B">
        <w:rPr>
          <w:rFonts w:ascii="Times New Roman" w:hAnsi="Times New Roman" w:cs="Times New Roman"/>
        </w:rPr>
        <w:t>likelihood of</w:t>
      </w:r>
      <w:r w:rsidR="003A25BA">
        <w:rPr>
          <w:rFonts w:ascii="Times New Roman" w:hAnsi="Times New Roman" w:cs="Times New Roman"/>
        </w:rPr>
        <w:t xml:space="preserve"> willows being colonized by foliar arthropods (Barbour et al. 2015)</w:t>
      </w:r>
      <w:r w:rsidR="0088391B">
        <w:rPr>
          <w:rFonts w:ascii="Times New Roman" w:hAnsi="Times New Roman" w:cs="Times New Roman"/>
        </w:rPr>
        <w:t xml:space="preserve">.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m:t>
            </m:r>
            <m:r>
              <w:rPr>
                <w:rFonts w:ascii="Cambria Math" w:hAnsi="Cambria Math" w:cs="Times New Roman"/>
              </w:rPr>
              <m:t>s</m:t>
            </m:r>
          </m:den>
        </m:f>
      </m:oMath>
      <w:r w:rsidR="00E16568" w:rsidRPr="00B37669">
        <w:rPr>
          <w:rFonts w:ascii="Times New Roman" w:hAnsi="Times New Roman" w:cs="Times New Roman"/>
        </w:rPr>
        <w:t xml:space="preserve"> (Corneli</w:t>
      </w:r>
      <w:proofErr w:type="spellStart"/>
      <w:r w:rsidR="00E16568" w:rsidRPr="00B37669">
        <w:rPr>
          <w:rFonts w:ascii="Times New Roman" w:hAnsi="Times New Roman" w:cs="Times New Roman"/>
        </w:rPr>
        <w:t>ssen</w:t>
      </w:r>
      <w:proofErr w:type="spellEnd"/>
      <w:r w:rsidR="00E16568" w:rsidRPr="00B37669">
        <w:rPr>
          <w:rFonts w:ascii="Times New Roman" w:hAnsi="Times New Roman" w:cs="Times New Roman"/>
        </w:rPr>
        <w:t xml:space="preserve">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sidR="0088391B">
        <w:rPr>
          <w:rFonts w:ascii="Times New Roman" w:hAnsi="Times New Roman" w:cs="Times New Roman"/>
        </w:rPr>
        <w:t>Fo</w:t>
      </w:r>
      <w:r w:rsidR="00C576E9">
        <w:rPr>
          <w:rFonts w:ascii="Times New Roman" w:hAnsi="Times New Roman" w:cs="Times New Roman"/>
        </w:rPr>
        <w:t>r root-associated communities, we hypothesized that variation in root C</w:t>
      </w:r>
      <w:proofErr w:type="gramStart"/>
      <w:r w:rsidR="00C576E9">
        <w:rPr>
          <w:rFonts w:ascii="Times New Roman" w:hAnsi="Times New Roman" w:cs="Times New Roman"/>
        </w:rPr>
        <w:t>:N</w:t>
      </w:r>
      <w:proofErr w:type="gramEnd"/>
      <w:r w:rsidR="00C576E9">
        <w:rPr>
          <w:rFonts w:ascii="Times New Roman" w:hAnsi="Times New Roman" w:cs="Times New Roman"/>
        </w:rPr>
        <w:t xml:space="preserve"> may affect community assembly. A small subsample of roots </w:t>
      </w:r>
      <w:r w:rsidR="003A25BA">
        <w:rPr>
          <w:rFonts w:ascii="Times New Roman" w:hAnsi="Times New Roman" w:cs="Times New Roman"/>
        </w:rPr>
        <w:t xml:space="preserve">from each plant </w:t>
      </w:r>
      <w:r w:rsidR="00C576E9">
        <w:rPr>
          <w:rFonts w:ascii="Times New Roman" w:hAnsi="Times New Roman" w:cs="Times New Roman"/>
        </w:rPr>
        <w:t>was oven-</w:t>
      </w:r>
      <w:r w:rsidR="003A25BA">
        <w:rPr>
          <w:rFonts w:ascii="Times New Roman" w:hAnsi="Times New Roman" w:cs="Times New Roman"/>
        </w:rPr>
        <w:t>dried,</w:t>
      </w:r>
      <w:r w:rsidR="00C576E9">
        <w:rPr>
          <w:rFonts w:ascii="Times New Roman" w:hAnsi="Times New Roman" w:cs="Times New Roman"/>
        </w:rPr>
        <w:t xml:space="preserve"> crushed with a razor blade and approximately 4 mg were flash combusted on a Carlo-</w:t>
      </w:r>
      <w:proofErr w:type="spellStart"/>
      <w:r w:rsidR="00C576E9">
        <w:rPr>
          <w:rFonts w:ascii="Times New Roman" w:hAnsi="Times New Roman" w:cs="Times New Roman"/>
        </w:rPr>
        <w:t>Erba</w:t>
      </w:r>
      <w:proofErr w:type="spellEnd"/>
      <w:r w:rsidR="00C576E9">
        <w:rPr>
          <w:rFonts w:ascii="Times New Roman" w:hAnsi="Times New Roman" w:cs="Times New Roman"/>
        </w:rPr>
        <w:t xml:space="preserve"> 1500 elemental analyzer</w:t>
      </w:r>
      <w:r w:rsidR="003A25BA">
        <w:rPr>
          <w:rFonts w:ascii="Times New Roman" w:hAnsi="Times New Roman" w:cs="Times New Roman"/>
        </w:rPr>
        <w:t xml:space="preserve"> to measure percentage C and N</w:t>
      </w:r>
      <w:r w:rsidR="00C576E9">
        <w:rPr>
          <w:rFonts w:ascii="Times New Roman" w:hAnsi="Times New Roman" w:cs="Times New Roman"/>
        </w:rPr>
        <w:t>.</w:t>
      </w:r>
    </w:p>
    <w:p w14:paraId="6031E58E" w14:textId="77777777" w:rsidR="001B4C0B" w:rsidRPr="0059295B" w:rsidRDefault="001B4C0B" w:rsidP="0059295B">
      <w:pPr>
        <w:spacing w:line="480" w:lineRule="auto"/>
        <w:rPr>
          <w:rFonts w:ascii="Times New Roman" w:hAnsi="Times New Roman" w:cs="Times New Roman"/>
        </w:rPr>
      </w:pPr>
    </w:p>
    <w:p w14:paraId="362623F9" w14:textId="5F3F8F8C" w:rsidR="009F405D" w:rsidRDefault="00124834" w:rsidP="00124834">
      <w:pPr>
        <w:spacing w:line="480" w:lineRule="auto"/>
        <w:rPr>
          <w:rFonts w:ascii="Times New Roman" w:hAnsi="Times New Roman" w:cs="Times New Roman"/>
        </w:rPr>
      </w:pPr>
      <w:commentRangeStart w:id="354"/>
      <w:commentRangeStart w:id="355"/>
      <w:r w:rsidRPr="00D64ABE">
        <w:rPr>
          <w:rFonts w:ascii="Times New Roman" w:hAnsi="Times New Roman" w:cs="Times New Roman"/>
          <w:u w:val="single"/>
        </w:rPr>
        <w:t>Soil characteristics</w:t>
      </w:r>
      <w:r w:rsidR="00D64ABE">
        <w:rPr>
          <w:rFonts w:ascii="Times New Roman" w:hAnsi="Times New Roman" w:cs="Times New Roman"/>
        </w:rPr>
        <w:t xml:space="preserve"> – </w:t>
      </w:r>
      <w:commentRangeEnd w:id="354"/>
      <w:r w:rsidR="00A01C32">
        <w:rPr>
          <w:rStyle w:val="CommentReference"/>
        </w:rPr>
        <w:commentReference w:id="354"/>
      </w:r>
      <w:commentRangeEnd w:id="355"/>
      <w:r w:rsidR="00616DB1">
        <w:rPr>
          <w:rStyle w:val="CommentReference"/>
        </w:rPr>
        <w:commentReference w:id="355"/>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w:t>
      </w:r>
      <w:r w:rsidR="00043AEA">
        <w:rPr>
          <w:rFonts w:ascii="Times New Roman" w:hAnsi="Times New Roman" w:cs="Times New Roman"/>
        </w:rPr>
        <w:t>trait</w:t>
      </w:r>
      <w:r w:rsidR="001A539D">
        <w:rPr>
          <w:rFonts w:ascii="Times New Roman" w:hAnsi="Times New Roman" w:cs="Times New Roman"/>
        </w:rPr>
        <w:t>s and</w:t>
      </w:r>
      <w:r>
        <w:rPr>
          <w:rFonts w:ascii="Times New Roman" w:hAnsi="Times New Roman" w:cs="Times New Roman"/>
        </w:rPr>
        <w:t xml:space="preserve"> the assembly of </w:t>
      </w:r>
      <w:proofErr w:type="spellStart"/>
      <w:r w:rsidR="00B242AC">
        <w:rPr>
          <w:rFonts w:ascii="Times New Roman" w:hAnsi="Times New Roman" w:cs="Times New Roman"/>
        </w:rPr>
        <w:t>ecto</w:t>
      </w:r>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(Erlandson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sidR="00437344">
        <w:rPr>
          <w:rFonts w:ascii="Times New Roman" w:hAnsi="Times New Roman" w:cs="Times New Roman"/>
        </w:rPr>
        <w:t>would</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(L</w:t>
      </w:r>
      <w:r w:rsidR="00437344">
        <w:rPr>
          <w:rFonts w:ascii="Times New Roman" w:hAnsi="Times New Roman" w:cs="Times New Roman"/>
          <w:noProof/>
          <w:color w:val="000000"/>
        </w:rPr>
        <w:t>ortie</w:t>
      </w:r>
      <w:r w:rsidR="004B4446" w:rsidRPr="004B4446">
        <w:rPr>
          <w:rFonts w:ascii="Times New Roman" w:hAnsi="Times New Roman" w:cs="Times New Roman"/>
          <w:noProof/>
          <w:color w:val="000000"/>
        </w:rPr>
        <w:t xml:space="preserve"> &amp; C</w:t>
      </w:r>
      <w:r w:rsidR="00437344">
        <w:rPr>
          <w:rFonts w:ascii="Times New Roman" w:hAnsi="Times New Roman" w:cs="Times New Roman"/>
          <w:noProof/>
          <w:color w:val="000000"/>
        </w:rPr>
        <w:t>ushman</w:t>
      </w:r>
      <w:r w:rsidR="004B4446" w:rsidRPr="004B4446">
        <w:rPr>
          <w:rFonts w:ascii="Times New Roman" w:hAnsi="Times New Roman" w:cs="Times New Roman"/>
          <w:noProof/>
          <w:color w:val="000000"/>
        </w:rPr>
        <w:t xml:space="preserve">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71B997B6" w14:textId="797EAC8C" w:rsidR="008B7895" w:rsidRDefault="008B7895" w:rsidP="0059295B">
      <w:pPr>
        <w:spacing w:line="480" w:lineRule="auto"/>
        <w:rPr>
          <w:rFonts w:ascii="Times New Roman" w:hAnsi="Times New Roman" w:cs="Times New Roman"/>
          <w:i/>
        </w:rPr>
      </w:pPr>
      <w:r>
        <w:rPr>
          <w:rFonts w:ascii="Times New Roman" w:hAnsi="Times New Roman" w:cs="Times New Roman"/>
          <w:i/>
        </w:rPr>
        <w:t>Statistical Analyses</w:t>
      </w:r>
    </w:p>
    <w:p w14:paraId="45CFC14A" w14:textId="35141F06" w:rsidR="008B7895" w:rsidRDefault="008B7895" w:rsidP="008B7895">
      <w:pPr>
        <w:spacing w:line="480" w:lineRule="auto"/>
        <w:rPr>
          <w:rFonts w:ascii="Times New Roman" w:hAnsi="Times New Roman" w:cs="Times New Roman"/>
        </w:rPr>
      </w:pPr>
      <w:r>
        <w:rPr>
          <w:rFonts w:ascii="Times New Roman" w:hAnsi="Times New Roman" w:cs="Times New Roman"/>
          <w:u w:val="single"/>
        </w:rPr>
        <w:t>Community responses</w:t>
      </w:r>
      <w:r>
        <w:rPr>
          <w:rFonts w:ascii="Times New Roman" w:hAnsi="Times New Roman" w:cs="Times New Roman"/>
        </w:rPr>
        <w:t xml:space="preserve"> – To examine how willow genotype, the environment, and their </w:t>
      </w:r>
      <w:r>
        <w:rPr>
          <w:rStyle w:val="CommentReference"/>
        </w:rPr>
        <w:commentReference w:id="356"/>
      </w:r>
      <w:r>
        <w:rPr>
          <w:rStyle w:val="CommentReference"/>
        </w:rPr>
        <w:commentReference w:id="357"/>
      </w:r>
      <w:r>
        <w:rPr>
          <w:rFonts w:ascii="Times New Roman" w:hAnsi="Times New Roman" w:cs="Times New Roman"/>
        </w:rPr>
        <w:t xml:space="preserve">interaction influenced richness, abundance, and rarefied richness of aboveground arthropods as well as </w:t>
      </w:r>
      <w:proofErr w:type="spellStart"/>
      <w:r>
        <w:rPr>
          <w:rFonts w:ascii="Times New Roman" w:hAnsi="Times New Roman" w:cs="Times New Roman"/>
        </w:rPr>
        <w:t>ectomycorrhiza</w:t>
      </w:r>
      <w:proofErr w:type="spellEnd"/>
      <w:r>
        <w:rPr>
          <w:rFonts w:ascii="Times New Roman" w:hAnsi="Times New Roman" w:cs="Times New Roman"/>
        </w:rPr>
        <w:t xml:space="preserve"> and root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B4446">
        <w:rPr>
          <w:rFonts w:ascii="Times New Roman" w:hAnsi="Times New Roman" w:cs="Times New Roman"/>
          <w:noProof/>
          <w:color w:val="000000"/>
        </w:rPr>
        <w:t xml:space="preserve">(Bolker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ant-aphid experiment, we omitted </w:t>
      </w:r>
      <w:r w:rsidRPr="0008605B">
        <w:rPr>
          <w:rFonts w:ascii="Times New Roman" w:hAnsi="Times New Roman" w:cs="Times New Roman"/>
          <w:i/>
        </w:rPr>
        <w:t xml:space="preserve">A. </w:t>
      </w:r>
      <w:proofErr w:type="spellStart"/>
      <w:r w:rsidRPr="0008605B">
        <w:rPr>
          <w:rFonts w:ascii="Times New Roman" w:hAnsi="Times New Roman" w:cs="Times New Roman"/>
          <w:i/>
        </w:rPr>
        <w:t>farinosa</w:t>
      </w:r>
      <w:proofErr w:type="spellEnd"/>
      <w:r>
        <w:rPr>
          <w:rFonts w:ascii="Times New Roman" w:hAnsi="Times New Roman" w:cs="Times New Roman"/>
        </w:rPr>
        <w:t xml:space="preserve"> and </w:t>
      </w:r>
      <w:r w:rsidRPr="0008605B">
        <w:rPr>
          <w:rFonts w:ascii="Times New Roman" w:hAnsi="Times New Roman" w:cs="Times New Roman"/>
          <w:i/>
        </w:rPr>
        <w:t xml:space="preserve">F. </w:t>
      </w:r>
      <w:proofErr w:type="spellStart"/>
      <w:r w:rsidRPr="0008605B">
        <w:rPr>
          <w:rFonts w:ascii="Times New Roman" w:hAnsi="Times New Roman" w:cs="Times New Roman"/>
          <w:i/>
        </w:rPr>
        <w:t>obscuripes</w:t>
      </w:r>
      <w:proofErr w:type="spellEnd"/>
      <w:r>
        <w:rPr>
          <w:rFonts w:ascii="Times New Roman" w:hAnsi="Times New Roman" w:cs="Times New Roman"/>
        </w:rPr>
        <w:t xml:space="preserve"> from our calculations of arthropod community properties because we expected our treatments to manipulate their abundances. We specified block (ant mound) and plots nested within block (</w:t>
      </w:r>
      <w:r w:rsidR="00437344">
        <w:rPr>
          <w:rFonts w:ascii="Times New Roman" w:hAnsi="Times New Roman" w:cs="Times New Roman"/>
        </w:rPr>
        <w:t xml:space="preserve">the </w:t>
      </w:r>
      <w:r>
        <w:rPr>
          <w:rFonts w:ascii="Times New Roman" w:hAnsi="Times New Roman" w:cs="Times New Roman"/>
        </w:rPr>
        <w:t>3 different distances from ant mound) as random effects. We specified willow genotype, aphid treatment, distance from ant mound, and their 3-way interaction as fixed effects in the model. For the wind experiment, we specified block (willow patch) and plots nested within block (</w:t>
      </w:r>
      <w:r w:rsidR="00437344">
        <w:rPr>
          <w:rFonts w:ascii="Times New Roman" w:hAnsi="Times New Roman" w:cs="Times New Roman"/>
        </w:rPr>
        <w:t xml:space="preserve">the </w:t>
      </w:r>
      <w:r>
        <w:rPr>
          <w:rFonts w:ascii="Times New Roman" w:hAnsi="Times New Roman" w:cs="Times New Roman"/>
        </w:rPr>
        <w:t xml:space="preserve">2 wind exposure treatments) as random effects. We specified willow genotype, wind treatment, sampling year, and their 3-way interaction as fixed effects in the model. Plant mortality in each experiment resulted in unbalanced designs, so we used Type II sum-of-squares to test the significance of fixed effects. For continuous responses (rarefied richness, normalized abundances of </w:t>
      </w:r>
      <w:proofErr w:type="spellStart"/>
      <w:r>
        <w:rPr>
          <w:rFonts w:ascii="Times New Roman" w:hAnsi="Times New Roman" w:cs="Times New Roman"/>
        </w:rPr>
        <w:t>ectomycorrhiza</w:t>
      </w:r>
      <w:proofErr w:type="spellEnd"/>
      <w:r>
        <w:rPr>
          <w:rFonts w:ascii="Times New Roman" w:hAnsi="Times New Roman" w:cs="Times New Roman"/>
        </w:rPr>
        <w:t xml:space="preserve"> and bacteria)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4E371D88" w14:textId="77777777" w:rsidR="008B7895" w:rsidRDefault="008B7895" w:rsidP="008B7895">
      <w:pPr>
        <w:spacing w:line="480" w:lineRule="auto"/>
        <w:rPr>
          <w:rFonts w:ascii="Times New Roman" w:hAnsi="Times New Roman" w:cs="Times New Roman"/>
        </w:rPr>
      </w:pPr>
    </w:p>
    <w:p w14:paraId="3374C898" w14:textId="119A9570" w:rsidR="008B7895" w:rsidRPr="001D44A3" w:rsidRDefault="008B7895" w:rsidP="008B7895">
      <w:pPr>
        <w:spacing w:line="480" w:lineRule="auto"/>
        <w:rPr>
          <w:rFonts w:ascii="Times New Roman" w:hAnsi="Times New Roman" w:cs="Times New Roman"/>
        </w:rPr>
      </w:pPr>
      <w:r>
        <w:rPr>
          <w:rFonts w:ascii="Times New Roman" w:hAnsi="Times New Roman" w:cs="Times New Roman"/>
        </w:rPr>
        <w:t xml:space="preserve">To examine whether community composition depended on willow genotype, the environment, or their interaction, </w:t>
      </w:r>
      <w:commentRangeStart w:id="358"/>
      <w:r>
        <w:rPr>
          <w:rFonts w:ascii="Times New Roman" w:hAnsi="Times New Roman" w:cs="Times New Roman"/>
        </w:rPr>
        <w:t xml:space="preserve">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w:t>
      </w:r>
      <w:commentRangeEnd w:id="358"/>
      <w:r>
        <w:rPr>
          <w:rStyle w:val="CommentReference"/>
        </w:rPr>
        <w:commentReference w:id="358"/>
      </w:r>
      <w:r>
        <w:rPr>
          <w:rFonts w:ascii="Times New Roman" w:hAnsi="Times New Roman" w:cs="Times New Roman"/>
        </w:rPr>
        <w:t xml:space="preserve">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B4446">
        <w:rPr>
          <w:rFonts w:ascii="Times New Roman" w:hAnsi="Times New Roman" w:cs="Times New Roman"/>
          <w:noProof/>
          <w:color w:val="000000"/>
        </w:rPr>
        <w:t xml:space="preserve"> Legendre &amp; Gallagher 2001)</w:t>
      </w:r>
      <w:r>
        <w:rPr>
          <w:rFonts w:ascii="Times New Roman" w:hAnsi="Times New Roman" w:cs="Times New Roman"/>
        </w:rPr>
        <w:fldChar w:fldCharType="end"/>
      </w:r>
      <w:r>
        <w:rPr>
          <w:rFonts w:ascii="Times New Roman" w:hAnsi="Times New Roman" w:cs="Times New Roman"/>
        </w:rPr>
        <w:t xml:space="preserve"> and conducted separate </w:t>
      </w:r>
      <w:r w:rsidR="00AB257D">
        <w:rPr>
          <w:rFonts w:ascii="Times New Roman" w:hAnsi="Times New Roman" w:cs="Times New Roman"/>
        </w:rPr>
        <w:t xml:space="preserve">redundancy analyses </w:t>
      </w:r>
      <w:r>
        <w:rPr>
          <w:rFonts w:ascii="Times New Roman" w:hAnsi="Times New Roman" w:cs="Times New Roman"/>
        </w:rPr>
        <w:t>(</w:t>
      </w:r>
      <w:r w:rsidR="00F6762E">
        <w:rPr>
          <w:rFonts w:ascii="Times New Roman" w:hAnsi="Times New Roman" w:cs="Times New Roman"/>
        </w:rPr>
        <w:t>RD</w:t>
      </w:r>
      <w:r>
        <w:rPr>
          <w:rFonts w:ascii="Times New Roman" w:hAnsi="Times New Roman" w:cs="Times New Roman"/>
        </w:rPr>
        <w:t xml:space="preserve">A, 1000 permutations on Euclidean distances) for the arthropod, </w:t>
      </w:r>
      <w:proofErr w:type="spellStart"/>
      <w:r>
        <w:rPr>
          <w:rFonts w:ascii="Times New Roman" w:hAnsi="Times New Roman" w:cs="Times New Roman"/>
        </w:rPr>
        <w:t>ectomycorrhiza</w:t>
      </w:r>
      <w:proofErr w:type="spellEnd"/>
      <w:r>
        <w:rPr>
          <w:rFonts w:ascii="Times New Roman" w:hAnsi="Times New Roman" w:cs="Times New Roman"/>
        </w:rPr>
        <w:t>, and bacteria communities.</w:t>
      </w:r>
      <w:ins w:id="359" w:author="Matthew Barbour" w:date="2016-06-29T11:01:00Z">
        <w:r w:rsidR="00F6762E">
          <w:rPr>
            <w:rFonts w:ascii="Times New Roman" w:hAnsi="Times New Roman" w:cs="Times New Roman"/>
          </w:rPr>
          <w:t xml:space="preserve"> A </w:t>
        </w:r>
        <w:commentRangeStart w:id="360"/>
        <w:proofErr w:type="spellStart"/>
        <w:r w:rsidR="00F6762E">
          <w:rPr>
            <w:rFonts w:ascii="Times New Roman" w:hAnsi="Times New Roman" w:cs="Times New Roman"/>
          </w:rPr>
          <w:t>Hellinger</w:t>
        </w:r>
      </w:ins>
      <w:commentRangeEnd w:id="360"/>
      <w:proofErr w:type="spellEnd"/>
      <w:ins w:id="361" w:author="Matthew Barbour" w:date="2016-07-02T15:22:00Z">
        <w:r w:rsidR="0044087D">
          <w:rPr>
            <w:rStyle w:val="CommentReference"/>
          </w:rPr>
          <w:commentReference w:id="360"/>
        </w:r>
      </w:ins>
      <w:ins w:id="363" w:author="Matthew Barbour" w:date="2016-06-29T11:01:00Z">
        <w:r w:rsidR="00F6762E">
          <w:rPr>
            <w:rFonts w:ascii="Times New Roman" w:hAnsi="Times New Roman" w:cs="Times New Roman"/>
          </w:rPr>
          <w:t xml:space="preserve"> transformation was appropriate because calculating Euclidean distances on raw abundance data can </w:t>
        </w:r>
      </w:ins>
      <w:ins w:id="364" w:author="Matthew Barbour" w:date="2016-06-29T22:28:00Z">
        <w:r w:rsidR="00167F34">
          <w:rPr>
            <w:rFonts w:ascii="Times New Roman" w:hAnsi="Times New Roman" w:cs="Times New Roman"/>
          </w:rPr>
          <w:t xml:space="preserve">sometimes </w:t>
        </w:r>
      </w:ins>
      <w:ins w:id="365" w:author="Matthew Barbour" w:date="2016-06-29T11:01:00Z">
        <w:r w:rsidR="00F6762E">
          <w:rPr>
            <w:rFonts w:ascii="Times New Roman" w:hAnsi="Times New Roman" w:cs="Times New Roman"/>
          </w:rPr>
          <w:t>result in two communities that do not share the same species being more similar than two communities that do share the same species (</w:t>
        </w:r>
        <w:r w:rsidR="00F6762E" w:rsidRPr="004B4446">
          <w:rPr>
            <w:rFonts w:ascii="Times New Roman" w:hAnsi="Times New Roman" w:cs="Times New Roman"/>
            <w:noProof/>
            <w:color w:val="000000"/>
          </w:rPr>
          <w:t>Legendre &amp; Gallagher 2001)</w:t>
        </w:r>
        <w:r w:rsidR="00F6762E">
          <w:rPr>
            <w:rFonts w:ascii="Times New Roman" w:hAnsi="Times New Roman" w:cs="Times New Roman"/>
          </w:rPr>
          <w:t xml:space="preserve">. </w:t>
        </w:r>
      </w:ins>
      <w:r>
        <w:rPr>
          <w:rFonts w:ascii="Times New Roman" w:hAnsi="Times New Roman" w:cs="Times New Roman"/>
        </w:rPr>
        <w:t xml:space="preserve">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2E39C671" w14:textId="13165E3D" w:rsidR="008B7895" w:rsidRDefault="008B7895" w:rsidP="0059295B">
      <w:pPr>
        <w:spacing w:line="480" w:lineRule="auto"/>
        <w:rPr>
          <w:rFonts w:ascii="Times New Roman" w:hAnsi="Times New Roman" w:cs="Times New Roman"/>
        </w:rPr>
      </w:pPr>
    </w:p>
    <w:p w14:paraId="701A15AE" w14:textId="14163535" w:rsidR="008B7895" w:rsidRPr="00B37669" w:rsidRDefault="008B7895" w:rsidP="008B7895">
      <w:pPr>
        <w:spacing w:line="480" w:lineRule="auto"/>
        <w:rPr>
          <w:rFonts w:ascii="Times New Roman" w:hAnsi="Times New Roman" w:cs="Times New Roman"/>
        </w:rPr>
      </w:pPr>
      <w:proofErr w:type="gramStart"/>
      <w:r w:rsidRPr="00AB257D">
        <w:rPr>
          <w:rFonts w:ascii="Times New Roman" w:hAnsi="Times New Roman" w:cs="Times New Roman"/>
          <w:u w:val="single"/>
        </w:rPr>
        <w:t>Plant traits</w:t>
      </w:r>
      <w:r>
        <w:rPr>
          <w:rFonts w:ascii="Times New Roman" w:hAnsi="Times New Roman" w:cs="Times New Roman"/>
        </w:rPr>
        <w:t xml:space="preserve"> – To </w:t>
      </w:r>
      <w:del w:id="366" w:author="Mary O'Connor" w:date="2016-07-13T12:25:00Z">
        <w:r w:rsidDel="008804D6">
          <w:rPr>
            <w:rFonts w:ascii="Times New Roman" w:hAnsi="Times New Roman" w:cs="Times New Roman"/>
          </w:rPr>
          <w:delText xml:space="preserve">analyze </w:delText>
        </w:r>
      </w:del>
      <w:ins w:id="367" w:author="Mary O'Connor" w:date="2016-07-13T12:25:00Z">
        <w:r w:rsidR="008804D6">
          <w:rPr>
            <w:rFonts w:ascii="Times New Roman" w:hAnsi="Times New Roman" w:cs="Times New Roman"/>
          </w:rPr>
          <w:t xml:space="preserve">test </w:t>
        </w:r>
      </w:ins>
      <w:r>
        <w:rPr>
          <w:rFonts w:ascii="Times New Roman" w:hAnsi="Times New Roman" w:cs="Times New Roman"/>
        </w:rPr>
        <w:t xml:space="preserve">how willow genotype, the environment, and their interaction influenced willow phenotypes, we used separate GLMMs with the same structure described in the </w:t>
      </w:r>
      <w:r w:rsidRPr="0044087D">
        <w:rPr>
          <w:rFonts w:ascii="Times New Roman" w:hAnsi="Times New Roman" w:cs="Times New Roman"/>
          <w:u w:val="single"/>
        </w:rPr>
        <w:t>Community responses</w:t>
      </w:r>
      <w:r>
        <w:rPr>
          <w:rFonts w:ascii="Times New Roman" w:hAnsi="Times New Roman" w:cs="Times New Roman"/>
          <w:i/>
        </w:rPr>
        <w:t xml:space="preserve"> </w:t>
      </w:r>
      <w:r>
        <w:rPr>
          <w:rFonts w:ascii="Times New Roman" w:hAnsi="Times New Roman" w:cs="Times New Roman"/>
        </w:rPr>
        <w:t>section.</w:t>
      </w:r>
      <w:proofErr w:type="gramEnd"/>
      <w:r>
        <w:rPr>
          <w:rFonts w:ascii="Times New Roman" w:hAnsi="Times New Roman" w:cs="Times New Roman"/>
        </w:rPr>
        <w:t xml:space="preserve">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390137C5" w14:textId="28CE3D25" w:rsidR="008B7895" w:rsidRPr="008B7895" w:rsidRDefault="008B7895" w:rsidP="0059295B">
      <w:pPr>
        <w:spacing w:line="480" w:lineRule="auto"/>
        <w:rPr>
          <w:rFonts w:ascii="Times New Roman" w:hAnsi="Times New Roman" w:cs="Times New Roman"/>
        </w:rPr>
      </w:pPr>
    </w:p>
    <w:p w14:paraId="560E0B1E" w14:textId="0E1B0709" w:rsidR="0088391B" w:rsidRDefault="008B7895" w:rsidP="0059295B">
      <w:pPr>
        <w:spacing w:line="480" w:lineRule="auto"/>
        <w:rPr>
          <w:rFonts w:ascii="Times New Roman" w:hAnsi="Times New Roman" w:cs="Times New Roman"/>
        </w:rPr>
      </w:pPr>
      <w:r w:rsidRPr="00AB257D">
        <w:rPr>
          <w:rFonts w:ascii="Times New Roman" w:hAnsi="Times New Roman" w:cs="Times New Roman"/>
          <w:u w:val="single"/>
        </w:rPr>
        <w:t>Soil characteristics</w:t>
      </w:r>
      <w:r>
        <w:rPr>
          <w:rFonts w:ascii="Times New Roman" w:hAnsi="Times New Roman" w:cs="Times New Roman"/>
        </w:rPr>
        <w:t xml:space="preserve"> – </w:t>
      </w:r>
      <w:r w:rsidR="0088391B">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w:t>
      </w:r>
      <w:proofErr w:type="spellStart"/>
      <w:r w:rsidR="0088391B">
        <w:rPr>
          <w:rFonts w:ascii="Times New Roman" w:hAnsi="Times New Roman" w:cs="Times New Roman"/>
        </w:rPr>
        <w:t>Kenward</w:t>
      </w:r>
      <w:proofErr w:type="spellEnd"/>
      <w:r w:rsidR="0088391B">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3A5429C6"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ins w:id="368" w:author="Matthew Barbour" w:date="2016-07-02T15:26:00Z">
        <w:r w:rsidR="0044087D">
          <w:rPr>
            <w:rFonts w:ascii="Times New Roman" w:hAnsi="Times New Roman" w:cs="Times New Roman"/>
          </w:rPr>
          <w:t xml:space="preserve">To </w:t>
        </w:r>
        <w:commentRangeStart w:id="369"/>
        <w:r w:rsidR="0044087D">
          <w:rPr>
            <w:rFonts w:ascii="Times New Roman" w:hAnsi="Times New Roman" w:cs="Times New Roman"/>
          </w:rPr>
          <w:t xml:space="preserve">distinguish the </w:t>
        </w:r>
        <w:r w:rsidR="0044087D" w:rsidRPr="00437344">
          <w:rPr>
            <w:rFonts w:ascii="Times New Roman" w:hAnsi="Times New Roman" w:cs="Times New Roman"/>
          </w:rPr>
          <w:t xml:space="preserve">mechanisms </w:t>
        </w:r>
      </w:ins>
      <w:commentRangeEnd w:id="369"/>
      <w:r w:rsidR="00AD48D9">
        <w:rPr>
          <w:rStyle w:val="CommentReference"/>
        </w:rPr>
        <w:commentReference w:id="369"/>
      </w:r>
      <w:ins w:id="370" w:author="Matthew Barbour" w:date="2016-07-02T15:26:00Z">
        <w:r w:rsidR="0044087D" w:rsidRPr="00437344">
          <w:rPr>
            <w:rFonts w:ascii="Times New Roman" w:hAnsi="Times New Roman" w:cs="Times New Roman"/>
          </w:rPr>
          <w:t xml:space="preserve">by which willow genetic and environmental variation affects community </w:t>
        </w:r>
        <w:commentRangeStart w:id="371"/>
        <w:r w:rsidR="0044087D" w:rsidRPr="00437344">
          <w:rPr>
            <w:rFonts w:ascii="Times New Roman" w:hAnsi="Times New Roman" w:cs="Times New Roman"/>
          </w:rPr>
          <w:t>responses</w:t>
        </w:r>
      </w:ins>
      <w:commentRangeEnd w:id="371"/>
      <w:ins w:id="372" w:author="Matthew Barbour" w:date="2016-07-02T15:48:00Z">
        <w:r w:rsidR="00C2459A">
          <w:rPr>
            <w:rStyle w:val="CommentReference"/>
          </w:rPr>
          <w:commentReference w:id="371"/>
        </w:r>
      </w:ins>
      <w:ins w:id="374" w:author="Matthew Barbour" w:date="2016-07-02T15:26:00Z">
        <w:r w:rsidR="0044087D">
          <w:rPr>
            <w:rFonts w:ascii="Times New Roman" w:hAnsi="Times New Roman" w:cs="Times New Roman"/>
          </w:rPr>
          <w:t xml:space="preserve">, </w:t>
        </w:r>
      </w:ins>
      <w:commentRangeStart w:id="375"/>
      <w:del w:id="376" w:author="Matthew Barbour" w:date="2016-07-02T15:26:00Z">
        <w:r w:rsidR="00E13205" w:rsidDel="0044087D">
          <w:rPr>
            <w:rFonts w:ascii="Times New Roman" w:hAnsi="Times New Roman" w:cs="Times New Roman"/>
          </w:rPr>
          <w:delText xml:space="preserve">Ultimately, we </w:delText>
        </w:r>
        <w:r w:rsidR="00361641" w:rsidDel="0044087D">
          <w:rPr>
            <w:rFonts w:ascii="Times New Roman" w:hAnsi="Times New Roman" w:cs="Times New Roman"/>
          </w:rPr>
          <w:delText>wanted to examine</w:delText>
        </w:r>
        <w:r w:rsidR="00E13205" w:rsidDel="0044087D">
          <w:rPr>
            <w:rFonts w:ascii="Times New Roman" w:hAnsi="Times New Roman" w:cs="Times New Roman"/>
          </w:rPr>
          <w:delText xml:space="preserve"> </w:delText>
        </w:r>
        <w:commentRangeEnd w:id="375"/>
        <w:r w:rsidR="00A01C32" w:rsidDel="0044087D">
          <w:rPr>
            <w:rStyle w:val="CommentReference"/>
          </w:rPr>
          <w:commentReference w:id="375"/>
        </w:r>
        <w:r w:rsidR="00E13205" w:rsidDel="0044087D">
          <w:rPr>
            <w:rFonts w:ascii="Times New Roman" w:hAnsi="Times New Roman" w:cs="Times New Roman"/>
          </w:rPr>
          <w:delText xml:space="preserve">how willow phenotypes and soil properties mediated the direct and indirect effects of willow genotype and the environment on community responses. </w:delText>
        </w:r>
        <w:r w:rsidR="00361641" w:rsidDel="0044087D">
          <w:rPr>
            <w:rFonts w:ascii="Times New Roman" w:hAnsi="Times New Roman" w:cs="Times New Roman"/>
          </w:rPr>
          <w:delText xml:space="preserve">To quantify these effects, </w:delText>
        </w:r>
      </w:del>
      <w:r w:rsidR="00361641">
        <w:rPr>
          <w:rFonts w:ascii="Times New Roman" w:hAnsi="Times New Roman" w:cs="Times New Roman"/>
        </w:rPr>
        <w:t>we used piecewise structural equation models (SEMs</w:t>
      </w:r>
      <w:r w:rsidR="00945CA2">
        <w:rPr>
          <w:rFonts w:ascii="Times New Roman" w:hAnsi="Times New Roman" w:cs="Times New Roman"/>
        </w:rPr>
        <w:t xml:space="preserve">) </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945CA2">
        <w:rPr>
          <w:rFonts w:ascii="Times New Roman" w:hAnsi="Times New Roman" w:cs="Times New Roman"/>
          <w:noProof/>
          <w:color w:val="000000"/>
        </w:rPr>
        <w:t>(</w:t>
      </w:r>
      <w:r w:rsidR="004B4446" w:rsidRPr="004B4446">
        <w:rPr>
          <w:rFonts w:ascii="Times New Roman" w:hAnsi="Times New Roman" w:cs="Times New Roman"/>
          <w:noProof/>
          <w:color w:val="000000"/>
        </w:rPr>
        <w:t>Lefcheck 2015)</w:t>
      </w:r>
      <w:r w:rsidR="00C97C24">
        <w:rPr>
          <w:rFonts w:ascii="Times New Roman" w:hAnsi="Times New Roman" w:cs="Times New Roman"/>
        </w:rPr>
        <w:fldChar w:fldCharType="end"/>
      </w:r>
      <w:r w:rsidR="00361641">
        <w:rPr>
          <w:rFonts w:ascii="Times New Roman" w:hAnsi="Times New Roman" w:cs="Times New Roman"/>
        </w:rPr>
        <w:t>.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4B4446" w:rsidRPr="004B4446">
        <w:rPr>
          <w:rFonts w:ascii="Times New Roman" w:hAnsi="Times New Roman" w:cs="Times New Roman"/>
          <w:noProof/>
          <w:color w:val="000000"/>
        </w:rPr>
        <w:t>(Josse &amp; Husson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7DBC4048"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w:t>
      </w:r>
      <w:commentRangeStart w:id="377"/>
      <w:commentRangeStart w:id="378"/>
      <w:r w:rsidR="00AC24E1">
        <w:rPr>
          <w:rFonts w:ascii="Times New Roman" w:hAnsi="Times New Roman" w:cs="Times New Roman"/>
        </w:rPr>
        <w:t xml:space="preserve">calculate standardized coefficients </w:t>
      </w:r>
      <w:commentRangeEnd w:id="377"/>
      <w:r w:rsidR="00A01C32">
        <w:rPr>
          <w:rStyle w:val="CommentReference"/>
        </w:rPr>
        <w:commentReference w:id="377"/>
      </w:r>
      <w:commentRangeEnd w:id="378"/>
      <w:r w:rsidR="00945CA2">
        <w:rPr>
          <w:rStyle w:val="CommentReference"/>
        </w:rPr>
        <w:commentReference w:id="378"/>
      </w:r>
      <w:r w:rsidR="00AC24E1">
        <w:rPr>
          <w:rFonts w:ascii="Times New Roman" w:hAnsi="Times New Roman" w:cs="Times New Roman"/>
        </w:rPr>
        <w:t xml:space="preserve">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4B4446" w:rsidRPr="004B4446">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w:proofErr w:type="gramStart"/>
            <m:r>
              <m:rPr>
                <m:sty m:val="p"/>
              </m:rPr>
              <w:rPr>
                <w:rFonts w:ascii="Cambria Math" w:hAnsi="Cambria Math" w:cs="Times New Roman"/>
              </w:rPr>
              <m:t>ln</m:t>
            </m:r>
            <m:r>
              <w:rPr>
                <w:rFonts w:ascii="Cambria Math" w:hAnsi="Cambria Math" w:cs="Times New Roman"/>
              </w:rPr>
              <m:t>(</m:t>
            </m:r>
            <w:proofErr w:type="gramEn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1DF84C20" w14:textId="6F700029" w:rsidR="008B7895" w:rsidRPr="008B7895"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317EDCCC"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w:t>
      </w:r>
    </w:p>
    <w:p w14:paraId="5693B74D" w14:textId="1C481955" w:rsidR="00207F84" w:rsidRDefault="00207F84" w:rsidP="002F4C17">
      <w:pPr>
        <w:spacing w:line="480" w:lineRule="auto"/>
        <w:rPr>
          <w:rFonts w:ascii="Times New Roman" w:hAnsi="Times New Roman" w:cs="Times New Roman"/>
          <w:i/>
        </w:rPr>
      </w:pPr>
      <w:r>
        <w:rPr>
          <w:rFonts w:ascii="Times New Roman" w:hAnsi="Times New Roman" w:cs="Times New Roman"/>
          <w:i/>
        </w:rPr>
        <w:t xml:space="preserve">What is the </w:t>
      </w:r>
      <w:commentRangeStart w:id="379"/>
      <w:r>
        <w:rPr>
          <w:rFonts w:ascii="Times New Roman" w:hAnsi="Times New Roman" w:cs="Times New Roman"/>
          <w:i/>
        </w:rPr>
        <w:t xml:space="preserve">relative importance </w:t>
      </w:r>
      <w:commentRangeEnd w:id="379"/>
      <w:r w:rsidR="00060B16">
        <w:rPr>
          <w:rStyle w:val="CommentReference"/>
        </w:rPr>
        <w:commentReference w:id="379"/>
      </w:r>
      <w:r>
        <w:rPr>
          <w:rFonts w:ascii="Times New Roman" w:hAnsi="Times New Roman" w:cs="Times New Roman"/>
          <w:i/>
        </w:rPr>
        <w:t>of willow genotype vs. the biotic</w:t>
      </w:r>
      <w:r w:rsidR="0022535F">
        <w:rPr>
          <w:rFonts w:ascii="Times New Roman" w:hAnsi="Times New Roman" w:cs="Times New Roman"/>
          <w:i/>
        </w:rPr>
        <w:t xml:space="preserve"> and abiotic</w:t>
      </w:r>
      <w:r>
        <w:rPr>
          <w:rFonts w:ascii="Times New Roman" w:hAnsi="Times New Roman" w:cs="Times New Roman"/>
          <w:i/>
        </w:rPr>
        <w:t xml:space="preserve"> environment in structuring associated communities?</w:t>
      </w:r>
    </w:p>
    <w:p w14:paraId="5906CE46" w14:textId="7A3964C1" w:rsidR="00DA11C0" w:rsidRPr="00DA11C0" w:rsidDel="00E67D71" w:rsidRDefault="007254F5" w:rsidP="002F4C17">
      <w:pPr>
        <w:spacing w:line="480" w:lineRule="auto"/>
        <w:rPr>
          <w:del w:id="380" w:author="Matthew Barbour" w:date="2016-06-30T13:46:00Z"/>
          <w:rFonts w:ascii="Times New Roman" w:hAnsi="Times New Roman" w:cs="Times New Roman"/>
          <w:i/>
        </w:rPr>
      </w:pPr>
      <w:r w:rsidRPr="00C2459A">
        <w:rPr>
          <w:rFonts w:ascii="Times New Roman" w:hAnsi="Times New Roman" w:cs="Times New Roman"/>
          <w:u w:val="single"/>
        </w:rPr>
        <w:t>Ant-aphid experiment</w:t>
      </w:r>
      <w:r>
        <w:rPr>
          <w:rFonts w:ascii="Times New Roman" w:hAnsi="Times New Roman" w:cs="Times New Roman"/>
        </w:rPr>
        <w:t xml:space="preserve"> – </w:t>
      </w:r>
      <w:commentRangeStart w:id="381"/>
      <w:commentRangeStart w:id="382"/>
      <w:del w:id="383" w:author="Matthew Barbour" w:date="2016-06-30T13:46:00Z">
        <w:r w:rsidR="00DA11C0" w:rsidDel="00E67D71">
          <w:rPr>
            <w:rFonts w:ascii="Times New Roman" w:hAnsi="Times New Roman" w:cs="Times New Roman"/>
            <w:i/>
          </w:rPr>
          <w:delText>Community responses</w:delText>
        </w:r>
        <w:commentRangeEnd w:id="381"/>
        <w:r w:rsidR="00A01C32" w:rsidDel="00E67D71">
          <w:rPr>
            <w:rStyle w:val="CommentReference"/>
          </w:rPr>
          <w:commentReference w:id="381"/>
        </w:r>
        <w:commentRangeEnd w:id="382"/>
        <w:r w:rsidR="00945CA2" w:rsidDel="00E67D71">
          <w:rPr>
            <w:rStyle w:val="CommentReference"/>
          </w:rPr>
          <w:commentReference w:id="382"/>
        </w:r>
      </w:del>
    </w:p>
    <w:p w14:paraId="788BD13C" w14:textId="66BF4E08"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E46DE3">
        <w:rPr>
          <w:rFonts w:ascii="Times New Roman" w:hAnsi="Times New Roman" w:cs="Times New Roman"/>
        </w:rPr>
        <w:t xml:space="preserve">had </w:t>
      </w:r>
      <w:del w:id="384" w:author="Mary O'Connor" w:date="2016-07-13T12:33:00Z">
        <w:r w:rsidR="00E46DE3" w:rsidDel="00060B16">
          <w:rPr>
            <w:rFonts w:ascii="Times New Roman" w:hAnsi="Times New Roman" w:cs="Times New Roman"/>
          </w:rPr>
          <w:delText xml:space="preserve">both </w:delText>
        </w:r>
      </w:del>
      <w:r w:rsidR="00E46DE3">
        <w:rPr>
          <w:rFonts w:ascii="Times New Roman" w:hAnsi="Times New Roman" w:cs="Times New Roman"/>
        </w:rPr>
        <w:t>independent and interactive effects on</w:t>
      </w:r>
      <w:r w:rsidR="004E31E6">
        <w:rPr>
          <w:rFonts w:ascii="Times New Roman" w:hAnsi="Times New Roman" w:cs="Times New Roman"/>
        </w:rPr>
        <w:t xml:space="preserve"> the arthropod community </w:t>
      </w:r>
      <w:r w:rsidR="005E4689">
        <w:rPr>
          <w:rFonts w:ascii="Times New Roman" w:hAnsi="Times New Roman" w:cs="Times New Roman"/>
        </w:rPr>
        <w:t xml:space="preserve">(Table 1). </w:t>
      </w:r>
      <w:del w:id="385" w:author="Mary O'Connor" w:date="2016-07-13T12:35:00Z">
        <w:r w:rsidR="009560BB" w:rsidDel="00060B16">
          <w:rPr>
            <w:rFonts w:ascii="Times New Roman" w:hAnsi="Times New Roman" w:cs="Times New Roman"/>
          </w:rPr>
          <w:delText>Specifically, w</w:delText>
        </w:r>
      </w:del>
      <w:ins w:id="386" w:author="Mary O'Connor" w:date="2016-07-13T12:35:00Z">
        <w:r w:rsidR="00060B16">
          <w:rPr>
            <w:rFonts w:ascii="Times New Roman" w:hAnsi="Times New Roman" w:cs="Times New Roman"/>
          </w:rPr>
          <w:t>W</w:t>
        </w:r>
      </w:ins>
      <w:r w:rsidR="009560BB">
        <w:rPr>
          <w:rFonts w:ascii="Times New Roman" w:hAnsi="Times New Roman" w:cs="Times New Roman"/>
        </w:rPr>
        <w:t xml:space="preserve">e found that </w:t>
      </w:r>
      <w:r>
        <w:rPr>
          <w:rFonts w:ascii="Times New Roman" w:hAnsi="Times New Roman" w:cs="Times New Roman"/>
        </w:rPr>
        <w:t>a</w:t>
      </w:r>
      <w:r w:rsidR="006E4BD7">
        <w:rPr>
          <w:rFonts w:ascii="Times New Roman" w:hAnsi="Times New Roman" w:cs="Times New Roman"/>
        </w:rPr>
        <w:t xml:space="preserve">rthropod richness </w:t>
      </w:r>
      <w:r w:rsidR="00D249F4">
        <w:rPr>
          <w:rFonts w:ascii="Times New Roman" w:hAnsi="Times New Roman" w:cs="Times New Roman"/>
        </w:rPr>
        <w:t>var</w:t>
      </w:r>
      <w:r w:rsidR="009560BB">
        <w:rPr>
          <w:rFonts w:ascii="Times New Roman" w:hAnsi="Times New Roman" w:cs="Times New Roman"/>
        </w:rPr>
        <w:t>ied</w:t>
      </w:r>
      <w:r w:rsidR="00D249F4">
        <w:rPr>
          <w:rFonts w:ascii="Times New Roman" w:hAnsi="Times New Roman" w:cs="Times New Roman"/>
        </w:rPr>
        <w:t xml:space="preserve"> </w:t>
      </w:r>
      <w:r w:rsidR="006E4BD7">
        <w:rPr>
          <w:rFonts w:ascii="Times New Roman" w:hAnsi="Times New Roman" w:cs="Times New Roman"/>
        </w:rPr>
        <w:t>from 1.2 to 3.2</w:t>
      </w:r>
      <w:r w:rsidR="00D249F4">
        <w:rPr>
          <w:rFonts w:ascii="Times New Roman" w:hAnsi="Times New Roman" w:cs="Times New Roman"/>
        </w:rPr>
        <w:t xml:space="preserve"> </w:t>
      </w:r>
      <w:r w:rsidR="009560BB">
        <w:rPr>
          <w:rFonts w:ascii="Times New Roman" w:hAnsi="Times New Roman" w:cs="Times New Roman"/>
        </w:rPr>
        <w:t xml:space="preserve">species </w:t>
      </w:r>
      <w:r w:rsidR="00D249F4">
        <w:rPr>
          <w:rFonts w:ascii="Times New Roman" w:hAnsi="Times New Roman" w:cs="Times New Roman"/>
        </w:rPr>
        <w:t>among genotypes</w:t>
      </w:r>
      <w:r w:rsidR="00284995">
        <w:rPr>
          <w:rFonts w:ascii="Times New Roman" w:hAnsi="Times New Roman" w:cs="Times New Roman"/>
        </w:rPr>
        <w:t xml:space="preserve"> (Fig. 1A</w:t>
      </w:r>
      <w:r w:rsidR="006E4BD7">
        <w:rPr>
          <w:rFonts w:ascii="Times New Roman" w:hAnsi="Times New Roman" w:cs="Times New Roman"/>
        </w:rPr>
        <w:t>)</w:t>
      </w:r>
      <w:r w:rsidR="00A75106">
        <w:rPr>
          <w:rFonts w:ascii="Times New Roman" w:hAnsi="Times New Roman" w:cs="Times New Roman"/>
        </w:rPr>
        <w:t>,</w:t>
      </w:r>
      <w:r w:rsidR="009560BB">
        <w:rPr>
          <w:rFonts w:ascii="Times New Roman" w:hAnsi="Times New Roman" w:cs="Times New Roman"/>
        </w:rPr>
        <w:t xml:space="preserve"> while </w:t>
      </w:r>
      <w:r w:rsidR="00284995">
        <w:rPr>
          <w:rFonts w:ascii="Times New Roman" w:hAnsi="Times New Roman" w:cs="Times New Roman"/>
        </w:rPr>
        <w:t xml:space="preserve">arthropod abundance varied 4-fold among </w:t>
      </w:r>
      <w:r w:rsidR="009560BB">
        <w:rPr>
          <w:rFonts w:ascii="Times New Roman" w:hAnsi="Times New Roman" w:cs="Times New Roman"/>
        </w:rPr>
        <w:t>the different clones (</w:t>
      </w:r>
      <w:r w:rsidR="00284995">
        <w:rPr>
          <w:rFonts w:ascii="Times New Roman" w:hAnsi="Times New Roman" w:cs="Times New Roman"/>
        </w:rPr>
        <w:t xml:space="preserve">Fig. 1B). </w:t>
      </w:r>
      <w:r w:rsidR="002F4C17">
        <w:rPr>
          <w:rFonts w:ascii="Times New Roman" w:hAnsi="Times New Roman" w:cs="Times New Roman"/>
        </w:rPr>
        <w:t xml:space="preserve">The effect of willow genotype on arthropod richness </w:t>
      </w:r>
      <w:del w:id="387" w:author="Mary O'Connor" w:date="2016-07-13T12:35:00Z">
        <w:r w:rsidR="002F4C17" w:rsidDel="00060B16">
          <w:rPr>
            <w:rFonts w:ascii="Times New Roman" w:hAnsi="Times New Roman" w:cs="Times New Roman"/>
          </w:rPr>
          <w:delText>appeared to be due to</w:delText>
        </w:r>
      </w:del>
      <w:ins w:id="388" w:author="Mary O'Connor" w:date="2016-07-13T12:35:00Z">
        <w:r w:rsidR="00060B16">
          <w:rPr>
            <w:rFonts w:ascii="Times New Roman" w:hAnsi="Times New Roman" w:cs="Times New Roman"/>
          </w:rPr>
          <w:t>was explained by</w:t>
        </w:r>
      </w:ins>
      <w:r w:rsidR="002F4C17">
        <w:rPr>
          <w:rFonts w:ascii="Times New Roman" w:hAnsi="Times New Roman" w:cs="Times New Roman"/>
        </w:rPr>
        <w:t xml:space="preserve"> correlated responses in arthropod abundance, as </w:t>
      </w:r>
      <w:r w:rsidR="009560BB">
        <w:rPr>
          <w:rFonts w:ascii="Times New Roman" w:hAnsi="Times New Roman" w:cs="Times New Roman"/>
        </w:rPr>
        <w:t xml:space="preserve">there was no difference in </w:t>
      </w:r>
      <w:r w:rsidR="009E439A">
        <w:rPr>
          <w:rFonts w:ascii="Times New Roman" w:hAnsi="Times New Roman" w:cs="Times New Roman"/>
        </w:rPr>
        <w:t>rarefied richness</w:t>
      </w:r>
      <w:r w:rsidR="009560BB">
        <w:rPr>
          <w:rFonts w:ascii="Times New Roman" w:hAnsi="Times New Roman" w:cs="Times New Roman"/>
        </w:rPr>
        <w:t xml:space="preserve"> among genotypes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2D3A35">
        <w:rPr>
          <w:rFonts w:ascii="Times New Roman" w:hAnsi="Times New Roman" w:cs="Times New Roman"/>
        </w:rPr>
        <w:t>Aphid treatment was the only factor that affected rarefied richness (Table 1), leading to a 16% decrease in rarefied richness when aphids were added to willows (Fig. 1D); however, this effect of aphid treatment did not translate into an effect on total richness (Table 1). Willows in the aphid treatment also had 2-fold more arthropods, but only at the furthest distance from ant mounds (</w:t>
      </w:r>
      <w:proofErr w:type="spellStart"/>
      <w:r w:rsidR="002D3A35" w:rsidRPr="00916A2B">
        <w:rPr>
          <w:rFonts w:ascii="Times New Roman" w:hAnsi="Times New Roman" w:cs="Times New Roman"/>
        </w:rPr>
        <w:t>E</w:t>
      </w:r>
      <w:r w:rsidR="002D3A35" w:rsidRPr="00916A2B">
        <w:rPr>
          <w:rFonts w:ascii="Times New Roman" w:hAnsi="Times New Roman" w:cs="Times New Roman"/>
          <w:vertAlign w:val="subscript"/>
        </w:rPr>
        <w:t>aphid</w:t>
      </w:r>
      <w:proofErr w:type="spellEnd"/>
      <m:oMath>
        <m:r>
          <w:rPr>
            <w:rFonts w:ascii="Cambria Math" w:hAnsi="Cambria Math" w:cs="Times New Roman"/>
          </w:rPr>
          <m:t>×</m:t>
        </m:r>
      </m:oMath>
      <w:r w:rsidR="002D3A35" w:rsidRPr="00916A2B">
        <w:rPr>
          <w:rFonts w:ascii="Times New Roman" w:hAnsi="Times New Roman" w:cs="Times New Roman"/>
        </w:rPr>
        <w:t>E</w:t>
      </w:r>
      <w:r w:rsidR="002D3A35" w:rsidRPr="00916A2B">
        <w:rPr>
          <w:rFonts w:ascii="Times New Roman" w:hAnsi="Times New Roman" w:cs="Times New Roman"/>
          <w:vertAlign w:val="subscript"/>
        </w:rPr>
        <w:t>ant</w:t>
      </w:r>
      <w:r w:rsidR="002D3A35">
        <w:rPr>
          <w:rFonts w:ascii="Times New Roman" w:hAnsi="Times New Roman" w:cs="Times New Roman"/>
        </w:rPr>
        <w:t xml:space="preserve">, Table 1, Fig. 1C). Proximity to ant mounds did not influence any other aspect of the arthropod community (Table 1). </w:t>
      </w:r>
      <w:commentRangeStart w:id="389"/>
      <w:ins w:id="390" w:author="Mary O'Connor" w:date="2016-06-14T17:21:00Z">
        <w:r w:rsidR="00A01C32">
          <w:rPr>
            <w:rFonts w:ascii="Times New Roman" w:hAnsi="Times New Roman" w:cs="Times New Roman"/>
          </w:rPr>
          <w:t>A</w:t>
        </w:r>
      </w:ins>
      <w:r w:rsidR="002A424B">
        <w:rPr>
          <w:rFonts w:ascii="Times New Roman" w:hAnsi="Times New Roman" w:cs="Times New Roman"/>
        </w:rPr>
        <w:t>r</w:t>
      </w:r>
      <w:r w:rsidR="00747FE2">
        <w:rPr>
          <w:rFonts w:ascii="Times New Roman" w:hAnsi="Times New Roman" w:cs="Times New Roman"/>
        </w:rPr>
        <w:t>thropod community</w:t>
      </w:r>
      <w:commentRangeStart w:id="391"/>
      <w:ins w:id="392" w:author="Mary O'Connor" w:date="2016-06-14T17:21:00Z">
        <w:r w:rsidR="00A01C32">
          <w:rPr>
            <w:rFonts w:ascii="Times New Roman" w:hAnsi="Times New Roman" w:cs="Times New Roman"/>
          </w:rPr>
          <w:t xml:space="preserve"> composition</w:t>
        </w:r>
      </w:ins>
      <w:r w:rsidR="00747FE2">
        <w:rPr>
          <w:rFonts w:ascii="Times New Roman" w:hAnsi="Times New Roman" w:cs="Times New Roman"/>
        </w:rPr>
        <w:t xml:space="preserve"> </w:t>
      </w:r>
      <w:commentRangeEnd w:id="391"/>
      <w:r w:rsidR="00C2459A">
        <w:rPr>
          <w:rStyle w:val="CommentReference"/>
        </w:rPr>
        <w:commentReference w:id="391"/>
      </w:r>
      <w:r w:rsidR="00747FE2">
        <w:rPr>
          <w:rFonts w:ascii="Times New Roman" w:hAnsi="Times New Roman" w:cs="Times New Roman"/>
        </w:rPr>
        <w:t>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w:t>
      </w:r>
      <w:r w:rsidR="00512F1A">
        <w:rPr>
          <w:rFonts w:ascii="Times New Roman" w:hAnsi="Times New Roman" w:cs="Times New Roman"/>
          <w:iCs/>
        </w:rPr>
        <w:t xml:space="preserve">Table S1, </w:t>
      </w:r>
      <w:r w:rsidR="00006534">
        <w:rPr>
          <w:rFonts w:ascii="Times New Roman" w:hAnsi="Times New Roman" w:cs="Times New Roman"/>
          <w:iCs/>
        </w:rPr>
        <w:t>Fig. 1F</w:t>
      </w:r>
      <w:r>
        <w:rPr>
          <w:rFonts w:ascii="Times New Roman" w:hAnsi="Times New Roman" w:cs="Times New Roman"/>
          <w:iCs/>
        </w:rPr>
        <w:t>)</w:t>
      </w:r>
      <w:r w:rsidR="00006534">
        <w:rPr>
          <w:rFonts w:ascii="Times New Roman" w:hAnsi="Times New Roman" w:cs="Times New Roman"/>
          <w:iCs/>
        </w:rPr>
        <w:t xml:space="preserve">. If we remove this genotype from the analysis, we </w:t>
      </w:r>
      <w:r w:rsidR="001338DE">
        <w:rPr>
          <w:rFonts w:ascii="Times New Roman" w:hAnsi="Times New Roman" w:cs="Times New Roman"/>
          <w:iCs/>
        </w:rPr>
        <w:t>st</w:t>
      </w:r>
      <w:r w:rsidR="00006534">
        <w:rPr>
          <w:rFonts w:ascii="Times New Roman" w:hAnsi="Times New Roman" w:cs="Times New Roman"/>
          <w:iCs/>
        </w:rPr>
        <w:t>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w:t>
      </w:r>
      <w:proofErr w:type="gramStart"/>
      <w:r w:rsidR="00B565DE">
        <w:rPr>
          <w:rFonts w:ascii="Times New Roman" w:hAnsi="Times New Roman" w:cs="Times New Roman"/>
          <w:iCs/>
          <w:vertAlign w:val="subscript"/>
        </w:rPr>
        <w:t>,156</w:t>
      </w:r>
      <w:proofErr w:type="gramEnd"/>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commentRangeEnd w:id="389"/>
      <w:r w:rsidR="00A01C32">
        <w:rPr>
          <w:rStyle w:val="CommentReference"/>
        </w:rPr>
        <w:commentReference w:id="389"/>
      </w:r>
    </w:p>
    <w:p w14:paraId="780D2C6C" w14:textId="77777777" w:rsidR="007254F5" w:rsidRDefault="007254F5" w:rsidP="002F4C17">
      <w:pPr>
        <w:spacing w:line="480" w:lineRule="auto"/>
        <w:rPr>
          <w:rFonts w:ascii="Times New Roman" w:hAnsi="Times New Roman" w:cs="Times New Roman"/>
        </w:rPr>
      </w:pPr>
    </w:p>
    <w:p w14:paraId="55938519" w14:textId="54A11A1C" w:rsidR="007254F5" w:rsidRDefault="007254F5" w:rsidP="002F4C17">
      <w:pPr>
        <w:spacing w:line="480" w:lineRule="auto"/>
        <w:rPr>
          <w:rFonts w:ascii="Times New Roman" w:hAnsi="Times New Roman" w:cs="Times New Roman"/>
        </w:rPr>
      </w:pPr>
      <w:r w:rsidRPr="00F37E01">
        <w:rPr>
          <w:rFonts w:ascii="Times New Roman" w:hAnsi="Times New Roman" w:cs="Times New Roman"/>
          <w:u w:val="single"/>
        </w:rPr>
        <w:t>Wind experiment</w:t>
      </w:r>
      <w:r>
        <w:rPr>
          <w:rFonts w:ascii="Times New Roman" w:hAnsi="Times New Roman" w:cs="Times New Roman"/>
        </w:rPr>
        <w:t xml:space="preserve"> – </w:t>
      </w:r>
      <w:del w:id="393" w:author="Mary O'Connor" w:date="2016-07-13T12:36:00Z">
        <w:r w:rsidDel="00060B16">
          <w:rPr>
            <w:rFonts w:ascii="Times New Roman" w:hAnsi="Times New Roman" w:cs="Times New Roman"/>
          </w:rPr>
          <w:delText>We found that t</w:delText>
        </w:r>
      </w:del>
      <w:ins w:id="394" w:author="Mary O'Connor" w:date="2016-07-13T12:36:00Z">
        <w:r w:rsidR="00060B16">
          <w:rPr>
            <w:rFonts w:ascii="Times New Roman" w:hAnsi="Times New Roman" w:cs="Times New Roman"/>
          </w:rPr>
          <w:t>T</w:t>
        </w:r>
      </w:ins>
      <w:r>
        <w:rPr>
          <w:rFonts w:ascii="Times New Roman" w:hAnsi="Times New Roman" w:cs="Times New Roman"/>
        </w:rPr>
        <w:t xml:space="preserve">he abiotic environment and willow genotype had strong, but independent effects on the arthropod community (Table 2). In particular, willows growing in wind-exposed plots hosted </w:t>
      </w:r>
      <w:commentRangeStart w:id="395"/>
      <w:r>
        <w:rPr>
          <w:rFonts w:ascii="Times New Roman" w:hAnsi="Times New Roman" w:cs="Times New Roman"/>
        </w:rPr>
        <w:t>51</w:t>
      </w:r>
      <w:commentRangeEnd w:id="395"/>
      <w:r w:rsidR="00060B16">
        <w:rPr>
          <w:rStyle w:val="CommentReference"/>
        </w:rPr>
        <w:commentReference w:id="395"/>
      </w:r>
      <w:r>
        <w:rPr>
          <w:rFonts w:ascii="Times New Roman" w:hAnsi="Times New Roman" w:cs="Times New Roman"/>
        </w:rPr>
        <w:t>% fewer species, 47% fewer individuals, and 60% fewer rarefied species compared to unexposed willows (Fig. 4A,C</w:t>
      </w:r>
      <w:proofErr w:type="gramStart"/>
      <w:r>
        <w:rPr>
          <w:rFonts w:ascii="Times New Roman" w:hAnsi="Times New Roman" w:cs="Times New Roman"/>
        </w:rPr>
        <w:t>,E</w:t>
      </w:r>
      <w:proofErr w:type="gramEnd"/>
      <w:r>
        <w:rPr>
          <w:rFonts w:ascii="Times New Roman" w:hAnsi="Times New Roman" w:cs="Times New Roman"/>
        </w:rPr>
        <w:t>). In spite of the effects of wind exposure, willow genotype had a strong effect on both the richness (~3-fold differences, Fig. 4B) and abundance (~5-fold differences, Fig. 4D) of arthropods, but only a marginal effect on rarefied richness (Fig. 4F). Arthropod communities on willows had both more species and more individuals in the second year of the experiment compared to the first (Table 2</w:t>
      </w:r>
      <w:r>
        <w:rPr>
          <w:rFonts w:ascii="Times New Roman" w:hAnsi="Times New Roman" w:cs="Times New Roman"/>
          <w:iCs/>
        </w:rPr>
        <w:t>)</w:t>
      </w:r>
      <w:r w:rsidRPr="00183A6F">
        <w:rPr>
          <w:rFonts w:ascii="Times New Roman" w:hAnsi="Times New Roman" w:cs="Times New Roman"/>
          <w:iCs/>
        </w:rPr>
        <w:t xml:space="preserve">; however, </w:t>
      </w:r>
      <w:r>
        <w:rPr>
          <w:rFonts w:ascii="Times New Roman" w:hAnsi="Times New Roman" w:cs="Times New Roman"/>
          <w:iCs/>
        </w:rPr>
        <w:t>we also conducted</w:t>
      </w:r>
      <w:r w:rsidRPr="00183A6F">
        <w:rPr>
          <w:rFonts w:ascii="Times New Roman" w:hAnsi="Times New Roman" w:cs="Times New Roman"/>
          <w:iCs/>
        </w:rPr>
        <w:t xml:space="preserve"> more arthropod surveys for the wind experiment in 2013 vs. 2012. In terms of community composition, we observed strong effects of wind exposure by the end of experiment (Table </w:t>
      </w:r>
      <w:r>
        <w:rPr>
          <w:rFonts w:ascii="Times New Roman" w:hAnsi="Times New Roman" w:cs="Times New Roman"/>
          <w:iCs/>
        </w:rPr>
        <w:t>2</w:t>
      </w:r>
      <w:r w:rsidRPr="00183A6F">
        <w:rPr>
          <w:rFonts w:ascii="Times New Roman" w:hAnsi="Times New Roman" w:cs="Times New Roman"/>
          <w:iCs/>
        </w:rPr>
        <w:t xml:space="preserve">, Fig </w:t>
      </w:r>
      <w:r>
        <w:rPr>
          <w:rFonts w:ascii="Times New Roman" w:hAnsi="Times New Roman" w:cs="Times New Roman"/>
          <w:iCs/>
        </w:rPr>
        <w:t>5A</w:t>
      </w:r>
      <w:r w:rsidRPr="00183A6F">
        <w:rPr>
          <w:rFonts w:ascii="Times New Roman" w:hAnsi="Times New Roman" w:cs="Times New Roman"/>
          <w:iCs/>
        </w:rPr>
        <w:t>). These compositional differences were due to several key arthropod taxa (gall midges, leaf-mining moths, and spiders) being less abundant on wind-exposed willows, whereas leaf-</w:t>
      </w:r>
      <w:proofErr w:type="spellStart"/>
      <w:r w:rsidRPr="00183A6F">
        <w:rPr>
          <w:rFonts w:ascii="Times New Roman" w:hAnsi="Times New Roman" w:cs="Times New Roman"/>
          <w:iCs/>
        </w:rPr>
        <w:t>tiering</w:t>
      </w:r>
      <w:proofErr w:type="spellEnd"/>
      <w:r w:rsidRPr="00183A6F">
        <w:rPr>
          <w:rFonts w:ascii="Times New Roman" w:hAnsi="Times New Roman" w:cs="Times New Roman"/>
          <w:iCs/>
        </w:rPr>
        <w:t xml:space="preserve"> moths were insensitive to wind exposure (and therefore re</w:t>
      </w:r>
      <w:r>
        <w:rPr>
          <w:rFonts w:ascii="Times New Roman" w:hAnsi="Times New Roman" w:cs="Times New Roman"/>
          <w:iCs/>
        </w:rPr>
        <w:t>latively more abundant</w:t>
      </w:r>
      <w:r w:rsidRPr="00297E78">
        <w:rPr>
          <w:rFonts w:ascii="Times New Roman" w:hAnsi="Times New Roman" w:cs="Times New Roman"/>
          <w:iCs/>
        </w:rPr>
        <w:t>; Table S2</w:t>
      </w:r>
      <w:r w:rsidRPr="00183A6F">
        <w:rPr>
          <w:rFonts w:ascii="Times New Roman" w:hAnsi="Times New Roman" w:cs="Times New Roman"/>
        </w:rPr>
        <w:t>).</w:t>
      </w:r>
      <w:r>
        <w:rPr>
          <w:rFonts w:ascii="Times New Roman" w:hAnsi="Times New Roman" w:cs="Times New Roman"/>
        </w:rPr>
        <w:t xml:space="preserve"> Although several arthropod taxa varied in abundance among willow genotypes (</w:t>
      </w:r>
      <w:r w:rsidRPr="00297E78">
        <w:rPr>
          <w:rFonts w:ascii="Times New Roman" w:hAnsi="Times New Roman" w:cs="Times New Roman"/>
        </w:rPr>
        <w:t>Table S1</w:t>
      </w:r>
      <w:r>
        <w:rPr>
          <w:rFonts w:ascii="Times New Roman" w:hAnsi="Times New Roman" w:cs="Times New Roman"/>
        </w:rPr>
        <w:t>), we did not detect an effect of genotype on community composition in either year of the experiment (Table 2).</w:t>
      </w:r>
    </w:p>
    <w:p w14:paraId="6723FC15" w14:textId="77777777" w:rsidR="007254F5" w:rsidRPr="00A27FAA" w:rsidRDefault="007254F5" w:rsidP="007254F5">
      <w:pPr>
        <w:spacing w:line="480" w:lineRule="auto"/>
        <w:rPr>
          <w:rFonts w:ascii="Times New Roman" w:hAnsi="Times New Roman" w:cs="Times New Roman"/>
        </w:rPr>
      </w:pPr>
      <w:commentRangeStart w:id="396"/>
    </w:p>
    <w:p w14:paraId="6A8A9103" w14:textId="645B6FEB" w:rsidR="007254F5" w:rsidRPr="00F37E01" w:rsidRDefault="007254F5" w:rsidP="007254F5">
      <w:pPr>
        <w:spacing w:line="480" w:lineRule="auto"/>
        <w:rPr>
          <w:rFonts w:ascii="Times New Roman" w:hAnsi="Times New Roman" w:cs="Times New Roman"/>
          <w:i/>
        </w:rPr>
      </w:pPr>
      <w:commentRangeStart w:id="397"/>
      <w:r>
        <w:rPr>
          <w:rFonts w:ascii="Times New Roman" w:hAnsi="Times New Roman" w:cs="Times New Roman"/>
          <w:i/>
        </w:rPr>
        <w:t xml:space="preserve">Do </w:t>
      </w:r>
      <w:ins w:id="398" w:author="Mary O'Connor" w:date="2016-07-13T12:40:00Z">
        <w:r w:rsidR="00060B16">
          <w:rPr>
            <w:rFonts w:ascii="Times New Roman" w:hAnsi="Times New Roman" w:cs="Times New Roman"/>
            <w:i/>
          </w:rPr>
          <w:t xml:space="preserve">willow genetic and environmental variation have different effects on </w:t>
        </w:r>
      </w:ins>
      <w:r>
        <w:rPr>
          <w:rFonts w:ascii="Times New Roman" w:hAnsi="Times New Roman" w:cs="Times New Roman"/>
          <w:i/>
        </w:rPr>
        <w:t>above and belowground communities</w:t>
      </w:r>
      <w:del w:id="399" w:author="Mary O'Connor" w:date="2016-07-13T12:40:00Z">
        <w:r w:rsidDel="00060B16">
          <w:rPr>
            <w:rFonts w:ascii="Times New Roman" w:hAnsi="Times New Roman" w:cs="Times New Roman"/>
            <w:i/>
          </w:rPr>
          <w:delText xml:space="preserve"> differ in their responses to willow genetic and environmental variation</w:delText>
        </w:r>
      </w:del>
      <w:r>
        <w:rPr>
          <w:rFonts w:ascii="Times New Roman" w:hAnsi="Times New Roman" w:cs="Times New Roman"/>
          <w:i/>
        </w:rPr>
        <w:t>?</w:t>
      </w:r>
      <w:commentRangeEnd w:id="397"/>
      <w:r w:rsidR="00060B16">
        <w:rPr>
          <w:rStyle w:val="CommentReference"/>
        </w:rPr>
        <w:commentReference w:id="397"/>
      </w:r>
    </w:p>
    <w:p w14:paraId="7D02953B" w14:textId="4C091DA1" w:rsidR="007254F5" w:rsidRDefault="00060B16" w:rsidP="002F4C17">
      <w:pPr>
        <w:spacing w:line="480" w:lineRule="auto"/>
        <w:rPr>
          <w:rFonts w:ascii="Times New Roman" w:hAnsi="Times New Roman" w:cs="Times New Roman"/>
        </w:rPr>
      </w:pPr>
      <w:ins w:id="400" w:author="Mary O'Connor" w:date="2016-07-13T12:42:00Z">
        <w:r>
          <w:rPr>
            <w:rFonts w:ascii="Times New Roman" w:hAnsi="Times New Roman" w:cs="Times New Roman"/>
          </w:rPr>
          <w:t>Willow genotype and wind exposure had distinct effects on r</w:t>
        </w:r>
      </w:ins>
      <w:del w:id="401" w:author="Mary O'Connor" w:date="2016-07-13T12:42:00Z">
        <w:r w:rsidR="007254F5" w:rsidDel="00060B16">
          <w:rPr>
            <w:rFonts w:ascii="Times New Roman" w:hAnsi="Times New Roman" w:cs="Times New Roman"/>
          </w:rPr>
          <w:delText>R</w:delText>
        </w:r>
      </w:del>
      <w:r w:rsidR="007254F5">
        <w:rPr>
          <w:rFonts w:ascii="Times New Roman" w:hAnsi="Times New Roman" w:cs="Times New Roman"/>
        </w:rPr>
        <w:t xml:space="preserve">oot-associated </w:t>
      </w:r>
      <w:proofErr w:type="spellStart"/>
      <w:r w:rsidR="007254F5">
        <w:rPr>
          <w:rFonts w:ascii="Times New Roman" w:hAnsi="Times New Roman" w:cs="Times New Roman"/>
        </w:rPr>
        <w:t>ectomycorrhiza</w:t>
      </w:r>
      <w:proofErr w:type="spellEnd"/>
      <w:r w:rsidR="007254F5">
        <w:rPr>
          <w:rFonts w:ascii="Times New Roman" w:hAnsi="Times New Roman" w:cs="Times New Roman"/>
        </w:rPr>
        <w:t xml:space="preserve"> and bacteria communities </w:t>
      </w:r>
      <w:del w:id="402" w:author="Mary O'Connor" w:date="2016-07-13T12:42:00Z">
        <w:r w:rsidR="007254F5" w:rsidDel="00060B16">
          <w:rPr>
            <w:rFonts w:ascii="Times New Roman" w:hAnsi="Times New Roman" w:cs="Times New Roman"/>
          </w:rPr>
          <w:delText xml:space="preserve">responded differently to willow genotype and wind exposure </w:delText>
        </w:r>
      </w:del>
      <w:r w:rsidR="007254F5">
        <w:rPr>
          <w:rFonts w:ascii="Times New Roman" w:hAnsi="Times New Roman" w:cs="Times New Roman"/>
        </w:rPr>
        <w:t xml:space="preserve">compared to foliar arthropods. </w:t>
      </w:r>
      <w:commentRangeEnd w:id="396"/>
      <w:r w:rsidR="00172715">
        <w:rPr>
          <w:rStyle w:val="CommentReference"/>
        </w:rPr>
        <w:commentReference w:id="396"/>
      </w:r>
      <w:del w:id="403" w:author="Mary O'Connor" w:date="2016-07-13T12:43:00Z">
        <w:r w:rsidR="007254F5" w:rsidDel="00172715">
          <w:rPr>
            <w:rFonts w:ascii="Times New Roman" w:hAnsi="Times New Roman" w:cs="Times New Roman"/>
          </w:rPr>
          <w:delText xml:space="preserve">For example, </w:delText>
        </w:r>
      </w:del>
      <w:ins w:id="404" w:author="Mary O'Connor" w:date="2016-07-13T12:43:00Z">
        <w:r w:rsidR="00172715">
          <w:rPr>
            <w:rFonts w:ascii="Times New Roman" w:hAnsi="Times New Roman" w:cs="Times New Roman"/>
          </w:rPr>
          <w:t>N</w:t>
        </w:r>
      </w:ins>
      <w:del w:id="405" w:author="Mary O'Connor" w:date="2016-07-13T12:43:00Z">
        <w:r w:rsidR="007254F5" w:rsidDel="00172715">
          <w:rPr>
            <w:rFonts w:ascii="Times New Roman" w:hAnsi="Times New Roman" w:cs="Times New Roman"/>
          </w:rPr>
          <w:delText>n</w:delText>
        </w:r>
      </w:del>
      <w:r w:rsidR="007254F5">
        <w:rPr>
          <w:rFonts w:ascii="Times New Roman" w:hAnsi="Times New Roman" w:cs="Times New Roman"/>
        </w:rPr>
        <w:t xml:space="preserve">either </w:t>
      </w:r>
      <w:proofErr w:type="gramStart"/>
      <w:r w:rsidR="007254F5">
        <w:rPr>
          <w:rFonts w:ascii="Times New Roman" w:hAnsi="Times New Roman" w:cs="Times New Roman"/>
        </w:rPr>
        <w:t>wind exposure nor</w:t>
      </w:r>
      <w:proofErr w:type="gramEnd"/>
      <w:r w:rsidR="007254F5">
        <w:rPr>
          <w:rFonts w:ascii="Times New Roman" w:hAnsi="Times New Roman" w:cs="Times New Roman"/>
        </w:rPr>
        <w:t xml:space="preserve"> willow genotype influenced the richness, abundance, or rarefied richness of </w:t>
      </w:r>
      <w:proofErr w:type="spellStart"/>
      <w:r w:rsidR="007254F5">
        <w:rPr>
          <w:rFonts w:ascii="Times New Roman" w:hAnsi="Times New Roman" w:cs="Times New Roman"/>
        </w:rPr>
        <w:t>ectomycorrhiza</w:t>
      </w:r>
      <w:proofErr w:type="spellEnd"/>
      <w:r w:rsidR="007254F5">
        <w:rPr>
          <w:rFonts w:ascii="Times New Roman" w:hAnsi="Times New Roman" w:cs="Times New Roman"/>
        </w:rPr>
        <w:t xml:space="preserve"> OTUs (Table 2). However, willow genotype explained 7% of the variation in the composition of the </w:t>
      </w:r>
      <w:proofErr w:type="spellStart"/>
      <w:r w:rsidR="007254F5">
        <w:rPr>
          <w:rFonts w:ascii="Times New Roman" w:hAnsi="Times New Roman" w:cs="Times New Roman"/>
        </w:rPr>
        <w:t>ectomycorrhizal</w:t>
      </w:r>
      <w:proofErr w:type="spellEnd"/>
      <w:r w:rsidR="007254F5">
        <w:rPr>
          <w:rFonts w:ascii="Times New Roman" w:hAnsi="Times New Roman" w:cs="Times New Roman"/>
        </w:rPr>
        <w:t xml:space="preserve"> community (Fig. 5B) with no detectable effect of wind-exposure (Table 2). In contrast to the </w:t>
      </w:r>
      <w:proofErr w:type="spellStart"/>
      <w:r w:rsidR="007254F5">
        <w:rPr>
          <w:rFonts w:ascii="Times New Roman" w:hAnsi="Times New Roman" w:cs="Times New Roman"/>
        </w:rPr>
        <w:t>ectomycorrhizal</w:t>
      </w:r>
      <w:proofErr w:type="spellEnd"/>
      <w:r w:rsidR="007254F5">
        <w:rPr>
          <w:rFonts w:ascii="Times New Roman" w:hAnsi="Times New Roman" w:cs="Times New Roman"/>
        </w:rPr>
        <w:t xml:space="preserve"> community, wind exposure slightly influenced multiple indices of the bacteria community (Table 2), but in the opposite direction of foliar arthropods. For example, the roots of wind-exposed plants tended to host more bacteria OTUs than unexposed plants (10% increase, Table 2). The effect of wind-exposure on bacteria richness was likely a result of the significant increase in rarefied richness on wind-exposed plants (Table 2), but the effect size for rarefied richness was very small (wind-exposed mean = 0.9993, unexposed mean = 0.9992). While wind exposure did not affect the total abundance of bacteria OTUs (Table 2), it had a marginal effect on the composition of the bacteria community (Fig. 5C). There was no detectable effect of willow genotype on any aspect of the bacteria community.</w:t>
      </w:r>
    </w:p>
    <w:p w14:paraId="70B9832F" w14:textId="77777777" w:rsidR="00DA11C0" w:rsidRDefault="00DA11C0" w:rsidP="002F4C17">
      <w:pPr>
        <w:spacing w:line="480" w:lineRule="auto"/>
        <w:rPr>
          <w:rFonts w:ascii="Times New Roman" w:hAnsi="Times New Roman" w:cs="Times New Roman"/>
        </w:rPr>
      </w:pPr>
    </w:p>
    <w:p w14:paraId="66EA6639" w14:textId="77777777" w:rsidR="00207F84" w:rsidRPr="00A40567" w:rsidRDefault="00207F84" w:rsidP="00207F84">
      <w:pPr>
        <w:spacing w:line="480" w:lineRule="auto"/>
        <w:rPr>
          <w:rFonts w:ascii="Times New Roman" w:hAnsi="Times New Roman" w:cs="Times New Roman"/>
          <w:i/>
        </w:rPr>
      </w:pPr>
      <w:r w:rsidRPr="00F37E01">
        <w:rPr>
          <w:rFonts w:ascii="Times New Roman" w:hAnsi="Times New Roman" w:cs="Times New Roman"/>
          <w:i/>
        </w:rPr>
        <w:t>What are the mechanisms by which willow genetic and environmental variation affects community responses?</w:t>
      </w:r>
    </w:p>
    <w:p w14:paraId="21AFE338" w14:textId="3044596F"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 xml:space="preserve">Ant-aphid </w:t>
      </w:r>
      <w:r w:rsidR="0022535F">
        <w:rPr>
          <w:rFonts w:ascii="Times New Roman" w:hAnsi="Times New Roman" w:cs="Times New Roman"/>
          <w:u w:val="single"/>
        </w:rPr>
        <w:t>experiment</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 xml:space="preserve">A. </w:t>
      </w:r>
      <w:proofErr w:type="spellStart"/>
      <w:r w:rsidR="00826CF2" w:rsidRPr="00826CF2">
        <w:rPr>
          <w:rFonts w:ascii="Times New Roman" w:hAnsi="Times New Roman" w:cs="Times New Roman"/>
          <w:i/>
        </w:rPr>
        <w:t>farinosa</w:t>
      </w:r>
      <w:proofErr w:type="spellEnd"/>
      <w:r w:rsidR="00826CF2">
        <w:rPr>
          <w:rFonts w:ascii="Times New Roman" w:hAnsi="Times New Roman" w:cs="Times New Roman"/>
        </w:rPr>
        <w:t xml:space="preserve"> and </w:t>
      </w:r>
      <w:r w:rsidR="00826CF2" w:rsidRPr="00826CF2">
        <w:rPr>
          <w:rFonts w:ascii="Times New Roman" w:hAnsi="Times New Roman" w:cs="Times New Roman"/>
          <w:i/>
        </w:rPr>
        <w:t xml:space="preserve">F. </w:t>
      </w:r>
      <w:proofErr w:type="spellStart"/>
      <w:r w:rsidR="00826CF2" w:rsidRPr="00826CF2">
        <w:rPr>
          <w:rFonts w:ascii="Times New Roman" w:hAnsi="Times New Roman" w:cs="Times New Roman"/>
          <w:i/>
        </w:rPr>
        <w:t>obscuripes</w:t>
      </w:r>
      <w:proofErr w:type="spellEnd"/>
      <w:del w:id="406" w:author="Mary O'Connor" w:date="2016-07-13T12:44:00Z">
        <w:r w:rsidR="00826CF2" w:rsidDel="00172715">
          <w:rPr>
            <w:rFonts w:ascii="Times New Roman" w:hAnsi="Times New Roman" w:cs="Times New Roman"/>
          </w:rPr>
          <w:delText>, so we first tested for these intermediate effects</w:delText>
        </w:r>
      </w:del>
      <w:r w:rsidR="00826CF2">
        <w:rPr>
          <w:rFonts w:ascii="Times New Roman" w:hAnsi="Times New Roman" w:cs="Times New Roman"/>
        </w:rPr>
        <w:t xml:space="preserve">.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proofErr w:type="spellStart"/>
      <w:r w:rsidR="00412E00">
        <w:rPr>
          <w:rFonts w:ascii="Times New Roman" w:hAnsi="Times New Roman" w:cs="Times New Roman"/>
          <w:i/>
        </w:rPr>
        <w:t>farinosa</w:t>
      </w:r>
      <w:proofErr w:type="spellEnd"/>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 xml:space="preserve">A. </w:t>
      </w:r>
      <w:proofErr w:type="spellStart"/>
      <w:r w:rsidR="00412E00" w:rsidRPr="00412E00">
        <w:rPr>
          <w:rFonts w:ascii="Times New Roman" w:hAnsi="Times New Roman" w:cs="Times New Roman"/>
          <w:i/>
        </w:rPr>
        <w:t>farinosa</w:t>
      </w:r>
      <w:proofErr w:type="spellEnd"/>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E65DAE">
        <w:rPr>
          <w:rFonts w:ascii="Times New Roman" w:hAnsi="Times New Roman" w:cs="Times New Roman"/>
          <w:i/>
        </w:rPr>
        <w:t>F.</w:t>
      </w:r>
      <w:r w:rsidR="00DE22BB" w:rsidRPr="00DE22BB">
        <w:rPr>
          <w:rFonts w:ascii="Times New Roman" w:hAnsi="Times New Roman" w:cs="Times New Roman"/>
          <w:i/>
        </w:rPr>
        <w:t xml:space="preserve"> </w:t>
      </w:r>
      <w:proofErr w:type="spellStart"/>
      <w:r w:rsidR="00DE22BB" w:rsidRPr="00DE22BB">
        <w:rPr>
          <w:rFonts w:ascii="Times New Roman" w:hAnsi="Times New Roman" w:cs="Times New Roman"/>
          <w:i/>
        </w:rPr>
        <w:t>obscuripes</w:t>
      </w:r>
      <w:proofErr w:type="spellEnd"/>
      <w:r w:rsidR="00284995">
        <w:rPr>
          <w:rFonts w:ascii="Times New Roman" w:hAnsi="Times New Roman" w:cs="Times New Roman"/>
          <w:i/>
        </w:rPr>
        <w:t xml:space="preserve"> </w:t>
      </w:r>
      <w:r w:rsidR="00284995">
        <w:rPr>
          <w:rFonts w:ascii="Times New Roman" w:hAnsi="Times New Roman" w:cs="Times New Roman"/>
        </w:rPr>
        <w:t>(</w:t>
      </w:r>
      <w:r w:rsidR="00D40391">
        <w:rPr>
          <w:rFonts w:ascii="Times New Roman" w:hAnsi="Times New Roman" w:cs="Times New Roman"/>
        </w:rPr>
        <w:t>Table 1</w:t>
      </w:r>
      <w:r w:rsidR="00284995">
        <w:rPr>
          <w:rFonts w:ascii="Times New Roman" w:hAnsi="Times New Roman" w:cs="Times New Roman"/>
        </w:rPr>
        <w:t>)</w:t>
      </w:r>
      <w:r w:rsidR="001621C0">
        <w:rPr>
          <w:rFonts w:ascii="Times New Roman" w:hAnsi="Times New Roman" w:cs="Times New Roman"/>
        </w:rPr>
        <w:t xml:space="preserve">, </w:t>
      </w:r>
      <w:r w:rsidR="00D40391">
        <w:rPr>
          <w:rFonts w:ascii="Times New Roman" w:hAnsi="Times New Roman" w:cs="Times New Roman"/>
        </w:rPr>
        <w:t xml:space="preserve">with ant abundance varying from 0 to ~0.5 individuals (on average) among clones in the aphid treatment, whereas they were virtually absent in the absence of aphids (Fig. 2B). </w:t>
      </w:r>
      <w:r w:rsidR="00E65DAE">
        <w:rPr>
          <w:rFonts w:ascii="Times New Roman" w:hAnsi="Times New Roman" w:cs="Times New Roman"/>
        </w:rPr>
        <w:t xml:space="preserve">Proximity to ant mounds had no effect on the abundance of </w:t>
      </w:r>
      <w:r w:rsidR="00E65DAE" w:rsidRPr="00E65DAE">
        <w:rPr>
          <w:rFonts w:ascii="Times New Roman" w:hAnsi="Times New Roman" w:cs="Times New Roman"/>
          <w:i/>
        </w:rPr>
        <w:t xml:space="preserve">F. </w:t>
      </w:r>
      <w:proofErr w:type="spellStart"/>
      <w:r w:rsidR="00E65DAE" w:rsidRPr="00E65DAE">
        <w:rPr>
          <w:rFonts w:ascii="Times New Roman" w:hAnsi="Times New Roman" w:cs="Times New Roman"/>
          <w:i/>
        </w:rPr>
        <w:t>obscuripes</w:t>
      </w:r>
      <w:proofErr w:type="spellEnd"/>
      <w:r w:rsidR="00E65DAE">
        <w:rPr>
          <w:rFonts w:ascii="Times New Roman" w:hAnsi="Times New Roman" w:cs="Times New Roman"/>
        </w:rPr>
        <w:t xml:space="preserve"> (Table 1).</w:t>
      </w:r>
    </w:p>
    <w:p w14:paraId="73ACA1A0" w14:textId="77777777" w:rsidR="00DA11C0" w:rsidRDefault="00DA11C0" w:rsidP="00DA11C0">
      <w:pPr>
        <w:spacing w:line="480" w:lineRule="auto"/>
        <w:rPr>
          <w:rFonts w:ascii="Times New Roman" w:hAnsi="Times New Roman" w:cs="Times New Roman"/>
          <w:u w:val="single"/>
        </w:rPr>
      </w:pPr>
    </w:p>
    <w:p w14:paraId="6AD88559" w14:textId="6A433CE4" w:rsidR="00361810" w:rsidRDefault="00826CF2" w:rsidP="00DA11C0">
      <w:pPr>
        <w:spacing w:line="480" w:lineRule="auto"/>
        <w:rPr>
          <w:rFonts w:ascii="Times New Roman" w:hAnsi="Times New Roman" w:cs="Times New Roman"/>
          <w:iCs/>
        </w:rPr>
      </w:pPr>
      <w:r>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commentRangeStart w:id="407"/>
      <w:r w:rsidR="00361810">
        <w:rPr>
          <w:rFonts w:ascii="Times New Roman" w:hAnsi="Times New Roman" w:cs="Times New Roman"/>
        </w:rPr>
        <w:t>direct</w:t>
      </w:r>
      <w:commentRangeEnd w:id="407"/>
      <w:r w:rsidR="00172715">
        <w:rPr>
          <w:rStyle w:val="CommentReference"/>
        </w:rPr>
        <w:commentReference w:id="407"/>
      </w:r>
      <w:r w:rsidR="00361810">
        <w:rPr>
          <w:rFonts w:ascii="Times New Roman" w:hAnsi="Times New Roman" w:cs="Times New Roman"/>
        </w:rPr>
        <w:t xml:space="preserve"> </w:t>
      </w:r>
      <w:r w:rsidR="00E52D08">
        <w:rPr>
          <w:rFonts w:ascii="Times New Roman" w:hAnsi="Times New Roman" w:cs="Times New Roman"/>
        </w:rPr>
        <w:t xml:space="preserve">and </w:t>
      </w:r>
      <w:r w:rsidR="00361810">
        <w:rPr>
          <w:rFonts w:ascii="Times New Roman" w:hAnsi="Times New Roman" w:cs="Times New Roman"/>
        </w:rPr>
        <w:t>interactive</w:t>
      </w:r>
      <w:r w:rsidR="00473E03">
        <w:rPr>
          <w:rFonts w:ascii="Times New Roman" w:hAnsi="Times New Roman" w:cs="Times New Roman"/>
        </w:rPr>
        <w:t xml:space="preserve"> </w:t>
      </w:r>
      <w:r w:rsidR="00E52D08">
        <w:rPr>
          <w:rFonts w:ascii="Times New Roman" w:hAnsi="Times New Roman" w:cs="Times New Roman"/>
        </w:rPr>
        <w:t xml:space="preserve">effects of willow 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00DA11C0" w:rsidRPr="007B13B4">
        <w:rPr>
          <w:rFonts w:ascii="Times New Roman" w:hAnsi="Times New Roman" w:cs="Times New Roman"/>
          <w:iCs/>
        </w:rPr>
        <w:t>).</w:t>
      </w:r>
      <w:r w:rsidR="00DA11C0">
        <w:rPr>
          <w:rFonts w:ascii="Times New Roman" w:hAnsi="Times New Roman" w:cs="Times New Roman"/>
          <w:iCs/>
        </w:rPr>
        <w:t xml:space="preserve"> </w:t>
      </w:r>
      <w:del w:id="408" w:author="Mary O'Connor" w:date="2016-07-13T12:45:00Z">
        <w:r w:rsidR="00DA11C0" w:rsidDel="00172715">
          <w:rPr>
            <w:rFonts w:ascii="Times New Roman" w:hAnsi="Times New Roman" w:cs="Times New Roman"/>
            <w:iCs/>
          </w:rPr>
          <w:delText>For example, a</w:delText>
        </w:r>
      </w:del>
      <w:ins w:id="409" w:author="Mary O'Connor" w:date="2016-07-13T12:45:00Z">
        <w:r w:rsidR="00172715">
          <w:rPr>
            <w:rFonts w:ascii="Times New Roman" w:hAnsi="Times New Roman" w:cs="Times New Roman"/>
            <w:iCs/>
          </w:rPr>
          <w:t>A</w:t>
        </w:r>
      </w:ins>
      <w:r w:rsidR="00DA11C0">
        <w:rPr>
          <w:rFonts w:ascii="Times New Roman" w:hAnsi="Times New Roman" w:cs="Times New Roman"/>
          <w:iCs/>
        </w:rPr>
        <w:t>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sidR="00DA11C0">
        <w:rPr>
          <w:rFonts w:ascii="Times New Roman" w:hAnsi="Times New Roman" w:cs="Times New Roman"/>
          <w:iCs/>
        </w:rPr>
        <w:t xml:space="preserve"> to</w:t>
      </w:r>
      <w:r w:rsidR="00E52D08">
        <w:rPr>
          <w:rFonts w:ascii="Times New Roman" w:hAnsi="Times New Roman" w:cs="Times New Roman"/>
          <w:iCs/>
        </w:rPr>
        <w:t xml:space="preserve"> produce 28% more</w:t>
      </w:r>
      <w:r w:rsidR="00DA11C0">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proofErr w:type="spellStart"/>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w:proofErr w:type="spellEnd"/>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sidR="00DA11C0">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t>
      </w:r>
      <w:r w:rsidR="00F70398">
        <w:rPr>
          <w:rFonts w:ascii="Times New Roman" w:hAnsi="Times New Roman" w:cs="Times New Roman"/>
          <w:iCs/>
        </w:rPr>
        <w:t xml:space="preserve">certain </w:t>
      </w:r>
      <w:r w:rsidR="00284995">
        <w:rPr>
          <w:rFonts w:ascii="Times New Roman" w:hAnsi="Times New Roman" w:cs="Times New Roman"/>
          <w:iCs/>
        </w:rPr>
        <w:t>willow genotype</w:t>
      </w:r>
      <w:r w:rsidR="00F70398">
        <w:rPr>
          <w:rFonts w:ascii="Times New Roman" w:hAnsi="Times New Roman" w:cs="Times New Roman"/>
          <w:iCs/>
        </w:rPr>
        <w:t>s</w:t>
      </w:r>
      <w:r w:rsidR="00284995">
        <w:rPr>
          <w:rFonts w:ascii="Times New Roman" w:hAnsi="Times New Roman" w:cs="Times New Roman"/>
          <w:iCs/>
        </w:rPr>
        <w:t xml:space="preserve"> on </w:t>
      </w:r>
      <w:r w:rsidR="00D64AAA">
        <w:rPr>
          <w:rFonts w:ascii="Times New Roman" w:hAnsi="Times New Roman" w:cs="Times New Roman"/>
          <w:iCs/>
        </w:rPr>
        <w:t xml:space="preserve">leaf </w:t>
      </w:r>
      <w:proofErr w:type="spellStart"/>
      <w:r w:rsidR="00D64AAA">
        <w:rPr>
          <w:rFonts w:ascii="Times New Roman" w:hAnsi="Times New Roman" w:cs="Times New Roman"/>
          <w:iCs/>
        </w:rPr>
        <w:t>trichome</w:t>
      </w:r>
      <w:proofErr w:type="spellEnd"/>
      <w:r w:rsidR="00D64AAA">
        <w:rPr>
          <w:rFonts w:ascii="Times New Roman" w:hAnsi="Times New Roman" w:cs="Times New Roman"/>
          <w:iCs/>
        </w:rPr>
        <w:t xml:space="preserv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Table 1).</w:t>
      </w:r>
      <w:r w:rsidR="00F70398">
        <w:rPr>
          <w:rFonts w:ascii="Times New Roman" w:hAnsi="Times New Roman" w:cs="Times New Roman"/>
          <w:iCs/>
        </w:rPr>
        <w:t xml:space="preserve"> Specifically, </w:t>
      </w:r>
      <w:r w:rsidR="00B738B3">
        <w:rPr>
          <w:rFonts w:ascii="Times New Roman" w:hAnsi="Times New Roman" w:cs="Times New Roman"/>
          <w:iCs/>
        </w:rPr>
        <w:t xml:space="preserve">two </w:t>
      </w:r>
      <w:r w:rsidR="00F70398">
        <w:rPr>
          <w:rFonts w:ascii="Times New Roman" w:hAnsi="Times New Roman" w:cs="Times New Roman"/>
          <w:iCs/>
        </w:rPr>
        <w:t>clones (S and T)</w:t>
      </w:r>
      <w:r w:rsidR="00B738B3">
        <w:rPr>
          <w:rFonts w:ascii="Times New Roman" w:hAnsi="Times New Roman" w:cs="Times New Roman"/>
          <w:iCs/>
        </w:rPr>
        <w:t xml:space="preserve"> produced</w:t>
      </w:r>
      <w:r w:rsidR="00F70398">
        <w:rPr>
          <w:rFonts w:ascii="Times New Roman" w:hAnsi="Times New Roman" w:cs="Times New Roman"/>
          <w:iCs/>
        </w:rPr>
        <w:t xml:space="preserve"> ~4-fold</w:t>
      </w:r>
      <w:r w:rsidR="00B738B3">
        <w:rPr>
          <w:rFonts w:ascii="Times New Roman" w:hAnsi="Times New Roman" w:cs="Times New Roman"/>
          <w:iCs/>
        </w:rPr>
        <w:t xml:space="preserve"> </w:t>
      </w:r>
      <w:r w:rsidR="00F70398">
        <w:rPr>
          <w:rFonts w:ascii="Times New Roman" w:hAnsi="Times New Roman" w:cs="Times New Roman"/>
          <w:iCs/>
        </w:rPr>
        <w:t>more</w:t>
      </w:r>
      <w:r w:rsidR="00B738B3">
        <w:rPr>
          <w:rFonts w:ascii="Times New Roman" w:hAnsi="Times New Roman" w:cs="Times New Roman"/>
          <w:iCs/>
        </w:rPr>
        <w:t xml:space="preserve"> </w:t>
      </w:r>
      <w:proofErr w:type="spellStart"/>
      <w:r w:rsidR="00B738B3">
        <w:rPr>
          <w:rFonts w:ascii="Times New Roman" w:hAnsi="Times New Roman" w:cs="Times New Roman"/>
          <w:iCs/>
        </w:rPr>
        <w:t>trichomes</w:t>
      </w:r>
      <w:proofErr w:type="spellEnd"/>
      <w:r w:rsidR="00B738B3">
        <w:rPr>
          <w:rFonts w:ascii="Times New Roman" w:hAnsi="Times New Roman" w:cs="Times New Roman"/>
          <w:iCs/>
        </w:rPr>
        <w:t xml:space="preserve"> </w:t>
      </w:r>
      <w:r w:rsidR="00F70398">
        <w:rPr>
          <w:rFonts w:ascii="Times New Roman" w:hAnsi="Times New Roman" w:cs="Times New Roman"/>
          <w:iCs/>
        </w:rPr>
        <w:t xml:space="preserve">when </w:t>
      </w:r>
      <w:r w:rsidR="00B738B3">
        <w:rPr>
          <w:rFonts w:ascii="Times New Roman" w:hAnsi="Times New Roman" w:cs="Times New Roman"/>
          <w:iCs/>
        </w:rPr>
        <w:t>aphid</w:t>
      </w:r>
      <w:r w:rsidR="00F70398">
        <w:rPr>
          <w:rFonts w:ascii="Times New Roman" w:hAnsi="Times New Roman" w:cs="Times New Roman"/>
          <w:iCs/>
        </w:rPr>
        <w:t>s were absent</w:t>
      </w:r>
      <w:r w:rsidR="00B738B3">
        <w:rPr>
          <w:rFonts w:ascii="Times New Roman" w:hAnsi="Times New Roman" w:cs="Times New Roman"/>
          <w:iCs/>
        </w:rPr>
        <w:t xml:space="preserve">, </w:t>
      </w:r>
      <w:r w:rsidR="00F70398">
        <w:rPr>
          <w:rFonts w:ascii="Times New Roman" w:hAnsi="Times New Roman" w:cs="Times New Roman"/>
          <w:iCs/>
        </w:rPr>
        <w:t xml:space="preserve">whereas genotype L produced 3-fold more </w:t>
      </w:r>
      <w:proofErr w:type="spellStart"/>
      <w:r w:rsidR="00F70398">
        <w:rPr>
          <w:rFonts w:ascii="Times New Roman" w:hAnsi="Times New Roman" w:cs="Times New Roman"/>
          <w:iCs/>
        </w:rPr>
        <w:t>trichomes</w:t>
      </w:r>
      <w:proofErr w:type="spellEnd"/>
      <w:r w:rsidR="00F70398">
        <w:rPr>
          <w:rFonts w:ascii="Times New Roman" w:hAnsi="Times New Roman" w:cs="Times New Roman"/>
          <w:iCs/>
        </w:rPr>
        <w:t xml:space="preserve"> when aphids were present (solid lines in Fig. 1F). </w:t>
      </w:r>
    </w:p>
    <w:p w14:paraId="114A4F24" w14:textId="77777777" w:rsidR="00DA11C0" w:rsidRDefault="00DA11C0" w:rsidP="00DA11C0">
      <w:pPr>
        <w:spacing w:line="480" w:lineRule="auto"/>
        <w:rPr>
          <w:rFonts w:ascii="Times New Roman" w:hAnsi="Times New Roman" w:cs="Times New Roman"/>
        </w:rPr>
      </w:pPr>
    </w:p>
    <w:p w14:paraId="6BDFAF90" w14:textId="2EA35EF8" w:rsidR="00A03E31" w:rsidRDefault="00DF128F" w:rsidP="00DA11C0">
      <w:pPr>
        <w:spacing w:line="480" w:lineRule="auto"/>
        <w:rPr>
          <w:rFonts w:ascii="Times New Roman" w:hAnsi="Times New Roman" w:cs="Times New Roman"/>
        </w:rPr>
      </w:pPr>
      <w:r>
        <w:rPr>
          <w:rFonts w:ascii="Times New Roman" w:hAnsi="Times New Roman" w:cs="Times New Roman"/>
        </w:rPr>
        <w:t>We used structural equation models (</w:t>
      </w:r>
      <w:r w:rsidR="00D521F9">
        <w:rPr>
          <w:rFonts w:ascii="Times New Roman" w:hAnsi="Times New Roman" w:cs="Times New Roman"/>
        </w:rPr>
        <w:t xml:space="preserve">for </w:t>
      </w:r>
      <w:r>
        <w:rPr>
          <w:rFonts w:ascii="Times New Roman" w:hAnsi="Times New Roman" w:cs="Times New Roman"/>
        </w:rPr>
        <w:t>richness, abundance, and rarefied richness) and redundancy analysis (</w:t>
      </w:r>
      <w:r w:rsidR="00D521F9">
        <w:rPr>
          <w:rFonts w:ascii="Times New Roman" w:hAnsi="Times New Roman" w:cs="Times New Roman"/>
        </w:rPr>
        <w:t xml:space="preserve">for </w:t>
      </w:r>
      <w:r>
        <w:rPr>
          <w:rFonts w:ascii="Times New Roman" w:hAnsi="Times New Roman" w:cs="Times New Roman"/>
        </w:rPr>
        <w:t xml:space="preserve">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 xml:space="preserve">A. </w:t>
      </w:r>
      <w:proofErr w:type="spellStart"/>
      <w:r w:rsidR="00354EB3" w:rsidRPr="00354EB3">
        <w:rPr>
          <w:rFonts w:ascii="Times New Roman" w:hAnsi="Times New Roman" w:cs="Times New Roman"/>
          <w:i/>
        </w:rPr>
        <w:t>farinosa</w:t>
      </w:r>
      <w:proofErr w:type="spellEnd"/>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part to aphid additions attracting more </w:t>
      </w:r>
      <w:r w:rsidR="00AB1687" w:rsidRPr="00AB1687">
        <w:rPr>
          <w:rFonts w:ascii="Times New Roman" w:hAnsi="Times New Roman" w:cs="Times New Roman"/>
          <w:i/>
        </w:rPr>
        <w:t xml:space="preserve">F. </w:t>
      </w:r>
      <w:proofErr w:type="spellStart"/>
      <w:r w:rsidR="00AB1687" w:rsidRPr="00AB1687">
        <w:rPr>
          <w:rFonts w:ascii="Times New Roman" w:hAnsi="Times New Roman" w:cs="Times New Roman"/>
          <w:i/>
        </w:rPr>
        <w:t>obscuripes</w:t>
      </w:r>
      <w:proofErr w:type="spellEnd"/>
      <w:r w:rsidR="00AB1687">
        <w:rPr>
          <w:rFonts w:ascii="Times New Roman" w:hAnsi="Times New Roman" w:cs="Times New Roman"/>
        </w:rPr>
        <w:t xml:space="preserve">, an active generalist predator that likely consumed or inhibited the colonization of </w:t>
      </w:r>
      <w:r w:rsidR="00361810">
        <w:rPr>
          <w:rFonts w:ascii="Times New Roman" w:hAnsi="Times New Roman" w:cs="Times New Roman"/>
        </w:rPr>
        <w:t xml:space="preserve">other </w:t>
      </w:r>
      <w:r w:rsidR="00AB1687">
        <w:rPr>
          <w:rFonts w:ascii="Times New Roman" w:hAnsi="Times New Roman" w:cs="Times New Roman"/>
        </w:rPr>
        <w:t>arthropod</w:t>
      </w:r>
      <w:r w:rsidR="00361810">
        <w:rPr>
          <w:rFonts w:ascii="Times New Roman" w:hAnsi="Times New Roman" w:cs="Times New Roman"/>
        </w:rPr>
        <w:t xml:space="preserv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3A3360C2" w14:textId="085225A6" w:rsidR="002F4C17" w:rsidRDefault="00F07824" w:rsidP="002F4C17">
      <w:pPr>
        <w:spacing w:line="480" w:lineRule="auto"/>
        <w:rPr>
          <w:rFonts w:ascii="Times New Roman" w:hAnsi="Times New Roman" w:cs="Times New Roman"/>
        </w:rPr>
      </w:pPr>
      <w:r>
        <w:rPr>
          <w:rFonts w:ascii="Times New Roman" w:hAnsi="Times New Roman" w:cs="Times New Roman"/>
        </w:rPr>
        <w:t xml:space="preserve">Despite our detailed analysis of potential </w:t>
      </w:r>
      <w:commentRangeStart w:id="410"/>
      <w:del w:id="411" w:author="Mary O'Connor" w:date="2016-07-13T12:47:00Z">
        <w:r w:rsidDel="00172715">
          <w:rPr>
            <w:rFonts w:ascii="Times New Roman" w:hAnsi="Times New Roman" w:cs="Times New Roman"/>
          </w:rPr>
          <w:delText>mechanisms</w:delText>
        </w:r>
      </w:del>
      <w:ins w:id="412" w:author="Mary O'Connor" w:date="2016-07-13T12:47:00Z">
        <w:r w:rsidR="00172715">
          <w:rPr>
            <w:rFonts w:ascii="Times New Roman" w:hAnsi="Times New Roman" w:cs="Times New Roman"/>
          </w:rPr>
          <w:t>relationships between trait values and community respons</w:t>
        </w:r>
      </w:ins>
      <w:commentRangeEnd w:id="410"/>
      <w:ins w:id="413" w:author="Mary O'Connor" w:date="2016-07-13T12:48:00Z">
        <w:r w:rsidR="00172715">
          <w:rPr>
            <w:rStyle w:val="CommentReference"/>
          </w:rPr>
          <w:commentReference w:id="410"/>
        </w:r>
      </w:ins>
      <w:ins w:id="415" w:author="Mary O'Connor" w:date="2016-07-13T12:47:00Z">
        <w:r w:rsidR="00172715">
          <w:rPr>
            <w:rFonts w:ascii="Times New Roman" w:hAnsi="Times New Roman" w:cs="Times New Roman"/>
          </w:rPr>
          <w:t>es</w:t>
        </w:r>
      </w:ins>
      <w:r>
        <w:rPr>
          <w:rFonts w:ascii="Times New Roman" w:hAnsi="Times New Roman" w:cs="Times New Roman"/>
        </w:rPr>
        <w:t xml:space="preserve">, our structural equation models </w:t>
      </w:r>
      <w:r w:rsidR="004A1C62">
        <w:rPr>
          <w:rFonts w:ascii="Times New Roman" w:hAnsi="Times New Roman" w:cs="Times New Roman"/>
        </w:rPr>
        <w:t>revealed multiple missing paths (dotted lines, Fig. 3A,B,</w:t>
      </w:r>
      <w:ins w:id="416" w:author="Mary O'Connor" w:date="2016-07-13T12:47:00Z">
        <w:r w:rsidR="00172715">
          <w:rPr>
            <w:rFonts w:ascii="Times New Roman" w:hAnsi="Times New Roman" w:cs="Times New Roman"/>
          </w:rPr>
          <w:t xml:space="preserve"> </w:t>
        </w:r>
      </w:ins>
      <w:r w:rsidR="004A1C62">
        <w:rPr>
          <w:rFonts w:ascii="Times New Roman" w:hAnsi="Times New Roman" w:cs="Times New Roman"/>
        </w:rPr>
        <w:t>C)</w:t>
      </w:r>
      <w:r w:rsidR="008A5DA4">
        <w:rPr>
          <w:rFonts w:ascii="Times New Roman" w:hAnsi="Times New Roman" w:cs="Times New Roman"/>
        </w:rPr>
        <w:t xml:space="preserve">, resulting in rather poor fits for most </w:t>
      </w:r>
      <w:del w:id="417" w:author="Mary O'Connor" w:date="2016-07-13T12:47:00Z">
        <w:r w:rsidR="008A5DA4" w:rsidDel="00172715">
          <w:rPr>
            <w:rFonts w:ascii="Times New Roman" w:hAnsi="Times New Roman" w:cs="Times New Roman"/>
          </w:rPr>
          <w:delText xml:space="preserve">of the </w:delText>
        </w:r>
      </w:del>
      <w:r w:rsidR="008A5DA4">
        <w:rPr>
          <w:rFonts w:ascii="Times New Roman" w:hAnsi="Times New Roman" w:cs="Times New Roman"/>
        </w:rPr>
        <w:t>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 xml:space="preserve">A. </w:t>
      </w:r>
      <w:proofErr w:type="spellStart"/>
      <w:r w:rsidR="00DD21A9" w:rsidRPr="00DD21A9">
        <w:rPr>
          <w:rFonts w:ascii="Times New Roman" w:hAnsi="Times New Roman" w:cs="Times New Roman"/>
          <w:i/>
        </w:rPr>
        <w:t>farinosa</w:t>
      </w:r>
      <w:proofErr w:type="spellEnd"/>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361810">
        <w:rPr>
          <w:rFonts w:ascii="Times New Roman" w:hAnsi="Times New Roman" w:cs="Times New Roman"/>
        </w:rPr>
        <w:t xml:space="preserve"> (likely unmeasured traits)</w:t>
      </w:r>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proofErr w:type="spellStart"/>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w:proofErr w:type="spellEnd"/>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 xml:space="preserve">A. </w:t>
      </w:r>
      <w:proofErr w:type="spellStart"/>
      <w:r w:rsidR="00703AEC" w:rsidRPr="00703AEC">
        <w:rPr>
          <w:rFonts w:ascii="Times New Roman" w:hAnsi="Times New Roman" w:cs="Times New Roman"/>
          <w:i/>
        </w:rPr>
        <w:t>farinosa</w:t>
      </w:r>
      <w:proofErr w:type="spellEnd"/>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w:t>
      </w:r>
      <w:proofErr w:type="gramStart"/>
      <w:r w:rsidR="00DB1180" w:rsidRPr="00DB1180">
        <w:rPr>
          <w:rFonts w:ascii="Times New Roman" w:hAnsi="Times New Roman" w:cs="Times New Roman"/>
          <w:vertAlign w:val="subscript"/>
        </w:rPr>
        <w:t>,173</w:t>
      </w:r>
      <w:proofErr w:type="gramEnd"/>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036AB35" w14:textId="2F127E4E" w:rsidR="00764123" w:rsidRDefault="00764123" w:rsidP="0059295B">
      <w:pPr>
        <w:spacing w:line="480" w:lineRule="auto"/>
        <w:rPr>
          <w:rFonts w:ascii="Times New Roman" w:hAnsi="Times New Roman" w:cs="Times New Roman"/>
        </w:rPr>
      </w:pPr>
    </w:p>
    <w:p w14:paraId="7ED26BB3" w14:textId="69EE3FFD" w:rsidR="00DA11C0" w:rsidRPr="00843DC0" w:rsidRDefault="007254F5" w:rsidP="00DA11C0">
      <w:pPr>
        <w:spacing w:line="480" w:lineRule="auto"/>
        <w:rPr>
          <w:rFonts w:ascii="Times New Roman" w:hAnsi="Times New Roman" w:cs="Times New Roman"/>
        </w:rPr>
      </w:pPr>
      <w:r w:rsidRPr="00C2459A">
        <w:rPr>
          <w:rFonts w:ascii="Times New Roman" w:hAnsi="Times New Roman" w:cs="Times New Roman"/>
          <w:u w:val="single"/>
        </w:rPr>
        <w:t>Wind experiment</w:t>
      </w:r>
      <w:r w:rsidR="00DA11C0">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sidR="00DA11C0">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sidR="00DA11C0">
        <w:rPr>
          <w:rFonts w:ascii="Times New Roman" w:hAnsi="Times New Roman" w:cs="Times New Roman"/>
        </w:rPr>
        <w:t>. Specifically, soil in wind-exposed plots</w:t>
      </w:r>
      <w:r w:rsidR="00451166">
        <w:rPr>
          <w:rFonts w:ascii="Times New Roman" w:hAnsi="Times New Roman" w:cs="Times New Roman"/>
        </w:rPr>
        <w:t xml:space="preserve"> was marginally</w:t>
      </w:r>
      <w:r w:rsidR="00DA11C0">
        <w:rPr>
          <w:rFonts w:ascii="Times New Roman" w:hAnsi="Times New Roman" w:cs="Times New Roman"/>
        </w:rPr>
        <w:t xml:space="preserve"> drier (</w:t>
      </w:r>
      <w:r w:rsidR="003C1277">
        <w:rPr>
          <w:rFonts w:ascii="Times New Roman" w:hAnsi="Times New Roman" w:cs="Times New Roman"/>
        </w:rPr>
        <w:t>Fig. 6A)</w:t>
      </w:r>
      <w:r w:rsidR="00DA11C0">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sidR="00DA11C0">
        <w:rPr>
          <w:rFonts w:ascii="Times New Roman" w:hAnsi="Times New Roman" w:cs="Times New Roman"/>
        </w:rPr>
        <w:t xml:space="preserve">here was no </w:t>
      </w:r>
      <w:r w:rsidR="003C1277">
        <w:rPr>
          <w:rFonts w:ascii="Times New Roman" w:hAnsi="Times New Roman" w:cs="Times New Roman"/>
        </w:rPr>
        <w:t xml:space="preserve">clear </w:t>
      </w:r>
      <w:r w:rsidR="00DA11C0">
        <w:rPr>
          <w:rFonts w:ascii="Times New Roman" w:hAnsi="Times New Roman" w:cs="Times New Roman"/>
        </w:rPr>
        <w:t xml:space="preserve">difference in </w:t>
      </w:r>
      <w:r w:rsidR="003C1277">
        <w:rPr>
          <w:rFonts w:ascii="Times New Roman" w:hAnsi="Times New Roman" w:cs="Times New Roman"/>
        </w:rPr>
        <w:t xml:space="preserve">either </w:t>
      </w:r>
      <w:r w:rsidR="00DA11C0">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FFC146E" w:rsidR="001D44A3" w:rsidRPr="00DA11C0" w:rsidRDefault="00254970" w:rsidP="001D44A3">
      <w:pPr>
        <w:spacing w:line="480" w:lineRule="auto"/>
        <w:rPr>
          <w:rFonts w:ascii="Times New Roman" w:hAnsi="Times New Roman" w:cs="Times New Roman"/>
          <w:iCs/>
        </w:rPr>
      </w:pPr>
      <w:r>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Pr>
          <w:rFonts w:ascii="Times New Roman" w:hAnsi="Times New Roman" w:cs="Times New Roman"/>
        </w:rPr>
        <w:t xml:space="preserve"> differently to wind exposure and willow genetic variation (Table 2</w:t>
      </w:r>
      <w:r w:rsidR="00843DC0" w:rsidRPr="007B13B4">
        <w:rPr>
          <w:rFonts w:ascii="Times New Roman" w:hAnsi="Times New Roman" w:cs="Times New Roman"/>
          <w:iCs/>
        </w:rPr>
        <w:t>).</w:t>
      </w:r>
      <w:r w:rsidR="00843DC0">
        <w:rPr>
          <w:rFonts w:ascii="Times New Roman" w:hAnsi="Times New Roman" w:cs="Times New Roman"/>
          <w:iCs/>
        </w:rPr>
        <w:t xml:space="preserve"> </w:t>
      </w:r>
      <w:r w:rsidR="00042C2C">
        <w:rPr>
          <w:rFonts w:ascii="Times New Roman" w:hAnsi="Times New Roman" w:cs="Times New Roman"/>
          <w:iCs/>
        </w:rPr>
        <w:t>For example</w:t>
      </w:r>
      <w:r w:rsidR="00843DC0">
        <w:rPr>
          <w:rFonts w:ascii="Times New Roman" w:hAnsi="Times New Roman" w:cs="Times New Roman"/>
          <w:iCs/>
        </w:rPr>
        <w:t>, wind exposure negatively affected all plant-growth traits</w:t>
      </w:r>
      <w:r>
        <w:rPr>
          <w:rFonts w:ascii="Times New Roman" w:hAnsi="Times New Roman" w:cs="Times New Roman"/>
          <w:iCs/>
        </w:rPr>
        <w:t xml:space="preserve"> (Table 1)</w:t>
      </w:r>
      <w:r w:rsidR="00843DC0">
        <w:rPr>
          <w:rFonts w:ascii="Times New Roman" w:hAnsi="Times New Roman" w:cs="Times New Roman"/>
          <w:iCs/>
        </w:rPr>
        <w:t xml:space="preserve">. Moreover, the negative effects of wind </w:t>
      </w:r>
      <w:r>
        <w:rPr>
          <w:rFonts w:ascii="Times New Roman" w:hAnsi="Times New Roman" w:cs="Times New Roman"/>
          <w:iCs/>
        </w:rPr>
        <w:t xml:space="preserve">exposure </w:t>
      </w:r>
      <w:r w:rsidR="00843DC0">
        <w:rPr>
          <w:rFonts w:ascii="Times New Roman" w:hAnsi="Times New Roman" w:cs="Times New Roman"/>
          <w:iCs/>
        </w:rPr>
        <w:t>were magnified by the end of the experiment for both plant height</w:t>
      </w:r>
      <w:r>
        <w:rPr>
          <w:rFonts w:ascii="Times New Roman" w:hAnsi="Times New Roman" w:cs="Times New Roman"/>
          <w:iCs/>
        </w:rPr>
        <w:t xml:space="preserve"> (Fig. 6C)</w:t>
      </w:r>
      <w:r w:rsidR="00843DC0">
        <w:rPr>
          <w:rFonts w:ascii="Times New Roman" w:hAnsi="Times New Roman" w:cs="Times New Roman"/>
          <w:iCs/>
        </w:rPr>
        <w:t xml:space="preserve"> and the nu</w:t>
      </w:r>
      <w:r w:rsidR="001B5E1F">
        <w:rPr>
          <w:rFonts w:ascii="Times New Roman" w:hAnsi="Times New Roman" w:cs="Times New Roman"/>
          <w:iCs/>
        </w:rPr>
        <w:t>mber of shoots produced (Table 2</w:t>
      </w:r>
      <w:r w:rsidR="00843DC0">
        <w:rPr>
          <w:rFonts w:ascii="Times New Roman" w:hAnsi="Times New Roman" w:cs="Times New Roman"/>
          <w:iCs/>
        </w:rPr>
        <w:t>).</w:t>
      </w:r>
      <w:r w:rsidR="00843DC0">
        <w:rPr>
          <w:rFonts w:ascii="Times New Roman" w:hAnsi="Times New Roman" w:cs="Times New Roman"/>
          <w:i/>
          <w:iCs/>
        </w:rPr>
        <w:t xml:space="preserve"> </w:t>
      </w:r>
      <w:r w:rsidR="00843DC0">
        <w:rPr>
          <w:rFonts w:ascii="Times New Roman" w:hAnsi="Times New Roman" w:cs="Times New Roman"/>
          <w:iCs/>
        </w:rPr>
        <w:t>Still, willow genotype had a pronounced effect on all plant-growth traits, resulting in willows that varied over 2-fold in height</w:t>
      </w:r>
      <w:r>
        <w:rPr>
          <w:rFonts w:ascii="Times New Roman" w:hAnsi="Times New Roman" w:cs="Times New Roman"/>
          <w:iCs/>
        </w:rPr>
        <w:t xml:space="preserve"> (Fig. 6D)</w:t>
      </w:r>
      <w:r w:rsidR="00843DC0">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sidR="00843DC0">
        <w:rPr>
          <w:rFonts w:ascii="Times New Roman" w:hAnsi="Times New Roman" w:cs="Times New Roman"/>
          <w:iCs/>
        </w:rPr>
        <w:t>), this G</w:t>
      </w:r>
      <m:oMath>
        <m:r>
          <w:rPr>
            <w:rFonts w:ascii="Cambria Math" w:hAnsi="Cambria Math" w:cs="Times New Roman"/>
          </w:rPr>
          <m:t>×</m:t>
        </m:r>
      </m:oMath>
      <w:r w:rsidR="00843DC0">
        <w:rPr>
          <w:rFonts w:ascii="Times New Roman" w:hAnsi="Times New Roman" w:cs="Times New Roman"/>
          <w:iCs/>
        </w:rPr>
        <w:t>E</w:t>
      </w:r>
      <w:r w:rsidR="00843DC0">
        <w:rPr>
          <w:rFonts w:ascii="Times New Roman" w:hAnsi="Times New Roman" w:cs="Times New Roman"/>
          <w:iCs/>
          <w:vertAlign w:val="subscript"/>
        </w:rPr>
        <w:t>year</w:t>
      </w:r>
      <w:r w:rsidR="00843DC0">
        <w:rPr>
          <w:rFonts w:ascii="Times New Roman" w:hAnsi="Times New Roman" w:cs="Times New Roman"/>
          <w:iCs/>
        </w:rPr>
        <w:t xml:space="preserve"> effect was relatively small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0.05) compared to the effect of genotype alone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sidR="00843DC0">
        <w:rPr>
          <w:rFonts w:ascii="Times New Roman" w:hAnsi="Times New Roman" w:cs="Times New Roman"/>
          <w:iCs/>
        </w:rPr>
        <w:t xml:space="preserve">). The leaves of willow genotypes varied 46-fold in </w:t>
      </w:r>
      <w:proofErr w:type="spellStart"/>
      <w:r w:rsidR="00843DC0">
        <w:rPr>
          <w:rFonts w:ascii="Times New Roman" w:hAnsi="Times New Roman" w:cs="Times New Roman"/>
          <w:iCs/>
        </w:rPr>
        <w:t>trichome</w:t>
      </w:r>
      <w:proofErr w:type="spellEnd"/>
      <w:r w:rsidR="00843DC0">
        <w:rPr>
          <w:rFonts w:ascii="Times New Roman" w:hAnsi="Times New Roman" w:cs="Times New Roman"/>
          <w:iCs/>
        </w:rPr>
        <w:t xml:space="preserve"> density, 1.5-fold in SLA, and 1.6-fold in C</w:t>
      </w:r>
      <w:proofErr w:type="gramStart"/>
      <w:r w:rsidR="00843DC0">
        <w:rPr>
          <w:rFonts w:ascii="Times New Roman" w:hAnsi="Times New Roman" w:cs="Times New Roman"/>
          <w:iCs/>
        </w:rPr>
        <w:t>:N</w:t>
      </w:r>
      <w:proofErr w:type="gramEnd"/>
      <w:r w:rsidR="001B5E1F">
        <w:rPr>
          <w:rFonts w:ascii="Times New Roman" w:hAnsi="Times New Roman" w:cs="Times New Roman"/>
          <w:iCs/>
        </w:rPr>
        <w:t xml:space="preserve"> (Fig. 6E)</w:t>
      </w:r>
      <w:r w:rsidR="00843DC0">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0.11; 2013,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0.16). Unlike </w:t>
      </w:r>
      <w:r w:rsidR="00042C2C">
        <w:rPr>
          <w:rFonts w:ascii="Times New Roman" w:hAnsi="Times New Roman" w:cs="Times New Roman"/>
          <w:iCs/>
        </w:rPr>
        <w:t>aboveground plant traits</w:t>
      </w:r>
      <w:r w:rsidR="00843DC0">
        <w:rPr>
          <w:rFonts w:ascii="Times New Roman" w:hAnsi="Times New Roman" w:cs="Times New Roman"/>
          <w:iCs/>
        </w:rPr>
        <w:t>, root C</w:t>
      </w:r>
      <w:proofErr w:type="gramStart"/>
      <w:r w:rsidR="00843DC0">
        <w:rPr>
          <w:rFonts w:ascii="Times New Roman" w:hAnsi="Times New Roman" w:cs="Times New Roman"/>
          <w:iCs/>
        </w:rPr>
        <w:t>:N</w:t>
      </w:r>
      <w:proofErr w:type="gramEnd"/>
      <w:r w:rsidR="00843DC0">
        <w:rPr>
          <w:rFonts w:ascii="Times New Roman" w:hAnsi="Times New Roman" w:cs="Times New Roman"/>
          <w:iCs/>
        </w:rPr>
        <w:t xml:space="preserve"> did not appear to be influenced by either wind exposure or willow genotype</w:t>
      </w:r>
      <w:r w:rsidR="001B5E1F">
        <w:rPr>
          <w:rFonts w:ascii="Times New Roman" w:hAnsi="Times New Roman" w:cs="Times New Roman"/>
          <w:iCs/>
        </w:rPr>
        <w:t xml:space="preserve"> (Table 2, Fig. 6F)</w:t>
      </w:r>
      <w:r w:rsidR="00843DC0">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2608B2BC" w:rsidR="002226AF" w:rsidRDefault="00F21266" w:rsidP="0059295B">
      <w:pPr>
        <w:spacing w:line="480" w:lineRule="auto"/>
        <w:rPr>
          <w:rFonts w:ascii="Times New Roman" w:hAnsi="Times New Roman" w:cs="Times New Roman"/>
        </w:rPr>
      </w:pPr>
      <w:r>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685B73D3"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w:t>
      </w:r>
      <w:proofErr w:type="spellStart"/>
      <w:r w:rsidR="00632B9F">
        <w:rPr>
          <w:rFonts w:ascii="Times New Roman" w:hAnsi="Times New Roman" w:cs="Times New Roman"/>
        </w:rPr>
        <w:t>coef</w:t>
      </w:r>
      <w:proofErr w:type="spellEnd"/>
      <w:r w:rsidR="00632B9F">
        <w:rPr>
          <w:rFonts w:ascii="Times New Roman" w:hAnsi="Times New Roman" w:cs="Times New Roman"/>
        </w:rPr>
        <w:t xml:space="preserve">. = -0.08), and rarefied richness (std. </w:t>
      </w:r>
      <w:proofErr w:type="spellStart"/>
      <w:r w:rsidR="00632B9F">
        <w:rPr>
          <w:rFonts w:ascii="Times New Roman" w:hAnsi="Times New Roman" w:cs="Times New Roman"/>
        </w:rPr>
        <w:t>coef</w:t>
      </w:r>
      <w:proofErr w:type="spellEnd"/>
      <w:r w:rsidR="00632B9F">
        <w:rPr>
          <w:rFonts w:ascii="Times New Roman" w:hAnsi="Times New Roman" w:cs="Times New Roman"/>
        </w:rPr>
        <w:t>.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0.28), and rarefied richness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37553C">
        <w:rPr>
          <w:rFonts w:ascii="Times New Roman" w:hAnsi="Times New Roman" w:cs="Times New Roman"/>
        </w:rPr>
        <w:t>Trait PC2 had</w:t>
      </w:r>
      <w:r w:rsidR="00632B9F">
        <w:rPr>
          <w:rFonts w:ascii="Times New Roman" w:hAnsi="Times New Roman" w:cs="Times New Roman"/>
        </w:rPr>
        <w:t xml:space="preserve"> a strong positive correlation with l</w:t>
      </w:r>
      <w:r w:rsidR="00856CC9">
        <w:rPr>
          <w:rFonts w:ascii="Times New Roman" w:hAnsi="Times New Roman" w:cs="Times New Roman"/>
        </w:rPr>
        <w:t>eaf C</w:t>
      </w:r>
      <w:proofErr w:type="gramStart"/>
      <w:r w:rsidR="00856CC9">
        <w:rPr>
          <w:rFonts w:ascii="Times New Roman" w:hAnsi="Times New Roman" w:cs="Times New Roman"/>
        </w:rPr>
        <w:t>:N</w:t>
      </w:r>
      <w:proofErr w:type="gramEnd"/>
      <w:r w:rsidR="00856CC9">
        <w:rPr>
          <w:rFonts w:ascii="Times New Roman" w:hAnsi="Times New Roman" w:cs="Times New Roman"/>
        </w:rPr>
        <w:t>,</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Positive values of 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w:t>
      </w:r>
      <w:proofErr w:type="spellStart"/>
      <w:r w:rsidR="00CF7912">
        <w:rPr>
          <w:rFonts w:ascii="Times New Roman" w:hAnsi="Times New Roman" w:cs="Times New Roman"/>
        </w:rPr>
        <w:t>tiering</w:t>
      </w:r>
      <w:proofErr w:type="spellEnd"/>
      <w:r w:rsidR="00CF7912">
        <w:rPr>
          <w:rFonts w:ascii="Times New Roman" w:hAnsi="Times New Roman" w:cs="Times New Roman"/>
        </w:rPr>
        <w:t xml:space="preserve">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17775752"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proofErr w:type="spellStart"/>
      <w:r w:rsidR="00BA4023">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bacteria</w:t>
      </w:r>
      <w:r w:rsidR="00B07E5B">
        <w:rPr>
          <w:rFonts w:ascii="Times New Roman" w:hAnsi="Times New Roman" w:cs="Times New Roman"/>
        </w:rPr>
        <w:t xml:space="preserve"> communities</w:t>
      </w:r>
      <w:r>
        <w:rPr>
          <w:rFonts w:ascii="Times New Roman" w:hAnsi="Times New Roman" w:cs="Times New Roman"/>
        </w:rPr>
        <w:t>. For example, soil PC1, and to a lesser extent root C</w:t>
      </w:r>
      <w:proofErr w:type="gramStart"/>
      <w:r>
        <w:rPr>
          <w:rFonts w:ascii="Times New Roman" w:hAnsi="Times New Roman" w:cs="Times New Roman"/>
        </w:rPr>
        <w:t>:N</w:t>
      </w:r>
      <w:proofErr w:type="gramEnd"/>
      <w:r>
        <w:rPr>
          <w:rFonts w:ascii="Times New Roman" w:hAnsi="Times New Roman" w:cs="Times New Roman"/>
        </w:rPr>
        <w:t xml:space="preserve">, </w:t>
      </w:r>
      <w:r w:rsidR="00A75B31">
        <w:rPr>
          <w:rFonts w:ascii="Times New Roman" w:hAnsi="Times New Roman" w:cs="Times New Roman"/>
        </w:rPr>
        <w:t xml:space="preserve">negatively affected </w:t>
      </w:r>
      <w:proofErr w:type="spellStart"/>
      <w:r w:rsidR="00BA4023">
        <w:rPr>
          <w:rFonts w:ascii="Times New Roman" w:hAnsi="Times New Roman" w:cs="Times New Roman"/>
        </w:rPr>
        <w:t>ecto</w:t>
      </w:r>
      <w:r w:rsidR="00A75B31">
        <w:rPr>
          <w:rFonts w:ascii="Times New Roman" w:hAnsi="Times New Roman" w:cs="Times New Roman"/>
        </w:rPr>
        <w:t>mycorrhiza</w:t>
      </w:r>
      <w:proofErr w:type="spellEnd"/>
      <w:r w:rsidR="00A75B31">
        <w:rPr>
          <w:rFonts w:ascii="Times New Roman" w:hAnsi="Times New Roman" w:cs="Times New Roman"/>
        </w:rPr>
        <w:t xml:space="preserve"> richness</w:t>
      </w:r>
      <w:r w:rsidR="00B07E5B">
        <w:rPr>
          <w:rFonts w:ascii="Times New Roman" w:hAnsi="Times New Roman" w:cs="Times New Roman"/>
        </w:rPr>
        <w:t xml:space="preserve"> (Fig. 7A), abundance</w:t>
      </w:r>
      <w:r w:rsidR="009877C7">
        <w:rPr>
          <w:rFonts w:ascii="Times New Roman" w:hAnsi="Times New Roman" w:cs="Times New Roman"/>
        </w:rPr>
        <w:t xml:space="preserve"> (std.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-0.15)</w:t>
      </w:r>
      <w:r w:rsidR="00B07E5B">
        <w:rPr>
          <w:rFonts w:ascii="Times New Roman" w:hAnsi="Times New Roman" w:cs="Times New Roman"/>
        </w:rPr>
        <w:t>, and rarefied richness (</w:t>
      </w:r>
      <w:r w:rsidR="009877C7">
        <w:rPr>
          <w:rFonts w:ascii="Times New Roman" w:hAnsi="Times New Roman" w:cs="Times New Roman"/>
        </w:rPr>
        <w:t xml:space="preserve">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proofErr w:type="spellStart"/>
      <w:r w:rsidR="00BA4023">
        <w:rPr>
          <w:rFonts w:ascii="Times New Roman" w:hAnsi="Times New Roman" w:cs="Times New Roman"/>
        </w:rPr>
        <w:t>ecto</w:t>
      </w:r>
      <w:r w:rsidR="00A75B31">
        <w:rPr>
          <w:rFonts w:ascii="Times New Roman" w:hAnsi="Times New Roman" w:cs="Times New Roman"/>
        </w:rPr>
        <w:t>mycorrhiza</w:t>
      </w:r>
      <w:proofErr w:type="spellEnd"/>
      <w:r w:rsidR="00A75B31">
        <w:rPr>
          <w:rFonts w:ascii="Times New Roman" w:hAnsi="Times New Roman" w:cs="Times New Roman"/>
        </w:rPr>
        <w:t xml:space="preserve">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w:t>
      </w:r>
      <w:proofErr w:type="spellStart"/>
      <w:r w:rsidR="00150105">
        <w:rPr>
          <w:rFonts w:ascii="Times New Roman" w:hAnsi="Times New Roman" w:cs="Times New Roman"/>
        </w:rPr>
        <w:t>coef</w:t>
      </w:r>
      <w:proofErr w:type="spellEnd"/>
      <w:r w:rsidR="00150105">
        <w:rPr>
          <w:rFonts w:ascii="Times New Roman" w:hAnsi="Times New Roman" w:cs="Times New Roman"/>
        </w:rPr>
        <w:t>. = 0.23)</w:t>
      </w:r>
      <w:r w:rsidR="009877C7">
        <w:rPr>
          <w:rFonts w:ascii="Times New Roman" w:hAnsi="Times New Roman" w:cs="Times New Roman"/>
        </w:rPr>
        <w:t xml:space="preserve">, and rarefied richness (std. </w:t>
      </w:r>
      <w:proofErr w:type="spellStart"/>
      <w:r w:rsidR="009877C7">
        <w:rPr>
          <w:rFonts w:ascii="Times New Roman" w:hAnsi="Times New Roman" w:cs="Times New Roman"/>
        </w:rPr>
        <w:t>coef</w:t>
      </w:r>
      <w:proofErr w:type="spellEnd"/>
      <w:r w:rsidR="009877C7">
        <w:rPr>
          <w:rFonts w:ascii="Times New Roman" w:hAnsi="Times New Roman" w:cs="Times New Roman"/>
        </w:rPr>
        <w:t xml:space="preserve">.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Although we detected clear effects of soil properties and root C</w:t>
      </w:r>
      <w:proofErr w:type="gramStart"/>
      <w:r w:rsidR="00D13B63">
        <w:rPr>
          <w:rFonts w:ascii="Times New Roman" w:hAnsi="Times New Roman" w:cs="Times New Roman"/>
        </w:rPr>
        <w:t>:N</w:t>
      </w:r>
      <w:proofErr w:type="gramEnd"/>
      <w:r w:rsidR="00D13B63">
        <w:rPr>
          <w:rFonts w:ascii="Times New Roman" w:hAnsi="Times New Roman" w:cs="Times New Roman"/>
        </w:rPr>
        <w:t xml:space="preserve"> on 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proofErr w:type="spellStart"/>
      <w:r w:rsidR="00843E5D">
        <w:rPr>
          <w:rFonts w:ascii="Times New Roman" w:hAnsi="Times New Roman" w:cs="Times New Roman"/>
        </w:rPr>
        <w:t>ecto</w:t>
      </w:r>
      <w:r w:rsidR="001D65C6">
        <w:rPr>
          <w:rFonts w:ascii="Times New Roman" w:hAnsi="Times New Roman" w:cs="Times New Roman"/>
        </w:rPr>
        <w:t>mycorrhizal</w:t>
      </w:r>
      <w:proofErr w:type="spellEnd"/>
      <w:r w:rsidR="001D65C6">
        <w:rPr>
          <w:rFonts w:ascii="Times New Roman" w:hAnsi="Times New Roman" w:cs="Times New Roman"/>
        </w:rPr>
        <w:t xml:space="preserve">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w:t>
      </w:r>
      <w:proofErr w:type="gramStart"/>
      <w:r w:rsidR="009D7A8F">
        <w:rPr>
          <w:rFonts w:ascii="Times New Roman" w:hAnsi="Times New Roman" w:cs="Times New Roman"/>
          <w:vertAlign w:val="subscript"/>
        </w:rPr>
        <w:t>,106</w:t>
      </w:r>
      <w:proofErr w:type="gramEnd"/>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 xml:space="preserve">though, </w:t>
      </w:r>
      <w:r w:rsidR="00B5661F">
        <w:rPr>
          <w:rFonts w:ascii="Times New Roman" w:hAnsi="Times New Roman" w:cs="Times New Roman"/>
        </w:rPr>
        <w:t>given that</w:t>
      </w:r>
      <w:r w:rsidR="000019A9">
        <w:rPr>
          <w:rFonts w:ascii="Times New Roman" w:hAnsi="Times New Roman" w:cs="Times New Roman"/>
        </w:rPr>
        <w:t xml:space="preserve"> </w:t>
      </w:r>
      <w:r w:rsidR="0037553C">
        <w:rPr>
          <w:rFonts w:ascii="Times New Roman" w:hAnsi="Times New Roman" w:cs="Times New Roman"/>
        </w:rPr>
        <w:t xml:space="preserve">we </w:t>
      </w:r>
      <w:r w:rsidR="000019A9">
        <w:rPr>
          <w:rFonts w:ascii="Times New Roman" w:hAnsi="Times New Roman" w:cs="Times New Roman"/>
        </w:rPr>
        <w:t>measured one belowground plant trait (root C</w:t>
      </w:r>
      <w:proofErr w:type="gramStart"/>
      <w:r w:rsidR="000019A9">
        <w:rPr>
          <w:rFonts w:ascii="Times New Roman" w:hAnsi="Times New Roman" w:cs="Times New Roman"/>
        </w:rPr>
        <w:t>:N</w:t>
      </w:r>
      <w:proofErr w:type="gramEnd"/>
      <w:r w:rsidR="000019A9">
        <w:rPr>
          <w:rFonts w:ascii="Times New Roman" w:hAnsi="Times New Roman" w:cs="Times New Roman"/>
        </w:rPr>
        <w:t>)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45FE639B" w14:textId="77777777" w:rsidR="00FF591C" w:rsidRPr="00C2459A" w:rsidRDefault="00FF591C" w:rsidP="0059295B">
      <w:pPr>
        <w:spacing w:line="480" w:lineRule="auto"/>
        <w:rPr>
          <w:rFonts w:ascii="Times New Roman" w:hAnsi="Times New Roman" w:cs="Times New Roman"/>
          <w:i/>
        </w:rPr>
      </w:pPr>
      <w:r>
        <w:rPr>
          <w:rFonts w:ascii="Times New Roman" w:hAnsi="Times New Roman" w:cs="Times New Roman"/>
          <w:i/>
        </w:rPr>
        <w:t>What is the relative importance of willow genotype vs. the biotic and abiotic environment in structuring associated communities?</w:t>
      </w:r>
    </w:p>
    <w:p w14:paraId="2D060825" w14:textId="3D0E7BA6" w:rsidR="00093FD8" w:rsidRDefault="007D1C62" w:rsidP="0059295B">
      <w:pPr>
        <w:spacing w:line="480" w:lineRule="auto"/>
        <w:rPr>
          <w:rFonts w:ascii="Times New Roman" w:hAnsi="Times New Roman" w:cs="Times New Roman"/>
        </w:rPr>
      </w:pPr>
      <w:commentRangeStart w:id="418"/>
      <w:del w:id="419" w:author="Mary O'Connor" w:date="2016-07-13T12:53:00Z">
        <w:r w:rsidDel="001E74B9">
          <w:rPr>
            <w:rFonts w:ascii="Times New Roman" w:hAnsi="Times New Roman" w:cs="Times New Roman"/>
          </w:rPr>
          <w:delText>Our key finding was</w:delText>
        </w:r>
        <w:r w:rsidR="00932AF6" w:rsidDel="001E74B9">
          <w:rPr>
            <w:rFonts w:ascii="Times New Roman" w:hAnsi="Times New Roman" w:cs="Times New Roman"/>
          </w:rPr>
          <w:delText xml:space="preserve"> </w:delText>
        </w:r>
        <w:r w:rsidR="004344C4" w:rsidDel="001E74B9">
          <w:rPr>
            <w:rFonts w:ascii="Times New Roman" w:hAnsi="Times New Roman" w:cs="Times New Roman"/>
          </w:rPr>
          <w:delText xml:space="preserve">that </w:delText>
        </w:r>
        <w:r w:rsidR="00B5661F" w:rsidDel="001E74B9">
          <w:rPr>
            <w:rFonts w:ascii="Times New Roman" w:hAnsi="Times New Roman" w:cs="Times New Roman"/>
          </w:rPr>
          <w:delText>g</w:delText>
        </w:r>
      </w:del>
      <w:ins w:id="420" w:author="Mary O'Connor" w:date="2016-07-13T12:53:00Z">
        <w:r w:rsidR="001E74B9">
          <w:rPr>
            <w:rFonts w:ascii="Times New Roman" w:hAnsi="Times New Roman" w:cs="Times New Roman"/>
          </w:rPr>
          <w:t>G</w:t>
        </w:r>
      </w:ins>
      <w:r w:rsidR="00B5661F">
        <w:rPr>
          <w:rFonts w:ascii="Times New Roman" w:hAnsi="Times New Roman" w:cs="Times New Roman"/>
        </w:rPr>
        <w:t>eneti</w:t>
      </w:r>
      <w:commentRangeEnd w:id="418"/>
      <w:r w:rsidR="001E74B9">
        <w:rPr>
          <w:rStyle w:val="CommentReference"/>
        </w:rPr>
        <w:commentReference w:id="418"/>
      </w:r>
      <w:r w:rsidR="00B5661F">
        <w:rPr>
          <w:rFonts w:ascii="Times New Roman" w:hAnsi="Times New Roman" w:cs="Times New Roman"/>
        </w:rPr>
        <w:t xml:space="preserve">c effects on associated </w:t>
      </w:r>
      <w:r w:rsidR="00437344">
        <w:rPr>
          <w:rFonts w:ascii="Times New Roman" w:hAnsi="Times New Roman" w:cs="Times New Roman"/>
        </w:rPr>
        <w:t xml:space="preserve">arthropod, bacterial, and </w:t>
      </w:r>
      <w:proofErr w:type="spellStart"/>
      <w:r w:rsidR="00437344">
        <w:rPr>
          <w:rFonts w:ascii="Times New Roman" w:hAnsi="Times New Roman" w:cs="Times New Roman"/>
        </w:rPr>
        <w:t>ectomycorrhizal</w:t>
      </w:r>
      <w:proofErr w:type="spellEnd"/>
      <w:r w:rsidR="00437344">
        <w:rPr>
          <w:rFonts w:ascii="Times New Roman" w:hAnsi="Times New Roman" w:cs="Times New Roman"/>
        </w:rPr>
        <w:t xml:space="preserve"> </w:t>
      </w:r>
      <w:r w:rsidR="00B5661F">
        <w:rPr>
          <w:rFonts w:ascii="Times New Roman" w:hAnsi="Times New Roman" w:cs="Times New Roman"/>
        </w:rPr>
        <w:t xml:space="preserve">communities </w:t>
      </w:r>
      <w:del w:id="421" w:author="Mary O'Connor" w:date="2016-07-13T12:54:00Z">
        <w:r w:rsidR="00B5661F" w:rsidDel="001E74B9">
          <w:rPr>
            <w:rFonts w:ascii="Times New Roman" w:hAnsi="Times New Roman" w:cs="Times New Roman"/>
          </w:rPr>
          <w:delText xml:space="preserve">were often </w:delText>
        </w:r>
      </w:del>
      <w:r w:rsidR="00B5661F">
        <w:rPr>
          <w:rFonts w:ascii="Times New Roman" w:hAnsi="Times New Roman" w:cs="Times New Roman"/>
        </w:rPr>
        <w:t>depende</w:t>
      </w:r>
      <w:ins w:id="422" w:author="Mary O'Connor" w:date="2016-07-13T12:54:00Z">
        <w:r w:rsidR="001E74B9">
          <w:rPr>
            <w:rFonts w:ascii="Times New Roman" w:hAnsi="Times New Roman" w:cs="Times New Roman"/>
          </w:rPr>
          <w:t>d</w:t>
        </w:r>
      </w:ins>
      <w:del w:id="423" w:author="Mary O'Connor" w:date="2016-07-13T12:54:00Z">
        <w:r w:rsidR="00B5661F" w:rsidDel="001E74B9">
          <w:rPr>
            <w:rFonts w:ascii="Times New Roman" w:hAnsi="Times New Roman" w:cs="Times New Roman"/>
          </w:rPr>
          <w:delText>nt</w:delText>
        </w:r>
      </w:del>
      <w:r w:rsidR="00B5661F">
        <w:rPr>
          <w:rFonts w:ascii="Times New Roman" w:hAnsi="Times New Roman" w:cs="Times New Roman"/>
        </w:rPr>
        <w:t xml:space="preserve"> on</w:t>
      </w:r>
      <w:r w:rsidR="004344C4">
        <w:rPr>
          <w:rFonts w:ascii="Times New Roman" w:hAnsi="Times New Roman" w:cs="Times New Roman"/>
        </w:rPr>
        <w:t xml:space="preserve"> the</w:t>
      </w:r>
      <w:r w:rsidR="00B5661F">
        <w:rPr>
          <w:rFonts w:ascii="Times New Roman" w:hAnsi="Times New Roman" w:cs="Times New Roman"/>
        </w:rPr>
        <w:t xml:space="preserve"> environmental context in which a host-plant is growing</w:t>
      </w:r>
      <w:r>
        <w:rPr>
          <w:rFonts w:ascii="Times New Roman" w:hAnsi="Times New Roman" w:cs="Times New Roman"/>
        </w:rPr>
        <w:t xml:space="preserve">. In the ant-aphid experiment, willow genetic variation tended to have a stronger effect on arthropod community structure compared to aphid additions and </w:t>
      </w:r>
      <w:r w:rsidR="0069489F">
        <w:rPr>
          <w:rFonts w:ascii="Times New Roman" w:hAnsi="Times New Roman" w:cs="Times New Roman"/>
        </w:rPr>
        <w:t>proximity to</w:t>
      </w:r>
      <w:r>
        <w:rPr>
          <w:rFonts w:ascii="Times New Roman" w:hAnsi="Times New Roman" w:cs="Times New Roman"/>
        </w:rPr>
        <w:t xml:space="preserve"> ant mounds</w:t>
      </w:r>
      <w:r w:rsidR="001C3790">
        <w:rPr>
          <w:rFonts w:ascii="Times New Roman" w:hAnsi="Times New Roman" w:cs="Times New Roman"/>
        </w:rPr>
        <w:t>. Still</w:t>
      </w:r>
      <w:r>
        <w:rPr>
          <w:rFonts w:ascii="Times New Roman" w:hAnsi="Times New Roman" w:cs="Times New Roman"/>
        </w:rPr>
        <w:t xml:space="preserve">, we </w:t>
      </w:r>
      <w:r w:rsidR="001C3790">
        <w:rPr>
          <w:rFonts w:ascii="Times New Roman" w:hAnsi="Times New Roman" w:cs="Times New Roman"/>
        </w:rPr>
        <w:t>did find</w:t>
      </w:r>
      <w:r>
        <w:rPr>
          <w:rFonts w:ascii="Times New Roman" w:hAnsi="Times New Roman" w:cs="Times New Roman"/>
        </w:rPr>
        <w:t xml:space="preserve"> that aphid additions modified the effect of willow genotype on the composition of the arthropod community, </w:t>
      </w:r>
      <w:commentRangeStart w:id="424"/>
      <w:r>
        <w:rPr>
          <w:rFonts w:ascii="Times New Roman" w:hAnsi="Times New Roman" w:cs="Times New Roman"/>
        </w:rPr>
        <w:t xml:space="preserve">suggesting that </w:t>
      </w:r>
      <w:r w:rsidR="004E32DA">
        <w:rPr>
          <w:rFonts w:ascii="Times New Roman" w:hAnsi="Times New Roman" w:cs="Times New Roman"/>
        </w:rPr>
        <w:t xml:space="preserve">both factors play an important role in understanding community </w:t>
      </w:r>
      <w:r w:rsidR="004344C4">
        <w:rPr>
          <w:rFonts w:ascii="Times New Roman" w:hAnsi="Times New Roman" w:cs="Times New Roman"/>
        </w:rPr>
        <w:t>asse</w:t>
      </w:r>
      <w:commentRangeEnd w:id="424"/>
      <w:r w:rsidR="001E74B9">
        <w:rPr>
          <w:rStyle w:val="CommentReference"/>
        </w:rPr>
        <w:commentReference w:id="424"/>
      </w:r>
      <w:r w:rsidR="004344C4">
        <w:rPr>
          <w:rFonts w:ascii="Times New Roman" w:hAnsi="Times New Roman" w:cs="Times New Roman"/>
        </w:rPr>
        <w:t>mbly</w:t>
      </w:r>
      <w:r w:rsidR="00932AF6">
        <w:rPr>
          <w:rFonts w:ascii="Times New Roman" w:hAnsi="Times New Roman" w:cs="Times New Roman"/>
        </w:rPr>
        <w:t>. In the wind experiment, we found that w</w:t>
      </w:r>
      <w:r>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proofErr w:type="spellStart"/>
      <w:r w:rsidR="00BA4023">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w:t>
      </w:r>
      <w:r w:rsidR="004E32DA">
        <w:rPr>
          <w:rFonts w:ascii="Times New Roman" w:hAnsi="Times New Roman" w:cs="Times New Roman"/>
        </w:rPr>
        <w:t>Moreover, d</w:t>
      </w:r>
      <w:r w:rsidR="00932AF6">
        <w:rPr>
          <w:rFonts w:ascii="Times New Roman" w:hAnsi="Times New Roman" w:cs="Times New Roman"/>
        </w:rPr>
        <w:t>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xml:space="preserve">. </w:t>
      </w:r>
      <w:commentRangeStart w:id="425"/>
      <w:r w:rsidR="00661BCF">
        <w:rPr>
          <w:rFonts w:ascii="Times New Roman" w:hAnsi="Times New Roman" w:cs="Times New Roman"/>
        </w:rPr>
        <w:t>Taken together, our study suggests</w:t>
      </w:r>
      <w:r w:rsidR="00932AF6">
        <w:rPr>
          <w:rFonts w:ascii="Times New Roman" w:hAnsi="Times New Roman" w:cs="Times New Roman"/>
        </w:rPr>
        <w:t xml:space="preserve"> </w:t>
      </w:r>
      <w:del w:id="426" w:author="Mary O'Connor" w:date="2016-07-13T12:55:00Z">
        <w:r w:rsidR="00932AF6" w:rsidDel="001E74B9">
          <w:rPr>
            <w:rFonts w:ascii="Times New Roman" w:hAnsi="Times New Roman" w:cs="Times New Roman"/>
          </w:rPr>
          <w:delText>that</w:delText>
        </w:r>
        <w:r w:rsidR="004E32DA" w:rsidDel="001E74B9">
          <w:rPr>
            <w:rFonts w:ascii="Times New Roman" w:hAnsi="Times New Roman" w:cs="Times New Roman"/>
          </w:rPr>
          <w:delText xml:space="preserve"> </w:delText>
        </w:r>
        <w:r w:rsidR="00932AF6" w:rsidDel="001E74B9">
          <w:rPr>
            <w:rFonts w:ascii="Times New Roman" w:hAnsi="Times New Roman" w:cs="Times New Roman"/>
          </w:rPr>
          <w:delText xml:space="preserve">future experiments </w:delText>
        </w:r>
        <w:r w:rsidR="004E32DA" w:rsidDel="001E74B9">
          <w:rPr>
            <w:rFonts w:ascii="Times New Roman" w:hAnsi="Times New Roman" w:cs="Times New Roman"/>
          </w:rPr>
          <w:delText>should consider both</w:delText>
        </w:r>
        <w:r w:rsidR="00932AF6" w:rsidDel="001E74B9">
          <w:rPr>
            <w:rFonts w:ascii="Times New Roman" w:hAnsi="Times New Roman" w:cs="Times New Roman"/>
          </w:rPr>
          <w:delText xml:space="preserve"> </w:delText>
        </w:r>
      </w:del>
      <w:r w:rsidR="00932AF6">
        <w:rPr>
          <w:rFonts w:ascii="Times New Roman" w:hAnsi="Times New Roman" w:cs="Times New Roman"/>
        </w:rPr>
        <w:t xml:space="preserve">host-plant </w:t>
      </w:r>
      <w:commentRangeEnd w:id="425"/>
      <w:r w:rsidR="001E74B9">
        <w:rPr>
          <w:rStyle w:val="CommentReference"/>
        </w:rPr>
        <w:commentReference w:id="425"/>
      </w:r>
      <w:r w:rsidR="00932AF6">
        <w:rPr>
          <w:rFonts w:ascii="Times New Roman" w:hAnsi="Times New Roman" w:cs="Times New Roman"/>
        </w:rPr>
        <w:t>genetic variation</w:t>
      </w:r>
      <w:r w:rsidR="00437344">
        <w:rPr>
          <w:rFonts w:ascii="Times New Roman" w:hAnsi="Times New Roman" w:cs="Times New Roman"/>
        </w:rPr>
        <w:t>, aphid presence,</w:t>
      </w:r>
      <w:r w:rsidR="004E32DA">
        <w:rPr>
          <w:rFonts w:ascii="Times New Roman" w:hAnsi="Times New Roman" w:cs="Times New Roman"/>
        </w:rPr>
        <w:t xml:space="preserve"> and the amount of wind expos</w:t>
      </w:r>
      <w:r w:rsidR="00437344">
        <w:rPr>
          <w:rFonts w:ascii="Times New Roman" w:hAnsi="Times New Roman" w:cs="Times New Roman"/>
        </w:rPr>
        <w:t>ure</w:t>
      </w:r>
      <w:r w:rsidR="00661BCF">
        <w:rPr>
          <w:rFonts w:ascii="Times New Roman" w:hAnsi="Times New Roman" w:cs="Times New Roman"/>
        </w:rPr>
        <w:t xml:space="preserve"> </w:t>
      </w:r>
      <w:ins w:id="427" w:author="Mary O'Connor" w:date="2016-07-13T12:55:00Z">
        <w:r w:rsidR="001E74B9">
          <w:rPr>
            <w:rFonts w:ascii="Times New Roman" w:hAnsi="Times New Roman" w:cs="Times New Roman"/>
          </w:rPr>
          <w:t>can be equally important in</w:t>
        </w:r>
      </w:ins>
      <w:del w:id="428" w:author="Mary O'Connor" w:date="2016-07-13T12:55:00Z">
        <w:r w:rsidR="00661BCF" w:rsidDel="001E74B9">
          <w:rPr>
            <w:rFonts w:ascii="Times New Roman" w:hAnsi="Times New Roman" w:cs="Times New Roman"/>
          </w:rPr>
          <w:delText>in</w:delText>
        </w:r>
      </w:del>
      <w:r w:rsidR="00661BCF">
        <w:rPr>
          <w:rFonts w:ascii="Times New Roman" w:hAnsi="Times New Roman" w:cs="Times New Roman"/>
        </w:rPr>
        <w:t xml:space="preserve"> structuring associated communities</w:t>
      </w:r>
      <w:r w:rsidR="004E32DA">
        <w:rPr>
          <w:rFonts w:ascii="Times New Roman" w:hAnsi="Times New Roman" w:cs="Times New Roman"/>
        </w:rPr>
        <w:t xml:space="preserve"> in coastal dunes ecosystems.</w:t>
      </w:r>
    </w:p>
    <w:p w14:paraId="0FB50AD6" w14:textId="77777777" w:rsidR="00C64A07" w:rsidRDefault="00C64A07" w:rsidP="0059295B">
      <w:pPr>
        <w:spacing w:line="480" w:lineRule="auto"/>
        <w:rPr>
          <w:rFonts w:ascii="Times New Roman" w:hAnsi="Times New Roman" w:cs="Times New Roman"/>
        </w:rPr>
      </w:pPr>
    </w:p>
    <w:p w14:paraId="4B3A1607" w14:textId="77777777" w:rsidR="007254F5" w:rsidRPr="00F37E01" w:rsidRDefault="007254F5" w:rsidP="007254F5">
      <w:pPr>
        <w:spacing w:line="480" w:lineRule="auto"/>
        <w:rPr>
          <w:rFonts w:ascii="Times New Roman" w:hAnsi="Times New Roman" w:cs="Times New Roman"/>
          <w:i/>
        </w:rPr>
      </w:pPr>
      <w:r>
        <w:rPr>
          <w:rFonts w:ascii="Times New Roman" w:hAnsi="Times New Roman" w:cs="Times New Roman"/>
          <w:i/>
        </w:rPr>
        <w:t xml:space="preserve">Do </w:t>
      </w:r>
      <w:commentRangeStart w:id="429"/>
      <w:r>
        <w:rPr>
          <w:rFonts w:ascii="Times New Roman" w:hAnsi="Times New Roman" w:cs="Times New Roman"/>
          <w:i/>
        </w:rPr>
        <w:t xml:space="preserve">above and belowground </w:t>
      </w:r>
      <w:commentRangeEnd w:id="429"/>
      <w:r w:rsidR="001E74B9">
        <w:rPr>
          <w:rStyle w:val="CommentReference"/>
        </w:rPr>
        <w:commentReference w:id="429"/>
      </w:r>
      <w:r>
        <w:rPr>
          <w:rFonts w:ascii="Times New Roman" w:hAnsi="Times New Roman" w:cs="Times New Roman"/>
          <w:i/>
        </w:rPr>
        <w:t>communities differ in their responses to willow genetic and environmental variation?</w:t>
      </w:r>
    </w:p>
    <w:p w14:paraId="0E6BED14" w14:textId="77777777" w:rsidR="007254F5" w:rsidRDefault="007254F5" w:rsidP="007254F5">
      <w:pPr>
        <w:spacing w:line="480" w:lineRule="auto"/>
        <w:rPr>
          <w:rFonts w:ascii="Times New Roman" w:hAnsi="Times New Roman" w:cs="Times New Roman"/>
        </w:rPr>
      </w:pPr>
      <w:r>
        <w:rPr>
          <w:rFonts w:ascii="Times New Roman" w:hAnsi="Times New Roman" w:cs="Times New Roman"/>
        </w:rPr>
        <w:t>Although diverse assemblages of above and belowground taxa colonize host plants, there are no genotype-by-environment studies, to our knowledge, that have simultaneously measured the responses of above and belowground assemblages.</w:t>
      </w:r>
      <w:r w:rsidRPr="00357D6A">
        <w:rPr>
          <w:rFonts w:ascii="Times New Roman" w:hAnsi="Times New Roman" w:cs="Times New Roman"/>
        </w:rPr>
        <w:t xml:space="preserve"> </w:t>
      </w:r>
      <w:r>
        <w:rPr>
          <w:rFonts w:ascii="Times New Roman" w:hAnsi="Times New Roman" w:cs="Times New Roman"/>
        </w:rPr>
        <w:t xml:space="preserve">We found that foliar arthropods, </w:t>
      </w:r>
      <w:proofErr w:type="spellStart"/>
      <w:r>
        <w:rPr>
          <w:rFonts w:ascii="Times New Roman" w:hAnsi="Times New Roman" w:cs="Times New Roman"/>
        </w:rPr>
        <w:t>ectomycorrhiza</w:t>
      </w:r>
      <w:proofErr w:type="spellEnd"/>
      <w:r>
        <w:rPr>
          <w:rFonts w:ascii="Times New Roman" w:hAnsi="Times New Roman" w:cs="Times New Roman"/>
        </w:rPr>
        <w:t xml:space="preserve">, and root microbes all responded differently to willow genetic and environmental variation, suggesting that these communities are responding to different plant traits and environmental correlates of wind exposure. Similarly, </w:t>
      </w:r>
      <w:proofErr w:type="spellStart"/>
      <w:r>
        <w:rPr>
          <w:rFonts w:ascii="Times New Roman" w:hAnsi="Times New Roman" w:cs="Times New Roman"/>
        </w:rPr>
        <w:t>Lamit</w:t>
      </w:r>
      <w:proofErr w:type="spellEnd"/>
      <w:r>
        <w:rPr>
          <w:rFonts w:ascii="Times New Roman" w:hAnsi="Times New Roman" w:cs="Times New Roman"/>
        </w:rPr>
        <w:t xml:space="preserve"> </w:t>
      </w:r>
      <w:r w:rsidRPr="00CB30D0">
        <w:rPr>
          <w:rFonts w:ascii="Times New Roman" w:hAnsi="Times New Roman" w:cs="Times New Roman"/>
          <w:i/>
        </w:rPr>
        <w:t>et al.</w:t>
      </w:r>
      <w:r>
        <w:rPr>
          <w:rFonts w:ascii="Times New Roman" w:hAnsi="Times New Roman" w:cs="Times New Roman"/>
        </w:rPr>
        <w:t xml:space="preserve"> (2015) found that communities of foliar arthropods and </w:t>
      </w:r>
      <w:proofErr w:type="spellStart"/>
      <w:r>
        <w:rPr>
          <w:rFonts w:ascii="Times New Roman" w:hAnsi="Times New Roman" w:cs="Times New Roman"/>
        </w:rPr>
        <w:t>ectomycorrhiza</w:t>
      </w:r>
      <w:proofErr w:type="spellEnd"/>
      <w:r>
        <w:rPr>
          <w:rFonts w:ascii="Times New Roman" w:hAnsi="Times New Roman" w:cs="Times New Roman"/>
        </w:rPr>
        <w:t xml:space="preserve"> did not </w:t>
      </w:r>
      <w:proofErr w:type="spellStart"/>
      <w:r>
        <w:rPr>
          <w:rFonts w:ascii="Times New Roman" w:hAnsi="Times New Roman" w:cs="Times New Roman"/>
        </w:rPr>
        <w:t>covary</w:t>
      </w:r>
      <w:proofErr w:type="spellEnd"/>
      <w:r>
        <w:rPr>
          <w:rFonts w:ascii="Times New Roman" w:hAnsi="Times New Roman" w:cs="Times New Roman"/>
        </w:rPr>
        <w:t xml:space="preserve"> across genotypes of </w:t>
      </w:r>
      <w:proofErr w:type="spellStart"/>
      <w:r>
        <w:rPr>
          <w:rFonts w:ascii="Times New Roman" w:hAnsi="Times New Roman" w:cs="Times New Roman"/>
        </w:rPr>
        <w:t>narrowleaf</w:t>
      </w:r>
      <w:proofErr w:type="spellEnd"/>
      <w:r>
        <w:rPr>
          <w:rFonts w:ascii="Times New Roman" w:hAnsi="Times New Roman" w:cs="Times New Roman"/>
        </w:rPr>
        <w:t xml:space="preserve"> cottonwood (</w:t>
      </w:r>
      <w:proofErr w:type="spellStart"/>
      <w:r w:rsidRPr="00544571">
        <w:rPr>
          <w:rFonts w:ascii="Times New Roman" w:hAnsi="Times New Roman" w:cs="Times New Roman"/>
          <w:i/>
        </w:rPr>
        <w:t>Populus</w:t>
      </w:r>
      <w:proofErr w:type="spellEnd"/>
      <w:r w:rsidRPr="00544571">
        <w:rPr>
          <w:rFonts w:ascii="Times New Roman" w:hAnsi="Times New Roman" w:cs="Times New Roman"/>
          <w:i/>
        </w:rPr>
        <w:t xml:space="preserve"> </w:t>
      </w:r>
      <w:proofErr w:type="spellStart"/>
      <w:r w:rsidRPr="00544571">
        <w:rPr>
          <w:rFonts w:ascii="Times New Roman" w:hAnsi="Times New Roman" w:cs="Times New Roman"/>
          <w:i/>
        </w:rPr>
        <w:t>angustifolia</w:t>
      </w:r>
      <w:proofErr w:type="spellEnd"/>
      <w:r>
        <w:rPr>
          <w:rFonts w:ascii="Times New Roman" w:hAnsi="Times New Roman" w:cs="Times New Roman"/>
        </w:rPr>
        <w:t xml:space="preserve">). The lack of </w:t>
      </w:r>
      <w:proofErr w:type="spellStart"/>
      <w:r>
        <w:rPr>
          <w:rFonts w:ascii="Times New Roman" w:hAnsi="Times New Roman" w:cs="Times New Roman"/>
        </w:rPr>
        <w:t>covariation</w:t>
      </w:r>
      <w:proofErr w:type="spellEnd"/>
      <w:r>
        <w:rPr>
          <w:rFonts w:ascii="Times New Roman" w:hAnsi="Times New Roman" w:cs="Times New Roman"/>
        </w:rPr>
        <w:t xml:space="preserve"> between these communities is likely because these assemblages are responding to different plant traits, although we did not fully identify the root traits mediating </w:t>
      </w:r>
      <w:proofErr w:type="spellStart"/>
      <w:r>
        <w:rPr>
          <w:rFonts w:ascii="Times New Roman" w:hAnsi="Times New Roman" w:cs="Times New Roman"/>
        </w:rPr>
        <w:t>ectomycorrhiza</w:t>
      </w:r>
      <w:proofErr w:type="spellEnd"/>
      <w:r>
        <w:rPr>
          <w:rFonts w:ascii="Times New Roman" w:hAnsi="Times New Roman" w:cs="Times New Roman"/>
        </w:rPr>
        <w:t xml:space="preserve"> and bacteria colonization. While we have made substantial progress in the past decade understanding plant-arthropod interactions, it is time that community genetics research turns its attention belowground to understand the plant traits influencing these diverse assemblages. This will have the added benefit of understanding associations between above and belowground traits which will be important for predicting when we would expect linkages between above and belowground communities.</w:t>
      </w:r>
    </w:p>
    <w:p w14:paraId="064CCBFB" w14:textId="77777777" w:rsidR="007254F5" w:rsidRDefault="007254F5" w:rsidP="0059295B">
      <w:pPr>
        <w:spacing w:line="480" w:lineRule="auto"/>
        <w:rPr>
          <w:rFonts w:ascii="Times New Roman" w:hAnsi="Times New Roman" w:cs="Times New Roman"/>
        </w:rPr>
      </w:pPr>
    </w:p>
    <w:p w14:paraId="7EBA8C07" w14:textId="54F043C6" w:rsidR="0069489F" w:rsidRDefault="0022535F" w:rsidP="0059295B">
      <w:pPr>
        <w:spacing w:line="480" w:lineRule="auto"/>
        <w:rPr>
          <w:rFonts w:ascii="Times New Roman" w:hAnsi="Times New Roman" w:cs="Times New Roman"/>
          <w:i/>
        </w:rPr>
      </w:pPr>
      <w:r>
        <w:rPr>
          <w:rFonts w:ascii="Times New Roman" w:hAnsi="Times New Roman" w:cs="Times New Roman"/>
          <w:i/>
        </w:rPr>
        <w:t>What</w:t>
      </w:r>
      <w:r w:rsidR="00FF591C" w:rsidRPr="00F37E01">
        <w:rPr>
          <w:rFonts w:ascii="Times New Roman" w:hAnsi="Times New Roman" w:cs="Times New Roman"/>
          <w:i/>
        </w:rPr>
        <w:t xml:space="preserve"> are the mechanisms by which willow genetic and environmental variation affects community responses?</w:t>
      </w:r>
    </w:p>
    <w:p w14:paraId="26BF66E2" w14:textId="594B044A" w:rsidR="00371947" w:rsidRDefault="0022535F" w:rsidP="0059295B">
      <w:pPr>
        <w:spacing w:line="480" w:lineRule="auto"/>
        <w:rPr>
          <w:rFonts w:ascii="Times New Roman" w:hAnsi="Times New Roman" w:cs="Times New Roman"/>
        </w:rPr>
      </w:pPr>
      <w:r w:rsidRPr="00C2459A">
        <w:rPr>
          <w:rFonts w:ascii="Times New Roman" w:hAnsi="Times New Roman" w:cs="Times New Roman"/>
          <w:u w:val="single"/>
        </w:rPr>
        <w:t>Ant-aphid experiment</w:t>
      </w:r>
      <w:r>
        <w:rPr>
          <w:rFonts w:ascii="Times New Roman" w:hAnsi="Times New Roman" w:cs="Times New Roman"/>
        </w:rPr>
        <w:t xml:space="preserve"> – </w:t>
      </w:r>
      <w:r w:rsidR="0069489F">
        <w:rPr>
          <w:rFonts w:ascii="Times New Roman" w:hAnsi="Times New Roman" w:cs="Times New Roman"/>
        </w:rPr>
        <w:t xml:space="preserve">Our study supports an </w:t>
      </w:r>
      <w:r w:rsidR="00D142CA">
        <w:rPr>
          <w:rFonts w:ascii="Times New Roman" w:hAnsi="Times New Roman" w:cs="Times New Roman"/>
        </w:rPr>
        <w:t xml:space="preserve">emerging </w:t>
      </w:r>
      <w:r w:rsidR="00437344">
        <w:rPr>
          <w:rFonts w:ascii="Times New Roman" w:hAnsi="Times New Roman" w:cs="Times New Roman"/>
        </w:rPr>
        <w:t>generalization</w:t>
      </w:r>
      <w:r w:rsidR="00D142CA">
        <w:rPr>
          <w:rFonts w:ascii="Times New Roman" w:hAnsi="Times New Roman" w:cs="Times New Roman"/>
        </w:rPr>
        <w:t xml:space="preserve"> that host-plant genetic variation has strong bottom-up effects on ant-aphid inte</w:t>
      </w:r>
      <w:r w:rsidR="00BE336F">
        <w:rPr>
          <w:rFonts w:ascii="Times New Roman" w:hAnsi="Times New Roman" w:cs="Times New Roman"/>
        </w:rPr>
        <w:t xml:space="preserve">ractions </w:t>
      </w:r>
      <w:r w:rsidR="00D142CA">
        <w:rPr>
          <w:rFonts w:ascii="Times New Roman" w:hAnsi="Times New Roman" w:cs="Times New Roman"/>
        </w:rPr>
        <w:fldChar w:fldCharType="begin">
          <w:fldData xml:space="preserve">NgA5ADUAMABlADEAYwA3AC0AOABiADgANAAtADQANgAzADcALQA5AGQAZAA5AC0AZQA3ADQANgA0
AGQAMAA4AGQANAA5AGYALwA5AEIARgA0AEIAMAA2ADEALQBCADcAMwAxAC0AMwA2ADQANgAtAEUA
QwAwAEEALQAyAEIANgBCADkAQgBCADIANAA3ADIAMgAsADYAOQA1ADAAZQAxAGMANwAtADgAYgA4
ADQALQA0ADYAMwA3AC0AOQBkAGQAOQAtAGUANwA0ADYANABkADAAOABkADQAOQBmAC8AMwA1ADYA
RgAxAEMAOQBGAC0AOQA2AEEANgAtADQARAA0AEUALQA1AEYANwAyAC0AOQBDADMANABDADEANAA4
AEYANgAyADUALAA2ADkANQAwAGUAMQBjADcALQA4AGIAOAA0AC0ANAA2ADMANwAtADkAZABkADkA
LQBlADcANAA2ADQAZAAwADgAZAA0ADkAZgAvADkAOQBFADgAQQA0ADQAQQAtADYAMgA1AEMALQAx
ADAAQQAwAC0AMQAyADIARQAtADIAQgAyAEMARABEADgAQQBCAEUAQQA2AHwAZQBOAHAAdABrAEUA
MQB1AGcAegBBAFEAaABhACsAQwB2AE0AYQBKAEEAZgBQAGoANwBDAEMAQgBOAGwAVQBiAFUASwBD
AEwASwBzAHIAQwBBAFkAZQA0AEkAaABpAEIAUwBSAFYARgBrAFgAcQBFAG4AcgBFAG4AcQBWADIA
bABVAGkAdAAxAFkAMwBuAGUAegBEAHoATgA5AHkANwBnAFYAWQB4ADkAUwA1AHQAdwB0ACsAdgBa
AGkAVgBQAEoAUgBRAHQAbQBJAEMANQBGAEkAKwBvAHoATQBNAEUAeQB6ADEAZABLAHMASQBoAEQA
SQBMAEYAOABwAEMAUQA2AHkAbwBQAG8AdwBXAHgAegBBAFgAdAA2ADUATQAxAFoAOQBSAC8ARQBv
AFIAMwBVAHEAZwBsAHEAZgBtAEwAYQA0AG8AbgAyAEoAYgBoAHUAVABkAEMATgB1ADQAWQBQAEIA
NgBZADIAdwBCAHQAdgBtAEgAYgBsAGwAUwBvADgANABpAEoAbQBsAFQANABNAGQAZwBHAEcAMgBI
AE4AOABTAEsAcQBLAFEATwBaAGoARAAxAGMAbwBxAEQARABaAFQAMABtAFUANABBAGgANQBGAG8A
eAA4AHgANABLAE8AaAB6ADAAWQB6ADEARQBJADcAYwBpAEwAUwBCAFQAWgAyAEwAZAB0AFoAVgBp
AEsAVgBsAEwAZQBzAGgANQBLAEwAaAB2ADIAQgAyAEcAUgBMAGoAVQBCAG0AbABnAEIAUQBWAFAA
awBRACsAUQBRAGQAMgBMAHAATQA0AFoAaAAxAEwAUAA2ADMAOQBHAGEAdwBUADMAdgBCADYAawBG
ADcARQBMAEwAeABVAG8AKwBpAFcAWQA4ADYAcABtAEEAcQBFAHIAMAB2AE8AWQBxAEwAdgBnAHYA
bABIAFoAVABZAEIAZABRAFUAYwBsAGcAUgAzAHMANQBxAEoAUQAyAE4AawBMAEIAZABuAHMAMQBn
AFQAeAAzADIAawBuAHAAdgBHAHcAWQB2AEUAVwB2AE4AbgA5AHUAagB0AEsAaQBTAEoAOAArADMA
egArAGUATQB5AE4ATwBrAG4AaABlADUARQBhAGEARwBOAGwAagB1AEMAcQBNAHUAMwBpAFYARgBp
ADkAWgBiAEsAUQByAEkAOAB6AHUAbAA0AHYAYwBOAEoAVAArAC8AUwA2AE0AYgBCADAAdgB3AGkA
SgBkADUAegBlAFUAWAB4AEQAWABMADgAagAvAGoAbwBjAD0ALABlAE4AcAAxAFUAYwB0AHUANAB6
AEEATQAvAEIAVgBCADUANgBpAFYARQAvAG0AVgBtADUARQAyAFEATABIAFkANwBnAEwAZABXADUA
RQBEAFkAegBNADIARgA3AEoAawB5AEgASwBLAEkATQBpAC8ATAAxAFYAMABnAFYAeAA2ADQANQBE
AEQAMABRAHgAMQBsAFgALwA5AEUAaAB6AFkANQBuAGcATQBlAEMAYQBJADUASgAzAGMAeQBtAFkA
VQByAHgARABsAFMAcgA2ADgAdgBiADAAeQAxAGwAcAB2AGwATQA1AE0AeQBTADEAWQA0AHUAQwBE
ADMATAA1AGYANQBRAGwARwBzAGgAZQBlAC8ALwBUAGUANABZAFcASABQAFoAMAB4AEMAZgB3AEEA
cwBsAHoAYwBWAG4AZQBrAHAAZwAvAHcAQQBmAGEATwAxAGIAZwBsAFEAQwA5AHYAaAA1AFcAYwBs
AHEATwBsAGUAVQBBAFcAbABnAFAAMQB3AHcAYwBGAFoAQwBaADEAagBJAHMANgAxADUAaQAxAHAA
YQBxAE8AbABWAEcAbQAyAEoAUwBxADcAcgBwAGEAWQBXAGsASwAwACsAbQBxAE0ALwBYAHAAYwBa
AE0AWAArADIAeABYADcAMQBWAGQATgBJAFUAeQBUACsAWgBaADUAZgB0AHkAcgBlAHIAZAB4AHUA
dwB5AFUAKwAyAEwAZABjADYAQwByAFgAYwBSAHkARwBGAFEAawBhAEoARgBWAHYAOAB6AG8ARwBo
AEcARABOAFMAQwBFAHcANABpAFcAMgBJAG4ASwBmAHoAVAByAHgAZQBlAFoALwBvAGgAMAAxAFgA
eABtAEYAZABsAG0AVgBmAEoAMAB6AHcAdgBhAGIASABnAGUAbwBJAGUAMQBZAGsAQwA4ADcAZgB5
AE8AYQB0AHoAdABkAGIAcABtAGIATwAzAHkANQBoAEkAVwBaAGsAeAA5AEkARgA2ADQAagBPAHIA
NwAyAEkAbQBTAFkANQA2AGwAUgAxAEUAVgBCAE8ARQBPAFAATwBGADMAOQBkAGEAVgA0AGYARABi
AFMAWABqAFoAVQBwAHEAMwBLAGYAVwBvAHYAcgA2AE4AZAA3ADgAbgArAEsAMwBCAFIAZABGAGoA
OAA0AG4AcQBwAGcASABtAEgAQQBXADMARgBNAHcARABkAFEASgBjAGgARQBEAHQATwBsAC8ANQA2
ADIAZwBjAGIASwBjADkAeABPAEoAawB3ACsAaQA5AGUATwA0AE8ASQBvAFgATQBjAGUAdwB0AEgA
dwBFADUATwBXADAAMQByAEgARABOAG8AcgBwAFUANwAvAEQARQA3AG8AWgBIADcANgBTADMAMgBl
ACsALwBRAE0AeQBIAEwAbQAyACwAZQBOAHAAZABrAFUAdABPAHcAegBBAFEAaABxADkAaQBlAFYA
MABYAEoANgBSAHAAMABwADIAaABYAFMAQgBlAEUAaQB5AHIATABpAGEAeABHAHcAWgBjAE8ANwBJ
AGQASQBLAG8AcQBjAFEAUQBrAGIAcwBoAEoAcwBBAFYAQwBCAFMAOABzAHoALwB6AGYAZQBGADUA
NwArAG0AZwBIAFoAMABDAEwAcABuAEgAcQBHAFMARwBnAE4AWABSAEIAYgAvAEgASgBlAGoAcQBo
AEYALwBmADMATgA5AEgATQBTAHMANABaAG4ALwBNAHkAdQBtAEEASQBEADkAYgBSAHgAWABwAFAA
dAA3AEIARABQAFUAWgBkAE4AQgBJADAAZgBMADYAOQAzADkAbABHAHUAWgBBAGkATwAzAHgAVwA2
AGEAZQByAEEAVAAwADkAVABJADcAaAB6AHMARQBMADYAQwBOAEcAbQBNAEYAQgA5ADUAZQA2AHQA
dABhAG8AOABRAGkANgBCAE4AVAB4AGMAZABoAE0AYQBBACsAZABTAGwAWABWAGYATQBhAHkATwBq
AHUAbAAzAHkANgAyAFIAZQBmAEQAUAA2AEcAMQBKAGcAQQBhADUAVgBqAEEAbwBOAFYAUgBiADgA
dgBiAGkAOABUAHkAYQBSAGIAUAB5AGUAUAAwAHQAOABsAHAAegByAE0AOABYAHQARwBlAHYAawBZ
AFEAdgBSACsAVQBwAEkAcwA5AGwAUgBBAFUANgB5AEYAMQB1AEYAaQB2AEUANwBiAFoASABDAEkA
UQBSAFYAcgBXAE0ANgA2AHkAZABzADYAcQBwAGkAcABZAFUAWgA3AE8AVwBTADEAbAB6AGQAUwA4
AEsAQQB2AEoASwAxAG4AVQAyADUATwA2AFgAbABXAGkASwBBAFEAcgA4ADkAawA1AHkANwBqAGcA
TABNAHYAegBGAGMAdgBQADgAdgBQAGwAcwBoAEoAbgBLADUARgBtAEgATQBZACsAVgBSAG8AVABZ
AGEAcwBWACsAOQBsAFIARQBuADUANgBFAEMAWgA4AHYAbgAxAEEALwA0AEMAUwBvAEEAbgBLAFEA
WgBzADIANQA0AGsAMQBSAFAAZwBZADAAeQBOADQANABrAGUASAAwAEEASQBCAHAAOABoAE8AeQBi
AGgAZABKAFUAawB6AGsAbAA2AEQAQwBhAFIAVAB4AHEAWgBFAEIASQB3AGsAYgBkAFIAYwBqADEA
cQBEAEkAeABKADIAYQBjAEMASABMADgAZABDAHEAQwAwAD0A
</w:fldData>
        </w:fldChar>
      </w:r>
      <w:r w:rsidR="00D142CA">
        <w:rPr>
          <w:rFonts w:ascii="Times New Roman" w:hAnsi="Times New Roman" w:cs="Times New Roman"/>
        </w:rPr>
        <w:instrText>ADDIN LABTIVA_CITE \* MERGEFORMAT</w:instrText>
      </w:r>
      <w:r w:rsidR="00D142CA">
        <w:rPr>
          <w:rFonts w:ascii="Times New Roman" w:hAnsi="Times New Roman" w:cs="Times New Roman"/>
        </w:rPr>
      </w:r>
      <w:r w:rsidR="00D142CA">
        <w:rPr>
          <w:rFonts w:ascii="Times New Roman" w:hAnsi="Times New Roman" w:cs="Times New Roman"/>
        </w:rPr>
        <w:fldChar w:fldCharType="separate"/>
      </w:r>
      <w:r w:rsidR="004B4446" w:rsidRPr="004B4446">
        <w:rPr>
          <w:rFonts w:ascii="Times New Roman" w:hAnsi="Times New Roman" w:cs="Times New Roman"/>
          <w:noProof/>
          <w:color w:val="000000"/>
        </w:rPr>
        <w:t xml:space="preserve"> (Johnson 2008; Mooney &amp; Agrawal 2008;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D142CA">
        <w:rPr>
          <w:rFonts w:ascii="Times New Roman" w:hAnsi="Times New Roman" w:cs="Times New Roman"/>
        </w:rPr>
        <w:fldChar w:fldCharType="end"/>
      </w:r>
      <w:r w:rsidR="00D142CA">
        <w:rPr>
          <w:rFonts w:ascii="Times New Roman" w:hAnsi="Times New Roman" w:cs="Times New Roman"/>
        </w:rPr>
        <w:t xml:space="preserve">. </w:t>
      </w:r>
      <w:r w:rsidR="00D52870">
        <w:rPr>
          <w:rFonts w:ascii="Times New Roman" w:hAnsi="Times New Roman" w:cs="Times New Roman"/>
        </w:rPr>
        <w:t>As with other studies, we found that</w:t>
      </w:r>
      <w:r w:rsidR="00BE336F">
        <w:rPr>
          <w:rFonts w:ascii="Times New Roman" w:hAnsi="Times New Roman" w:cs="Times New Roman"/>
        </w:rPr>
        <w:t xml:space="preserve"> </w:t>
      </w:r>
      <w:r w:rsidR="00D52870">
        <w:rPr>
          <w:rFonts w:ascii="Times New Roman" w:hAnsi="Times New Roman" w:cs="Times New Roman"/>
        </w:rPr>
        <w:t xml:space="preserve">ant abundances were strongly mediated by </w:t>
      </w:r>
      <w:ins w:id="430" w:author="Mary O'Connor" w:date="2016-07-13T12:58:00Z">
        <w:r w:rsidR="001E74B9">
          <w:rPr>
            <w:rFonts w:ascii="Times New Roman" w:hAnsi="Times New Roman" w:cs="Times New Roman"/>
          </w:rPr>
          <w:t xml:space="preserve">host-plant </w:t>
        </w:r>
      </w:ins>
      <w:r w:rsidR="00D52870">
        <w:rPr>
          <w:rFonts w:ascii="Times New Roman" w:hAnsi="Times New Roman" w:cs="Times New Roman"/>
        </w:rPr>
        <w:t>geneti</w:t>
      </w:r>
      <w:r w:rsidR="00371947">
        <w:rPr>
          <w:rFonts w:ascii="Times New Roman" w:hAnsi="Times New Roman" w:cs="Times New Roman"/>
        </w:rPr>
        <w:t xml:space="preserve">c variation </w:t>
      </w:r>
      <w:ins w:id="431" w:author="Mary O'Connor" w:date="2016-07-13T12:58:00Z">
        <w:r w:rsidR="001E74B9">
          <w:rPr>
            <w:rFonts w:ascii="Times New Roman" w:hAnsi="Times New Roman" w:cs="Times New Roman"/>
          </w:rPr>
          <w:t>effects on</w:t>
        </w:r>
      </w:ins>
      <w:del w:id="432" w:author="Mary O'Connor" w:date="2016-07-13T12:58:00Z">
        <w:r w:rsidR="00371947" w:rsidDel="001E74B9">
          <w:rPr>
            <w:rFonts w:ascii="Times New Roman" w:hAnsi="Times New Roman" w:cs="Times New Roman"/>
          </w:rPr>
          <w:delText>in</w:delText>
        </w:r>
      </w:del>
      <w:r w:rsidR="00371947">
        <w:rPr>
          <w:rFonts w:ascii="Times New Roman" w:hAnsi="Times New Roman" w:cs="Times New Roman"/>
        </w:rPr>
        <w:t xml:space="preserve"> aphid densities (</w:t>
      </w:r>
      <w:r w:rsidR="00371947" w:rsidRPr="00D142CA">
        <w:rPr>
          <w:rFonts w:ascii="Times New Roman" w:hAnsi="Times New Roman" w:cs="Times New Roman"/>
          <w:noProof/>
          <w:color w:val="000000"/>
        </w:rPr>
        <w:t xml:space="preserve">Johnson 2008; Mooney &amp; Agrawal </w:t>
      </w:r>
      <w:r w:rsidR="00371947">
        <w:rPr>
          <w:rFonts w:ascii="Times New Roman" w:hAnsi="Times New Roman" w:cs="Times New Roman"/>
          <w:noProof/>
          <w:color w:val="000000"/>
        </w:rPr>
        <w:t>2008)</w:t>
      </w:r>
      <w:r w:rsidR="007E51F9">
        <w:rPr>
          <w:rFonts w:ascii="Times New Roman" w:hAnsi="Times New Roman" w:cs="Times New Roman"/>
          <w:noProof/>
          <w:color w:val="000000"/>
        </w:rPr>
        <w:t xml:space="preserve">. </w:t>
      </w:r>
      <w:r w:rsidR="00371947">
        <w:rPr>
          <w:rFonts w:ascii="Times New Roman" w:hAnsi="Times New Roman" w:cs="Times New Roman"/>
          <w:noProof/>
          <w:color w:val="000000"/>
        </w:rPr>
        <w:t>Johnson (2008) found that</w:t>
      </w:r>
      <w:r w:rsidR="007E51F9">
        <w:rPr>
          <w:rFonts w:ascii="Times New Roman" w:hAnsi="Times New Roman" w:cs="Times New Roman"/>
          <w:noProof/>
          <w:color w:val="000000"/>
        </w:rPr>
        <w:t xml:space="preserve"> heritable variation in</w:t>
      </w:r>
      <w:r w:rsidR="00371947">
        <w:rPr>
          <w:rFonts w:ascii="Times New Roman" w:hAnsi="Times New Roman" w:cs="Times New Roman"/>
          <w:noProof/>
          <w:color w:val="000000"/>
        </w:rPr>
        <w:t xml:space="preserve"> leaf water content and trichome density were important determinants of the densities of </w:t>
      </w:r>
      <w:r w:rsidR="00371947" w:rsidRPr="00371947">
        <w:rPr>
          <w:rFonts w:ascii="Times New Roman" w:hAnsi="Times New Roman" w:cs="Times New Roman"/>
          <w:i/>
          <w:noProof/>
          <w:color w:val="000000"/>
        </w:rPr>
        <w:t>Aphis oestlundi</w:t>
      </w:r>
      <w:r w:rsidR="00371947">
        <w:rPr>
          <w:rFonts w:ascii="Times New Roman" w:hAnsi="Times New Roman" w:cs="Times New Roman"/>
          <w:noProof/>
          <w:color w:val="000000"/>
        </w:rPr>
        <w:t xml:space="preserve"> </w:t>
      </w:r>
      <w:r w:rsidR="00371947">
        <w:rPr>
          <w:rFonts w:ascii="Times New Roman" w:hAnsi="Times New Roman" w:cs="Times New Roman"/>
        </w:rPr>
        <w:t>on evening primrose (</w:t>
      </w:r>
      <w:proofErr w:type="spellStart"/>
      <w:r w:rsidR="00371947" w:rsidRPr="00371947">
        <w:rPr>
          <w:rFonts w:ascii="Times New Roman" w:hAnsi="Times New Roman" w:cs="Times New Roman"/>
          <w:i/>
        </w:rPr>
        <w:t>Oenothera</w:t>
      </w:r>
      <w:proofErr w:type="spellEnd"/>
      <w:r w:rsidR="00371947" w:rsidRPr="00371947">
        <w:rPr>
          <w:rFonts w:ascii="Times New Roman" w:hAnsi="Times New Roman" w:cs="Times New Roman"/>
          <w:i/>
        </w:rPr>
        <w:t xml:space="preserve"> </w:t>
      </w:r>
      <w:proofErr w:type="spellStart"/>
      <w:r w:rsidR="00371947" w:rsidRPr="00371947">
        <w:rPr>
          <w:rFonts w:ascii="Times New Roman" w:hAnsi="Times New Roman" w:cs="Times New Roman"/>
          <w:i/>
        </w:rPr>
        <w:t>biennis</w:t>
      </w:r>
      <w:proofErr w:type="spellEnd"/>
      <w:r w:rsidR="0040269C">
        <w:rPr>
          <w:rFonts w:ascii="Times New Roman" w:hAnsi="Times New Roman" w:cs="Times New Roman"/>
        </w:rPr>
        <w:t>); however, l</w:t>
      </w:r>
      <w:r w:rsidR="007E51F9">
        <w:rPr>
          <w:rFonts w:ascii="Times New Roman" w:hAnsi="Times New Roman" w:cs="Times New Roman"/>
        </w:rPr>
        <w:t xml:space="preserve">eaf water content and </w:t>
      </w:r>
      <w:proofErr w:type="spellStart"/>
      <w:r w:rsidR="007E51F9">
        <w:rPr>
          <w:rFonts w:ascii="Times New Roman" w:hAnsi="Times New Roman" w:cs="Times New Roman"/>
        </w:rPr>
        <w:t>trichome</w:t>
      </w:r>
      <w:proofErr w:type="spellEnd"/>
      <w:r w:rsidR="007E51F9">
        <w:rPr>
          <w:rFonts w:ascii="Times New Roman" w:hAnsi="Times New Roman" w:cs="Times New Roman"/>
        </w:rPr>
        <w:t xml:space="preserve"> density did not</w:t>
      </w:r>
      <w:r w:rsidR="00371947">
        <w:rPr>
          <w:rFonts w:ascii="Times New Roman" w:hAnsi="Times New Roman" w:cs="Times New Roman"/>
        </w:rPr>
        <w:t xml:space="preserve"> </w:t>
      </w:r>
      <w:del w:id="433" w:author="Mary O'Connor" w:date="2016-07-13T12:59:00Z">
        <w:r w:rsidR="00371947" w:rsidDel="001E74B9">
          <w:rPr>
            <w:rFonts w:ascii="Times New Roman" w:hAnsi="Times New Roman" w:cs="Times New Roman"/>
          </w:rPr>
          <w:delText>appear to be important fo</w:delText>
        </w:r>
      </w:del>
      <w:ins w:id="434" w:author="Mary O'Connor" w:date="2016-07-13T12:59:00Z">
        <w:r w:rsidR="001E74B9">
          <w:rPr>
            <w:rFonts w:ascii="Times New Roman" w:hAnsi="Times New Roman" w:cs="Times New Roman"/>
          </w:rPr>
          <w:t>emerge as correlated with?</w:t>
        </w:r>
      </w:ins>
      <w:del w:id="435" w:author="Mary O'Connor" w:date="2016-07-13T12:59:00Z">
        <w:r w:rsidR="00371947" w:rsidDel="001E74B9">
          <w:rPr>
            <w:rFonts w:ascii="Times New Roman" w:hAnsi="Times New Roman" w:cs="Times New Roman"/>
          </w:rPr>
          <w:delText>r</w:delText>
        </w:r>
      </w:del>
      <w:r w:rsidR="00371947">
        <w:rPr>
          <w:rFonts w:ascii="Times New Roman" w:hAnsi="Times New Roman" w:cs="Times New Roman"/>
        </w:rPr>
        <w:t xml:space="preserve"> </w:t>
      </w:r>
      <w:r w:rsidR="00371947" w:rsidRPr="00371947">
        <w:rPr>
          <w:rFonts w:ascii="Times New Roman" w:hAnsi="Times New Roman" w:cs="Times New Roman"/>
          <w:i/>
        </w:rPr>
        <w:t xml:space="preserve">A. </w:t>
      </w:r>
      <w:proofErr w:type="spellStart"/>
      <w:proofErr w:type="gramStart"/>
      <w:r w:rsidR="00371947" w:rsidRPr="00371947">
        <w:rPr>
          <w:rFonts w:ascii="Times New Roman" w:hAnsi="Times New Roman" w:cs="Times New Roman"/>
          <w:i/>
        </w:rPr>
        <w:t>farinosa</w:t>
      </w:r>
      <w:proofErr w:type="spellEnd"/>
      <w:proofErr w:type="gramEnd"/>
      <w:r w:rsidR="0040269C">
        <w:rPr>
          <w:rFonts w:ascii="Times New Roman" w:hAnsi="Times New Roman" w:cs="Times New Roman"/>
        </w:rPr>
        <w:t xml:space="preserve"> in our study</w:t>
      </w:r>
      <w:r w:rsidR="007E51F9">
        <w:rPr>
          <w:rFonts w:ascii="Times New Roman" w:hAnsi="Times New Roman" w:cs="Times New Roman"/>
        </w:rPr>
        <w:t xml:space="preserve">, suggesting the </w:t>
      </w:r>
      <w:r w:rsidR="00C07DC5">
        <w:rPr>
          <w:rFonts w:ascii="Times New Roman" w:hAnsi="Times New Roman" w:cs="Times New Roman"/>
        </w:rPr>
        <w:t xml:space="preserve">traits mediating </w:t>
      </w:r>
      <w:r w:rsidR="007E51F9">
        <w:rPr>
          <w:rFonts w:ascii="Times New Roman" w:hAnsi="Times New Roman" w:cs="Times New Roman"/>
        </w:rPr>
        <w:t>plant-</w:t>
      </w:r>
      <w:r w:rsidR="0040269C">
        <w:rPr>
          <w:rFonts w:ascii="Times New Roman" w:hAnsi="Times New Roman" w:cs="Times New Roman"/>
        </w:rPr>
        <w:t>aphid</w:t>
      </w:r>
      <w:r w:rsidR="007E51F9">
        <w:rPr>
          <w:rFonts w:ascii="Times New Roman" w:hAnsi="Times New Roman" w:cs="Times New Roman"/>
        </w:rPr>
        <w:t xml:space="preserve"> interactions are species specific</w:t>
      </w:r>
      <w:r w:rsidR="00683DFC">
        <w:rPr>
          <w:rFonts w:ascii="Times New Roman" w:hAnsi="Times New Roman" w:cs="Times New Roman"/>
        </w:rPr>
        <w:t xml:space="preserve"> </w:t>
      </w:r>
      <w:r w:rsidR="00683DFC">
        <w:rPr>
          <w:rFonts w:ascii="Times New Roman" w:hAnsi="Times New Roman" w:cs="Times New Roman"/>
        </w:rPr>
        <w:fldChar w:fldCharType="begin">
          <w:fldData xml:space="preserve">NgA5ADUAMABlADEAYwA3AC0AOABiADgANAAtADQANgAzADcALQA5AGQAZAA5AC0AZQA3ADQANgA0
AGQAMAA4AGQANAA5AGYALwAzADgAMABEADcAOABGAEYALQA5ADUARgA4AC0AMQA2ADQAMwAtADIA
MgBEADQALQBGADIARQA1AEIANwA4ADUANgBGADkAQwB8AGUATgBwAHQAawBFADEATwB3AHoAQQBR
AGgAYQA4AFMAZQBSADIAMwBqAHYAUABuAFoARgBjAG8AawBiAHEAZwBJAE0ARQBDAFUAWABVAHgA
UwBaAHoAVQBLAEwAVQBqADIAeQBtAHEAcQB0AHkATQBIAFIAZgBEAGEAYQBuAG8AZwB0ADMATQBO
ADIALwBlAFAATQAwAEoAZgBhAGgAQgBTACsAZwBXAFoAYQBuADUAUQBZAEEAVgBTAHEASQBjAHIA
YwBFAE8AbQBuAHYAUABIAFUAaAByAGsASQA5AFcATAB5ADkAcgBoAHkAbQBKAFkAMAB4AG8AOAB1
AFkAUQBEAEgAYQBuAE4ATQBvADMASgA5AFQAQQBYAG4AUgBIAE4AMwAvAC8ALwBqAEwAVwB6AFYA
cAB4ADQASgBQAE4AcQB5AG8ARgBHAEQAVAA2AE4ANQBwAEYAcQArAEUAVAB1AGgAdgBWAFEAZwA0
AGEAVwBqAFIAdQBmAGQAUgBEAHkAeAAwAEoAWQBrAG8AUwBkAEcAbAB4AEkANwBRAHoALwBZAE8A
VgBrAGgAYQBFADUAQgBwAGIAWQBUAHYAKwBUADkAcgBsADAAMgByAFMAawAxAGwAQQBRAGoAYQBY
AC8AWgBuAFAASwBBAG4AaQAyAGMAVgBDAEcARABPAGMANwA3AGoANgBvAEwAcABoAFAAegBYADAA
TwBxAGgAUgBmAGsASQAxAFcASQA1ADcAMABNADQAdwAzADIAegBjAGIAcgBMAGQAagBqADYAeQB4
ADMANwBTAE8AaQA2AHEAagB1AFAAZgA3ADcAbgBOAGEANQBaAEgAWAB1ADEAQQBDAHIATQAzAEgA
cwBqAGEANAA1AFAAOQA5AEYAUgBQAE4AZAA0ADUAaQBLAGUANQBFAGMAYQBDAHIATABoAG4AbABR
AGYAOQBUAHQAUgBUAGEATwBIAE8AbwBpAFMATABDAFEAKwBxAEYATABPAFMAUgBUAGgASwB3AGgA
UgBuAGQAWgAxAGgAbgBrAFoASgBWAEIATgBXAFIAMQBrAHoARAB4AGwAWgBwAHEAdwBvAGMAQgBZ
AFgARABBAGQASgBGAEcASgBLAGwAeABFAHUANgBFAE4AOABsADcASQA0AEsAYgBKADcATgBQADQA
QQBGAGMAYQBTAEQAZwA9AD0A
</w:fldData>
        </w:fldChar>
      </w:r>
      <w:r w:rsidR="00683DFC">
        <w:rPr>
          <w:rFonts w:ascii="Times New Roman" w:hAnsi="Times New Roman" w:cs="Times New Roman"/>
        </w:rPr>
        <w:instrText>ADDIN LABTIVA_CITE \* MERGEFORMAT</w:instrText>
      </w:r>
      <w:r w:rsidR="00683DFC">
        <w:rPr>
          <w:rFonts w:ascii="Times New Roman" w:hAnsi="Times New Roman" w:cs="Times New Roman"/>
        </w:rPr>
      </w:r>
      <w:r w:rsidR="00683DFC">
        <w:rPr>
          <w:rFonts w:ascii="Times New Roman" w:hAnsi="Times New Roman" w:cs="Times New Roman"/>
        </w:rPr>
        <w:fldChar w:fldCharType="separate"/>
      </w:r>
      <w:r w:rsidR="004B4446" w:rsidRPr="004B4446">
        <w:rPr>
          <w:rFonts w:ascii="Times New Roman" w:hAnsi="Times New Roman" w:cs="Times New Roman"/>
          <w:noProof/>
          <w:color w:val="000000"/>
        </w:rPr>
        <w:t xml:space="preserve"> (Züst &amp; Agrawal 2016)</w:t>
      </w:r>
      <w:r w:rsidR="00683DFC">
        <w:rPr>
          <w:rFonts w:ascii="Times New Roman" w:hAnsi="Times New Roman" w:cs="Times New Roman"/>
        </w:rPr>
        <w:fldChar w:fldCharType="end"/>
      </w:r>
      <w:r w:rsidR="007E51F9">
        <w:rPr>
          <w:rFonts w:ascii="Times New Roman" w:hAnsi="Times New Roman" w:cs="Times New Roman"/>
        </w:rPr>
        <w:t>.</w:t>
      </w:r>
    </w:p>
    <w:p w14:paraId="11920BC8" w14:textId="77777777" w:rsidR="007E51F9" w:rsidRDefault="007E51F9" w:rsidP="0059295B">
      <w:pPr>
        <w:spacing w:line="480" w:lineRule="auto"/>
        <w:rPr>
          <w:rFonts w:ascii="Times New Roman" w:hAnsi="Times New Roman" w:cs="Times New Roman"/>
        </w:rPr>
      </w:pPr>
    </w:p>
    <w:p w14:paraId="17DAA606" w14:textId="51134932" w:rsidR="00371947" w:rsidRDefault="00371947" w:rsidP="0059295B">
      <w:pPr>
        <w:spacing w:line="480" w:lineRule="auto"/>
        <w:rPr>
          <w:rFonts w:ascii="Times New Roman" w:hAnsi="Times New Roman" w:cs="Times New Roman"/>
          <w:noProof/>
          <w:color w:val="000000"/>
        </w:rPr>
      </w:pPr>
      <w:r>
        <w:rPr>
          <w:rFonts w:ascii="Times New Roman" w:hAnsi="Times New Roman" w:cs="Times New Roman"/>
        </w:rPr>
        <w:t xml:space="preserve">In </w:t>
      </w:r>
      <w:r w:rsidR="007E51F9">
        <w:rPr>
          <w:rFonts w:ascii="Times New Roman" w:hAnsi="Times New Roman" w:cs="Times New Roman"/>
        </w:rPr>
        <w:t xml:space="preserve">contrast to previous work </w:t>
      </w:r>
      <w:r w:rsidRPr="00D142CA">
        <w:rPr>
          <w:rFonts w:ascii="Times New Roman" w:hAnsi="Times New Roman" w:cs="Times New Roman"/>
          <w:noProof/>
          <w:color w:val="000000"/>
        </w:rPr>
        <w:t>(Johnson 2008; Mooney &amp; Agrawal 2008</w:t>
      </w:r>
      <w:r>
        <w:rPr>
          <w:rFonts w:ascii="Times New Roman" w:hAnsi="Times New Roman" w:cs="Times New Roman"/>
          <w:noProof/>
          <w:color w:val="000000"/>
        </w:rPr>
        <w:t xml:space="preserve">), we found that the effects of host-plant genotype on </w:t>
      </w:r>
      <w:r w:rsidR="00E8442D">
        <w:rPr>
          <w:rFonts w:ascii="Times New Roman" w:hAnsi="Times New Roman" w:cs="Times New Roman"/>
          <w:noProof/>
          <w:color w:val="000000"/>
        </w:rPr>
        <w:t>the richness and abundance of other arthropods</w:t>
      </w:r>
      <w:r w:rsidR="007E51F9">
        <w:rPr>
          <w:rFonts w:ascii="Times New Roman" w:hAnsi="Times New Roman" w:cs="Times New Roman"/>
          <w:noProof/>
          <w:color w:val="000000"/>
        </w:rPr>
        <w:t xml:space="preserve"> were mediated, in part, by </w:t>
      </w:r>
      <w:r w:rsidR="00437344">
        <w:rPr>
          <w:rFonts w:ascii="Times New Roman" w:hAnsi="Times New Roman" w:cs="Times New Roman"/>
          <w:noProof/>
          <w:color w:val="000000"/>
        </w:rPr>
        <w:t>genotypic differences</w:t>
      </w:r>
      <w:r w:rsidR="007E51F9">
        <w:rPr>
          <w:rFonts w:ascii="Times New Roman" w:hAnsi="Times New Roman" w:cs="Times New Roman"/>
          <w:noProof/>
          <w:color w:val="000000"/>
        </w:rPr>
        <w:t xml:space="preserve"> in plant size rather than</w:t>
      </w:r>
      <w:r>
        <w:rPr>
          <w:rFonts w:ascii="Times New Roman" w:hAnsi="Times New Roman" w:cs="Times New Roman"/>
          <w:noProof/>
          <w:color w:val="000000"/>
        </w:rPr>
        <w:t xml:space="preserve"> ant abundance</w:t>
      </w:r>
      <w:r w:rsidR="00E8442D">
        <w:rPr>
          <w:rFonts w:ascii="Times New Roman" w:hAnsi="Times New Roman" w:cs="Times New Roman"/>
          <w:noProof/>
          <w:color w:val="000000"/>
        </w:rPr>
        <w:t xml:space="preserve">. One possible reason for this discrepancy is that the absolute variation in </w:t>
      </w:r>
      <w:r w:rsidR="00E8442D" w:rsidRPr="00E8442D">
        <w:rPr>
          <w:rFonts w:ascii="Times New Roman" w:hAnsi="Times New Roman" w:cs="Times New Roman"/>
          <w:i/>
          <w:noProof/>
          <w:color w:val="000000"/>
        </w:rPr>
        <w:t>F. obscuripes</w:t>
      </w:r>
      <w:r w:rsidR="00E8442D">
        <w:rPr>
          <w:rFonts w:ascii="Times New Roman" w:hAnsi="Times New Roman" w:cs="Times New Roman"/>
          <w:noProof/>
          <w:color w:val="000000"/>
        </w:rPr>
        <w:t xml:space="preserve"> abundance was quite low in our experiment (max. genotype average = ~0.5 individuals) compared to other studies (max. genotype average = ~3 individuals), which was likely due to the rather low abundance of aphids </w:t>
      </w:r>
      <w:r w:rsidR="00276F57">
        <w:rPr>
          <w:rFonts w:ascii="Times New Roman" w:hAnsi="Times New Roman" w:cs="Times New Roman"/>
          <w:noProof/>
          <w:color w:val="000000"/>
        </w:rPr>
        <w:t xml:space="preserve">we observed </w:t>
      </w:r>
      <w:r w:rsidR="00E8442D">
        <w:rPr>
          <w:rFonts w:ascii="Times New Roman" w:hAnsi="Times New Roman" w:cs="Times New Roman"/>
          <w:noProof/>
          <w:color w:val="000000"/>
        </w:rPr>
        <w:t xml:space="preserve">(max. genotype average = 7 individuals). </w:t>
      </w:r>
      <w:r w:rsidR="000A2580">
        <w:rPr>
          <w:rFonts w:ascii="Times New Roman" w:hAnsi="Times New Roman" w:cs="Times New Roman"/>
          <w:noProof/>
          <w:color w:val="000000"/>
        </w:rPr>
        <w:t>While</w:t>
      </w:r>
      <w:r w:rsidR="00D17402">
        <w:rPr>
          <w:rFonts w:ascii="Times New Roman" w:hAnsi="Times New Roman" w:cs="Times New Roman"/>
          <w:noProof/>
          <w:color w:val="000000"/>
        </w:rPr>
        <w:t xml:space="preserve"> we failed to fully identify the mechanisms (likely unmeasured plant traits) explaining</w:t>
      </w:r>
      <w:r w:rsidR="007E51F9">
        <w:rPr>
          <w:rFonts w:ascii="Times New Roman" w:hAnsi="Times New Roman" w:cs="Times New Roman"/>
          <w:noProof/>
          <w:color w:val="000000"/>
        </w:rPr>
        <w:t xml:space="preserve"> </w:t>
      </w:r>
      <w:r w:rsidR="000A2580">
        <w:rPr>
          <w:rFonts w:ascii="Times New Roman" w:hAnsi="Times New Roman" w:cs="Times New Roman"/>
          <w:noProof/>
          <w:color w:val="000000"/>
        </w:rPr>
        <w:t>arthropod community responses in this experiment, our results do suggest that host-plant evolution c</w:t>
      </w:r>
      <w:r w:rsidR="00945CA2">
        <w:rPr>
          <w:rFonts w:ascii="Times New Roman" w:hAnsi="Times New Roman" w:cs="Times New Roman"/>
          <w:noProof/>
          <w:color w:val="000000"/>
        </w:rPr>
        <w:t>ould</w:t>
      </w:r>
      <w:r w:rsidR="000A2580">
        <w:rPr>
          <w:rFonts w:ascii="Times New Roman" w:hAnsi="Times New Roman" w:cs="Times New Roman"/>
          <w:noProof/>
          <w:color w:val="000000"/>
        </w:rPr>
        <w:t xml:space="preserve"> have strong effects on arthropod community structure, despite variability in this biotic factor.</w:t>
      </w:r>
      <w:r w:rsidR="00D17402">
        <w:rPr>
          <w:rFonts w:ascii="Times New Roman" w:hAnsi="Times New Roman" w:cs="Times New Roman"/>
          <w:noProof/>
          <w:color w:val="000000"/>
        </w:rPr>
        <w:t xml:space="preserve"> </w:t>
      </w:r>
    </w:p>
    <w:p w14:paraId="0B0FF7E0" w14:textId="77777777" w:rsidR="0069489F" w:rsidRDefault="0069489F" w:rsidP="0059295B">
      <w:pPr>
        <w:spacing w:line="480" w:lineRule="auto"/>
        <w:rPr>
          <w:rFonts w:ascii="Times New Roman" w:hAnsi="Times New Roman" w:cs="Times New Roman"/>
          <w:i/>
        </w:rPr>
      </w:pPr>
    </w:p>
    <w:p w14:paraId="05C2E467" w14:textId="13B6F74C" w:rsidR="008F7E5D" w:rsidRDefault="0022535F" w:rsidP="0059295B">
      <w:pPr>
        <w:spacing w:line="480" w:lineRule="auto"/>
        <w:rPr>
          <w:rFonts w:ascii="Times New Roman" w:hAnsi="Times New Roman" w:cs="Times New Roman"/>
        </w:rPr>
      </w:pPr>
      <w:r w:rsidRPr="00FE7F6D">
        <w:rPr>
          <w:rFonts w:ascii="Times New Roman" w:hAnsi="Times New Roman" w:cs="Times New Roman"/>
          <w:u w:val="single"/>
        </w:rPr>
        <w:t>Wind experiment</w:t>
      </w:r>
      <w:r>
        <w:rPr>
          <w:rFonts w:ascii="Times New Roman" w:hAnsi="Times New Roman" w:cs="Times New Roman"/>
        </w:rPr>
        <w:t xml:space="preserve"> – </w:t>
      </w:r>
      <w:r w:rsidR="008F7E5D">
        <w:rPr>
          <w:rFonts w:ascii="Times New Roman" w:hAnsi="Times New Roman" w:cs="Times New Roman"/>
        </w:rPr>
        <w:t>Our study supports the notion that wind is a key environmental factor in s</w:t>
      </w:r>
      <w:r w:rsidR="0025484B">
        <w:rPr>
          <w:rFonts w:ascii="Times New Roman" w:hAnsi="Times New Roman" w:cs="Times New Roman"/>
        </w:rPr>
        <w:t>tructuring</w:t>
      </w:r>
      <w:r w:rsidR="003F2740">
        <w:rPr>
          <w:rFonts w:ascii="Times New Roman" w:hAnsi="Times New Roman" w:cs="Times New Roman"/>
        </w:rPr>
        <w:t xml:space="preserve"> communities</w:t>
      </w:r>
      <w:r w:rsidR="0025484B">
        <w:rPr>
          <w:rFonts w:ascii="Times New Roman" w:hAnsi="Times New Roman" w:cs="Times New Roman"/>
        </w:rPr>
        <w:t xml:space="preserve"> associated with host plants</w:t>
      </w:r>
      <w:r w:rsidR="003F2740">
        <w:rPr>
          <w:rFonts w:ascii="Times New Roman" w:hAnsi="Times New Roman" w:cs="Times New Roman"/>
        </w:rPr>
        <w:t xml:space="preserve"> </w:t>
      </w:r>
      <w:r w:rsidR="008F7E5D">
        <w:rPr>
          <w:rFonts w:ascii="Times New Roman" w:hAnsi="Times New Roman" w:cs="Times New Roman"/>
        </w:rPr>
        <w:t>in coastal dune ecosystems</w:t>
      </w:r>
      <w:r w:rsidR="00423541">
        <w:rPr>
          <w:rFonts w:ascii="Times New Roman" w:hAnsi="Times New Roman" w:cs="Times New Roman"/>
        </w:rPr>
        <w:t xml:space="preserve"> (</w:t>
      </w:r>
      <w:r w:rsidR="008E6AB0">
        <w:rPr>
          <w:rFonts w:ascii="Times New Roman" w:hAnsi="Times New Roman" w:cs="Times New Roman"/>
        </w:rPr>
        <w:t xml:space="preserve">Miller and Weis 1999; </w:t>
      </w:r>
      <w:proofErr w:type="spellStart"/>
      <w:r w:rsidR="00423541">
        <w:rPr>
          <w:rFonts w:ascii="Times New Roman" w:hAnsi="Times New Roman" w:cs="Times New Roman"/>
        </w:rPr>
        <w:t>Crutsinger</w:t>
      </w:r>
      <w:proofErr w:type="spellEnd"/>
      <w:r w:rsidR="00423541">
        <w:rPr>
          <w:rFonts w:ascii="Times New Roman" w:hAnsi="Times New Roman" w:cs="Times New Roman"/>
        </w:rPr>
        <w:t xml:space="preserve"> et al. 2010, 2014). </w:t>
      </w:r>
      <w:r w:rsidR="00DC59CA">
        <w:rPr>
          <w:rFonts w:ascii="Times New Roman" w:hAnsi="Times New Roman" w:cs="Times New Roman"/>
        </w:rPr>
        <w:t>We found that the negative effects of wind exposure on arthro</w:t>
      </w:r>
      <w:r w:rsidR="003F2740">
        <w:rPr>
          <w:rFonts w:ascii="Times New Roman" w:hAnsi="Times New Roman" w:cs="Times New Roman"/>
        </w:rPr>
        <w:t>pod richness and abundance resulted from a combination of direct effects on colonization as well as indirect effects</w:t>
      </w:r>
      <w:r w:rsidR="00DC59CA">
        <w:rPr>
          <w:rFonts w:ascii="Times New Roman" w:hAnsi="Times New Roman" w:cs="Times New Roman"/>
        </w:rPr>
        <w:t xml:space="preserve"> </w:t>
      </w:r>
      <w:r w:rsidR="0017461F">
        <w:rPr>
          <w:rFonts w:ascii="Times New Roman" w:hAnsi="Times New Roman" w:cs="Times New Roman"/>
        </w:rPr>
        <w:t xml:space="preserve">mediated by wind pruning </w:t>
      </w:r>
      <w:r w:rsidR="00DC59CA">
        <w:rPr>
          <w:rFonts w:ascii="Times New Roman" w:hAnsi="Times New Roman" w:cs="Times New Roman"/>
        </w:rPr>
        <w:t>and, to a lesser extent,</w:t>
      </w:r>
      <w:r w:rsidR="00C409C0">
        <w:rPr>
          <w:rFonts w:ascii="Times New Roman" w:hAnsi="Times New Roman" w:cs="Times New Roman"/>
        </w:rPr>
        <w:t xml:space="preserve"> reductions in</w:t>
      </w:r>
      <w:r w:rsidR="00DC59CA">
        <w:rPr>
          <w:rFonts w:ascii="Times New Roman" w:hAnsi="Times New Roman" w:cs="Times New Roman"/>
        </w:rPr>
        <w:t xml:space="preserve"> leaf quality. Similarly, </w:t>
      </w:r>
      <w:proofErr w:type="spellStart"/>
      <w:r w:rsidR="00DC59CA">
        <w:rPr>
          <w:rFonts w:ascii="Times New Roman" w:hAnsi="Times New Roman" w:cs="Times New Roman"/>
        </w:rPr>
        <w:t>Crutsinge</w:t>
      </w:r>
      <w:r w:rsidR="003C4E3A">
        <w:rPr>
          <w:rFonts w:ascii="Times New Roman" w:hAnsi="Times New Roman" w:cs="Times New Roman"/>
        </w:rPr>
        <w:t>r</w:t>
      </w:r>
      <w:proofErr w:type="spellEnd"/>
      <w:r w:rsidR="003C4E3A">
        <w:rPr>
          <w:rFonts w:ascii="Times New Roman" w:hAnsi="Times New Roman" w:cs="Times New Roman"/>
        </w:rPr>
        <w:t xml:space="preserve"> </w:t>
      </w:r>
      <w:r w:rsidR="003C4E3A" w:rsidRPr="00C07DC5">
        <w:rPr>
          <w:rFonts w:ascii="Times New Roman" w:hAnsi="Times New Roman" w:cs="Times New Roman"/>
          <w:i/>
        </w:rPr>
        <w:t>et al.</w:t>
      </w:r>
      <w:r w:rsidR="003C4E3A">
        <w:rPr>
          <w:rFonts w:ascii="Times New Roman" w:hAnsi="Times New Roman" w:cs="Times New Roman"/>
        </w:rPr>
        <w:t xml:space="preserve"> (2014) found that there</w:t>
      </w:r>
      <w:r w:rsidR="00DC59CA">
        <w:rPr>
          <w:rFonts w:ascii="Times New Roman" w:hAnsi="Times New Roman" w:cs="Times New Roman"/>
        </w:rPr>
        <w:t xml:space="preserve"> were more arthropod species and individuals on prostrate vs. erect morphs of coyote bush (</w:t>
      </w:r>
      <w:proofErr w:type="spellStart"/>
      <w:r w:rsidR="00DC59CA" w:rsidRPr="00DC59CA">
        <w:rPr>
          <w:rFonts w:ascii="Times New Roman" w:hAnsi="Times New Roman" w:cs="Times New Roman"/>
          <w:i/>
        </w:rPr>
        <w:t>Baccharis</w:t>
      </w:r>
      <w:proofErr w:type="spellEnd"/>
      <w:r w:rsidR="00DC59CA" w:rsidRPr="00DC59CA">
        <w:rPr>
          <w:rFonts w:ascii="Times New Roman" w:hAnsi="Times New Roman" w:cs="Times New Roman"/>
          <w:i/>
        </w:rPr>
        <w:t xml:space="preserve"> </w:t>
      </w:r>
      <w:proofErr w:type="spellStart"/>
      <w:r w:rsidR="00DC59CA" w:rsidRPr="00DC59CA">
        <w:rPr>
          <w:rFonts w:ascii="Times New Roman" w:hAnsi="Times New Roman" w:cs="Times New Roman"/>
          <w:i/>
        </w:rPr>
        <w:t>piluaris</w:t>
      </w:r>
      <w:proofErr w:type="spellEnd"/>
      <w:r w:rsidR="00DC59CA">
        <w:rPr>
          <w:rFonts w:ascii="Times New Roman" w:hAnsi="Times New Roman" w:cs="Times New Roman"/>
        </w:rPr>
        <w:t xml:space="preserve">), due to their low-lying growth form which enabled them to be more productive than erect morphs </w:t>
      </w:r>
      <w:r w:rsidR="003F2740">
        <w:rPr>
          <w:rFonts w:ascii="Times New Roman" w:hAnsi="Times New Roman" w:cs="Times New Roman"/>
        </w:rPr>
        <w:t xml:space="preserve">at their windy coastal dunes site. </w:t>
      </w:r>
    </w:p>
    <w:p w14:paraId="2EC61095" w14:textId="77777777" w:rsidR="00D76E00" w:rsidRDefault="00D76E00" w:rsidP="0059295B">
      <w:pPr>
        <w:spacing w:line="480" w:lineRule="auto"/>
        <w:rPr>
          <w:rFonts w:ascii="Times New Roman" w:hAnsi="Times New Roman" w:cs="Times New Roman"/>
        </w:rPr>
      </w:pPr>
    </w:p>
    <w:p w14:paraId="014D86BC" w14:textId="0D67A458" w:rsidR="00CE0F58" w:rsidRDefault="00CC4BF5" w:rsidP="0059295B">
      <w:pPr>
        <w:spacing w:line="480" w:lineRule="auto"/>
        <w:rPr>
          <w:rFonts w:ascii="Times New Roman" w:hAnsi="Times New Roman" w:cs="Times New Roman"/>
        </w:rPr>
      </w:pPr>
      <w:del w:id="436" w:author="Mary O'Connor" w:date="2016-07-13T12:59:00Z">
        <w:r w:rsidDel="001E74B9">
          <w:rPr>
            <w:rFonts w:ascii="Times New Roman" w:hAnsi="Times New Roman" w:cs="Times New Roman"/>
          </w:rPr>
          <w:delText xml:space="preserve">Surprisingly, </w:delText>
        </w:r>
        <w:r w:rsidR="00092F60" w:rsidDel="001E74B9">
          <w:rPr>
            <w:rFonts w:ascii="Times New Roman" w:hAnsi="Times New Roman" w:cs="Times New Roman"/>
          </w:rPr>
          <w:delText>there is a paucity of</w:delText>
        </w:r>
      </w:del>
      <w:ins w:id="437" w:author="Mary O'Connor" w:date="2016-07-13T12:59:00Z">
        <w:r w:rsidR="001E74B9">
          <w:rPr>
            <w:rFonts w:ascii="Times New Roman" w:hAnsi="Times New Roman" w:cs="Times New Roman"/>
          </w:rPr>
          <w:t>Few</w:t>
        </w:r>
      </w:ins>
      <w:r w:rsidR="00092F60">
        <w:rPr>
          <w:rFonts w:ascii="Times New Roman" w:hAnsi="Times New Roman" w:cs="Times New Roman"/>
        </w:rPr>
        <w:t xml:space="preserve"> studies</w:t>
      </w:r>
      <w:del w:id="438" w:author="Mary O'Connor" w:date="2016-07-13T12:59:00Z">
        <w:r w:rsidR="00092F60" w:rsidDel="001E74B9">
          <w:rPr>
            <w:rFonts w:ascii="Times New Roman" w:hAnsi="Times New Roman" w:cs="Times New Roman"/>
          </w:rPr>
          <w:delText xml:space="preserve"> that</w:delText>
        </w:r>
      </w:del>
      <w:r w:rsidR="00092F60">
        <w:rPr>
          <w:rFonts w:ascii="Times New Roman" w:hAnsi="Times New Roman" w:cs="Times New Roman"/>
        </w:rPr>
        <w:t xml:space="preserve"> have </w:t>
      </w:r>
      <w:r w:rsidR="002D1EEC">
        <w:rPr>
          <w:rFonts w:ascii="Times New Roman" w:hAnsi="Times New Roman" w:cs="Times New Roman"/>
        </w:rPr>
        <w:t>examined community-level responses to</w:t>
      </w:r>
      <w:r w:rsidR="00092F60">
        <w:rPr>
          <w:rFonts w:ascii="Times New Roman" w:hAnsi="Times New Roman" w:cs="Times New Roman"/>
        </w:rPr>
        <w:t xml:space="preserve"> natural varia</w:t>
      </w:r>
      <w:r w:rsidR="002D1EEC">
        <w:rPr>
          <w:rFonts w:ascii="Times New Roman" w:hAnsi="Times New Roman" w:cs="Times New Roman"/>
        </w:rPr>
        <w:t>bility</w:t>
      </w:r>
      <w:r w:rsidR="00092F60">
        <w:rPr>
          <w:rFonts w:ascii="Times New Roman" w:hAnsi="Times New Roman" w:cs="Times New Roman"/>
        </w:rPr>
        <w:t xml:space="preserve"> in the abiotic environment</w:t>
      </w:r>
      <w:r w:rsidR="002D1EEC">
        <w:rPr>
          <w:rFonts w:ascii="Times New Roman" w:hAnsi="Times New Roman" w:cs="Times New Roman"/>
        </w:rPr>
        <w:t xml:space="preserve"> and host-plant genetic variation,</w:t>
      </w:r>
      <w:r w:rsidR="00B42060">
        <w:rPr>
          <w:rFonts w:ascii="Times New Roman" w:hAnsi="Times New Roman" w:cs="Times New Roman"/>
        </w:rPr>
        <w:t xml:space="preserve"> making it difficult to draw </w:t>
      </w:r>
      <w:r w:rsidR="00C07DC5">
        <w:rPr>
          <w:rFonts w:ascii="Times New Roman" w:hAnsi="Times New Roman" w:cs="Times New Roman"/>
        </w:rPr>
        <w:t xml:space="preserve">other </w:t>
      </w:r>
      <w:r w:rsidR="00B42060">
        <w:rPr>
          <w:rFonts w:ascii="Times New Roman" w:hAnsi="Times New Roman" w:cs="Times New Roman"/>
        </w:rPr>
        <w:t>useful comparisons</w:t>
      </w:r>
      <w:r w:rsidR="00092F60">
        <w:rPr>
          <w:rFonts w:ascii="Times New Roman" w:hAnsi="Times New Roman" w:cs="Times New Roman"/>
        </w:rPr>
        <w:t>.</w:t>
      </w:r>
      <w:r w:rsidR="00B42060">
        <w:rPr>
          <w:rFonts w:ascii="Times New Roman" w:hAnsi="Times New Roman" w:cs="Times New Roman"/>
        </w:rPr>
        <w:t xml:space="preserve"> </w:t>
      </w:r>
      <w:r>
        <w:rPr>
          <w:rFonts w:ascii="Times New Roman" w:hAnsi="Times New Roman" w:cs="Times New Roman"/>
        </w:rPr>
        <w:t>T</w:t>
      </w:r>
      <w:r w:rsidR="00092F60">
        <w:rPr>
          <w:rFonts w:ascii="Times New Roman" w:hAnsi="Times New Roman" w:cs="Times New Roman"/>
        </w:rPr>
        <w:t xml:space="preserve">he </w:t>
      </w:r>
      <w:r w:rsidR="00AB13B4">
        <w:rPr>
          <w:rFonts w:ascii="Times New Roman" w:hAnsi="Times New Roman" w:cs="Times New Roman"/>
        </w:rPr>
        <w:t xml:space="preserve">majority of </w:t>
      </w:r>
      <w:r w:rsidR="00820BE3">
        <w:rPr>
          <w:rFonts w:ascii="Times New Roman" w:hAnsi="Times New Roman" w:cs="Times New Roman"/>
        </w:rPr>
        <w:t>genotype-by-abiotic environment</w:t>
      </w:r>
      <w:r w:rsidR="000C2B9A">
        <w:rPr>
          <w:rFonts w:ascii="Times New Roman" w:hAnsi="Times New Roman" w:cs="Times New Roman"/>
        </w:rPr>
        <w:t xml:space="preserve"> </w:t>
      </w:r>
      <w:r w:rsidR="00B42060">
        <w:rPr>
          <w:rFonts w:ascii="Times New Roman" w:hAnsi="Times New Roman" w:cs="Times New Roman"/>
        </w:rPr>
        <w:t xml:space="preserve">studies </w:t>
      </w:r>
      <w:r>
        <w:rPr>
          <w:rFonts w:ascii="Times New Roman" w:hAnsi="Times New Roman" w:cs="Times New Roman"/>
        </w:rPr>
        <w:t xml:space="preserve">to date </w:t>
      </w:r>
      <w:r w:rsidR="00AB13B4">
        <w:rPr>
          <w:rFonts w:ascii="Times New Roman" w:hAnsi="Times New Roman" w:cs="Times New Roman"/>
        </w:rPr>
        <w:t>have</w:t>
      </w:r>
      <w:r w:rsidR="00092F60">
        <w:rPr>
          <w:rFonts w:ascii="Times New Roman" w:hAnsi="Times New Roman" w:cs="Times New Roman"/>
        </w:rPr>
        <w:t xml:space="preserve"> </w:t>
      </w:r>
      <w:r>
        <w:rPr>
          <w:rFonts w:ascii="Times New Roman" w:hAnsi="Times New Roman" w:cs="Times New Roman"/>
        </w:rPr>
        <w:t xml:space="preserve">used fertilizers to </w:t>
      </w:r>
      <w:r w:rsidR="00092F60">
        <w:rPr>
          <w:rFonts w:ascii="Times New Roman" w:hAnsi="Times New Roman" w:cs="Times New Roman"/>
        </w:rPr>
        <w:t xml:space="preserve">manipulate </w:t>
      </w:r>
      <w:r w:rsidR="000F6EEC">
        <w:rPr>
          <w:rFonts w:ascii="Times New Roman" w:hAnsi="Times New Roman" w:cs="Times New Roman"/>
        </w:rPr>
        <w:t xml:space="preserve">soil </w:t>
      </w:r>
      <w:r>
        <w:rPr>
          <w:rFonts w:ascii="Times New Roman" w:hAnsi="Times New Roman" w:cs="Times New Roman"/>
        </w:rPr>
        <w:t>nutrient availability</w:t>
      </w:r>
      <w:r w:rsidR="001C379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 xml:space="preserve">-Roberts </w:t>
      </w:r>
      <w:r w:rsidR="00F707B7">
        <w:rPr>
          <w:rFonts w:ascii="Times New Roman" w:hAnsi="Times New Roman" w:cs="Times New Roman"/>
        </w:rPr>
        <w:t>&amp;</w:t>
      </w:r>
      <w:r w:rsidR="00B42060">
        <w:rPr>
          <w:rFonts w:ascii="Times New Roman" w:hAnsi="Times New Roman" w:cs="Times New Roman"/>
        </w:rPr>
        <w:t xml:space="preserve"> Mooney 2013</w:t>
      </w:r>
      <w:r w:rsidR="00092F60">
        <w:rPr>
          <w:rFonts w:ascii="Times New Roman" w:hAnsi="Times New Roman" w:cs="Times New Roman"/>
        </w:rPr>
        <w:t xml:space="preserve">, </w:t>
      </w:r>
      <w:proofErr w:type="spellStart"/>
      <w:r w:rsidR="00092F60">
        <w:rPr>
          <w:rFonts w:ascii="Times New Roman" w:hAnsi="Times New Roman" w:cs="Times New Roman"/>
        </w:rPr>
        <w:t>Orians</w:t>
      </w:r>
      <w:proofErr w:type="spellEnd"/>
      <w:r w:rsidR="00092F60">
        <w:rPr>
          <w:rFonts w:ascii="Times New Roman" w:hAnsi="Times New Roman" w:cs="Times New Roman"/>
        </w:rPr>
        <w:t xml:space="preserve"> </w:t>
      </w:r>
      <w:r w:rsidR="00F707B7">
        <w:rPr>
          <w:rFonts w:ascii="Times New Roman" w:hAnsi="Times New Roman" w:cs="Times New Roman"/>
        </w:rPr>
        <w:t xml:space="preserve">&amp; </w:t>
      </w:r>
      <w:r w:rsidR="00092F60">
        <w:rPr>
          <w:rFonts w:ascii="Times New Roman" w:hAnsi="Times New Roman" w:cs="Times New Roman"/>
        </w:rPr>
        <w:t>Fritz 1996</w:t>
      </w:r>
      <w:r w:rsidR="00B42060">
        <w:rPr>
          <w:rFonts w:ascii="Times New Roman" w:hAnsi="Times New Roman" w:cs="Times New Roman"/>
        </w:rPr>
        <w:t>,</w:t>
      </w:r>
      <w:r w:rsidR="00F707B7">
        <w:rPr>
          <w:rFonts w:ascii="Times New Roman" w:hAnsi="Times New Roman" w:cs="Times New Roman"/>
        </w:rPr>
        <w:t xml:space="preserve"> Ross &amp; </w:t>
      </w:r>
      <w:proofErr w:type="spellStart"/>
      <w:r w:rsidR="00F707B7">
        <w:rPr>
          <w:rFonts w:ascii="Times New Roman" w:hAnsi="Times New Roman" w:cs="Times New Roman"/>
        </w:rPr>
        <w:t>Stiling</w:t>
      </w:r>
      <w:proofErr w:type="spellEnd"/>
      <w:r w:rsidR="00F707B7">
        <w:rPr>
          <w:rFonts w:ascii="Times New Roman" w:hAnsi="Times New Roman" w:cs="Times New Roman"/>
        </w:rPr>
        <w:t xml:space="preserve"> 1998</w:t>
      </w:r>
      <w:r w:rsidR="00092F60">
        <w:rPr>
          <w:rFonts w:ascii="Times New Roman" w:hAnsi="Times New Roman" w:cs="Times New Roman"/>
        </w:rPr>
        <w:t>)</w:t>
      </w:r>
      <w:r w:rsidR="00AB13B4">
        <w:rPr>
          <w:rFonts w:ascii="Times New Roman" w:hAnsi="Times New Roman" w:cs="Times New Roman"/>
        </w:rPr>
        <w:t>, but it is unclear whether these manipulations reflect natural variation in soil nutrient</w:t>
      </w:r>
      <w:r>
        <w:rPr>
          <w:rFonts w:ascii="Times New Roman" w:hAnsi="Times New Roman" w:cs="Times New Roman"/>
        </w:rPr>
        <w:t>s</w:t>
      </w:r>
      <w:r w:rsidR="00AB13B4">
        <w:rPr>
          <w:rFonts w:ascii="Times New Roman" w:hAnsi="Times New Roman" w:cs="Times New Roman"/>
        </w:rPr>
        <w:t>.</w:t>
      </w:r>
      <w:r w:rsidR="00B42060">
        <w:rPr>
          <w:rFonts w:ascii="Times New Roman" w:hAnsi="Times New Roman" w:cs="Times New Roman"/>
        </w:rPr>
        <w:t xml:space="preserve"> This may explain why the effects of variation in</w:t>
      </w:r>
      <w:r w:rsidR="00766D03">
        <w:rPr>
          <w:rFonts w:ascii="Times New Roman" w:hAnsi="Times New Roman" w:cs="Times New Roman"/>
        </w:rPr>
        <w:t xml:space="preserve"> soil </w:t>
      </w:r>
      <w:r w:rsidR="00820BE3">
        <w:rPr>
          <w:rFonts w:ascii="Times New Roman" w:hAnsi="Times New Roman" w:cs="Times New Roman"/>
        </w:rPr>
        <w:t xml:space="preserve">nutrients </w:t>
      </w:r>
      <w:r w:rsidR="00766D03">
        <w:rPr>
          <w:rFonts w:ascii="Times New Roman" w:hAnsi="Times New Roman" w:cs="Times New Roman"/>
        </w:rPr>
        <w:t>range from being independent and weak</w:t>
      </w:r>
      <w:r w:rsidR="00B4206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-Roberts</w:t>
      </w:r>
      <w:r w:rsidR="00F707B7">
        <w:rPr>
          <w:rFonts w:ascii="Times New Roman" w:hAnsi="Times New Roman" w:cs="Times New Roman"/>
        </w:rPr>
        <w:t xml:space="preserve"> &amp; Mooney</w:t>
      </w:r>
      <w:r w:rsidR="00B42060">
        <w:rPr>
          <w:rFonts w:ascii="Times New Roman" w:hAnsi="Times New Roman" w:cs="Times New Roman"/>
        </w:rPr>
        <w:t xml:space="preserve"> 2013) to </w:t>
      </w:r>
      <w:r w:rsidR="00766D03">
        <w:rPr>
          <w:rFonts w:ascii="Times New Roman" w:hAnsi="Times New Roman" w:cs="Times New Roman"/>
        </w:rPr>
        <w:t xml:space="preserve">being </w:t>
      </w:r>
      <w:r w:rsidR="00B42060">
        <w:rPr>
          <w:rFonts w:ascii="Times New Roman" w:hAnsi="Times New Roman" w:cs="Times New Roman"/>
        </w:rPr>
        <w:t>strong</w:t>
      </w:r>
      <w:r w:rsidR="00766D03">
        <w:rPr>
          <w:rFonts w:ascii="Times New Roman" w:hAnsi="Times New Roman" w:cs="Times New Roman"/>
        </w:rPr>
        <w:t xml:space="preserve"> modifiers </w:t>
      </w:r>
      <w:r w:rsidR="00B42060">
        <w:rPr>
          <w:rFonts w:ascii="Times New Roman" w:hAnsi="Times New Roman" w:cs="Times New Roman"/>
        </w:rPr>
        <w:t>(</w:t>
      </w:r>
      <w:proofErr w:type="spellStart"/>
      <w:r w:rsidR="00B42060">
        <w:rPr>
          <w:rFonts w:ascii="Times New Roman" w:hAnsi="Times New Roman" w:cs="Times New Roman"/>
        </w:rPr>
        <w:t>Orians</w:t>
      </w:r>
      <w:proofErr w:type="spellEnd"/>
      <w:r w:rsidR="00B42060">
        <w:rPr>
          <w:rFonts w:ascii="Times New Roman" w:hAnsi="Times New Roman" w:cs="Times New Roman"/>
        </w:rPr>
        <w:t xml:space="preserve"> </w:t>
      </w:r>
      <w:r w:rsidR="00F707B7">
        <w:rPr>
          <w:rFonts w:ascii="Times New Roman" w:hAnsi="Times New Roman" w:cs="Times New Roman"/>
        </w:rPr>
        <w:t>&amp;</w:t>
      </w:r>
      <w:r w:rsidR="00B42060">
        <w:rPr>
          <w:rFonts w:ascii="Times New Roman" w:hAnsi="Times New Roman" w:cs="Times New Roman"/>
        </w:rPr>
        <w:t xml:space="preserve"> Fritz 1996)</w:t>
      </w:r>
      <w:r w:rsidR="00766D03">
        <w:rPr>
          <w:rFonts w:ascii="Times New Roman" w:hAnsi="Times New Roman" w:cs="Times New Roman"/>
        </w:rPr>
        <w:t xml:space="preserve"> of host-plant genotype on arthropod communities</w:t>
      </w:r>
      <w:r w:rsidR="00B42060">
        <w:rPr>
          <w:rFonts w:ascii="Times New Roman" w:hAnsi="Times New Roman" w:cs="Times New Roman"/>
        </w:rPr>
        <w:t>.</w:t>
      </w:r>
      <w:r w:rsidR="00AB13B4">
        <w:rPr>
          <w:rFonts w:ascii="Times New Roman" w:hAnsi="Times New Roman" w:cs="Times New Roman"/>
        </w:rPr>
        <w:t xml:space="preserve"> The one other</w:t>
      </w:r>
      <w:r w:rsidR="00C07DC5">
        <w:rPr>
          <w:rFonts w:ascii="Times New Roman" w:hAnsi="Times New Roman" w:cs="Times New Roman"/>
        </w:rPr>
        <w:t xml:space="preserve"> genotype-by-abiotic environment</w:t>
      </w:r>
      <w:r w:rsidR="00AB13B4">
        <w:rPr>
          <w:rFonts w:ascii="Times New Roman" w:hAnsi="Times New Roman" w:cs="Times New Roman"/>
        </w:rPr>
        <w:t xml:space="preserve"> study we are aware </w:t>
      </w:r>
      <w:r w:rsidR="005F7D4A">
        <w:rPr>
          <w:rFonts w:ascii="Times New Roman" w:hAnsi="Times New Roman" w:cs="Times New Roman"/>
        </w:rPr>
        <w:t xml:space="preserve">of </w:t>
      </w:r>
      <w:r w:rsidR="00820BE3">
        <w:rPr>
          <w:rFonts w:ascii="Times New Roman" w:hAnsi="Times New Roman" w:cs="Times New Roman"/>
        </w:rPr>
        <w:t xml:space="preserve">manipulated sun exposure to sea daisy </w:t>
      </w:r>
      <w:r w:rsidR="00AB13B4">
        <w:rPr>
          <w:rFonts w:ascii="Times New Roman" w:hAnsi="Times New Roman" w:cs="Times New Roman"/>
        </w:rPr>
        <w:t>(</w:t>
      </w:r>
      <w:proofErr w:type="spellStart"/>
      <w:r w:rsidR="00820BE3">
        <w:rPr>
          <w:rFonts w:ascii="Times New Roman" w:hAnsi="Times New Roman" w:cs="Times New Roman"/>
          <w:i/>
        </w:rPr>
        <w:t>Borrichia</w:t>
      </w:r>
      <w:proofErr w:type="spellEnd"/>
      <w:r w:rsidR="00820BE3">
        <w:rPr>
          <w:rFonts w:ascii="Times New Roman" w:hAnsi="Times New Roman" w:cs="Times New Roman"/>
          <w:i/>
        </w:rPr>
        <w:t xml:space="preserve"> </w:t>
      </w:r>
      <w:proofErr w:type="spellStart"/>
      <w:r w:rsidR="00820BE3">
        <w:rPr>
          <w:rFonts w:ascii="Times New Roman" w:hAnsi="Times New Roman" w:cs="Times New Roman"/>
          <w:i/>
        </w:rPr>
        <w:t>frutescens</w:t>
      </w:r>
      <w:proofErr w:type="spellEnd"/>
      <w:r w:rsidR="00820BE3" w:rsidRPr="00CB30D0">
        <w:rPr>
          <w:rFonts w:ascii="Times New Roman" w:hAnsi="Times New Roman" w:cs="Times New Roman"/>
        </w:rPr>
        <w:t>,</w:t>
      </w:r>
      <w:r w:rsidR="00820BE3">
        <w:rPr>
          <w:rFonts w:ascii="Times New Roman" w:hAnsi="Times New Roman" w:cs="Times New Roman"/>
          <w:i/>
        </w:rPr>
        <w:t xml:space="preserve"> </w:t>
      </w:r>
      <w:r w:rsidR="001C3790">
        <w:rPr>
          <w:rFonts w:ascii="Times New Roman" w:hAnsi="Times New Roman" w:cs="Times New Roman"/>
        </w:rPr>
        <w:t xml:space="preserve">Ross </w:t>
      </w:r>
      <w:r w:rsidR="00F707B7">
        <w:rPr>
          <w:rFonts w:ascii="Times New Roman" w:hAnsi="Times New Roman" w:cs="Times New Roman"/>
        </w:rPr>
        <w:t>&amp;</w:t>
      </w:r>
      <w:r w:rsidR="00820BE3">
        <w:rPr>
          <w:rFonts w:ascii="Times New Roman" w:hAnsi="Times New Roman" w:cs="Times New Roman"/>
        </w:rPr>
        <w:t xml:space="preserve"> </w:t>
      </w:r>
      <w:proofErr w:type="spellStart"/>
      <w:r w:rsidR="00820BE3">
        <w:rPr>
          <w:rFonts w:ascii="Times New Roman" w:hAnsi="Times New Roman" w:cs="Times New Roman"/>
        </w:rPr>
        <w:t>Stiling</w:t>
      </w:r>
      <w:proofErr w:type="spellEnd"/>
      <w:r w:rsidR="00820BE3">
        <w:rPr>
          <w:rFonts w:ascii="Times New Roman" w:hAnsi="Times New Roman" w:cs="Times New Roman"/>
        </w:rPr>
        <w:t xml:space="preserve"> </w:t>
      </w:r>
      <w:r w:rsidR="001C3790">
        <w:rPr>
          <w:rFonts w:ascii="Times New Roman" w:hAnsi="Times New Roman" w:cs="Times New Roman"/>
        </w:rPr>
        <w:t>199</w:t>
      </w:r>
      <w:r w:rsidR="00820BE3">
        <w:rPr>
          <w:rFonts w:ascii="Times New Roman" w:hAnsi="Times New Roman" w:cs="Times New Roman"/>
        </w:rPr>
        <w:t>8</w:t>
      </w:r>
      <w:r w:rsidR="00B83F27">
        <w:rPr>
          <w:rFonts w:ascii="Times New Roman" w:hAnsi="Times New Roman" w:cs="Times New Roman"/>
        </w:rPr>
        <w:t>) and</w:t>
      </w:r>
      <w:r>
        <w:rPr>
          <w:rFonts w:ascii="Times New Roman" w:hAnsi="Times New Roman" w:cs="Times New Roman"/>
        </w:rPr>
        <w:t>, similar to our study,</w:t>
      </w:r>
      <w:r w:rsidR="00B83F27">
        <w:rPr>
          <w:rFonts w:ascii="Times New Roman" w:hAnsi="Times New Roman" w:cs="Times New Roman"/>
        </w:rPr>
        <w:t xml:space="preserve"> they observed</w:t>
      </w:r>
      <w:r w:rsidR="000C2B9A">
        <w:rPr>
          <w:rFonts w:ascii="Times New Roman" w:hAnsi="Times New Roman" w:cs="Times New Roman"/>
        </w:rPr>
        <w:t xml:space="preserve"> strong, </w:t>
      </w:r>
      <w:r w:rsidR="00766D03">
        <w:rPr>
          <w:rFonts w:ascii="Times New Roman" w:hAnsi="Times New Roman" w:cs="Times New Roman"/>
        </w:rPr>
        <w:t>independent</w:t>
      </w:r>
      <w:r w:rsidR="000C2B9A">
        <w:rPr>
          <w:rFonts w:ascii="Times New Roman" w:hAnsi="Times New Roman" w:cs="Times New Roman"/>
        </w:rPr>
        <w:t xml:space="preserve"> effects of shade on densities of the gall midge, </w:t>
      </w:r>
      <w:proofErr w:type="spellStart"/>
      <w:r w:rsidR="000C2B9A" w:rsidRPr="000C2B9A">
        <w:rPr>
          <w:rFonts w:ascii="Times New Roman" w:hAnsi="Times New Roman" w:cs="Times New Roman"/>
          <w:i/>
        </w:rPr>
        <w:t>Asphondylia</w:t>
      </w:r>
      <w:proofErr w:type="spellEnd"/>
      <w:r w:rsidR="000C2B9A" w:rsidRPr="000C2B9A">
        <w:rPr>
          <w:rFonts w:ascii="Times New Roman" w:hAnsi="Times New Roman" w:cs="Times New Roman"/>
          <w:i/>
        </w:rPr>
        <w:t xml:space="preserve"> </w:t>
      </w:r>
      <w:proofErr w:type="spellStart"/>
      <w:r w:rsidR="000C2B9A" w:rsidRPr="000C2B9A">
        <w:rPr>
          <w:rFonts w:ascii="Times New Roman" w:hAnsi="Times New Roman" w:cs="Times New Roman"/>
          <w:i/>
        </w:rPr>
        <w:t>borrichiae</w:t>
      </w:r>
      <w:proofErr w:type="spellEnd"/>
      <w:r w:rsidR="00C67C69">
        <w:rPr>
          <w:rFonts w:ascii="Times New Roman" w:hAnsi="Times New Roman" w:cs="Times New Roman"/>
        </w:rPr>
        <w:t xml:space="preserve">, presumably </w:t>
      </w:r>
      <w:r w:rsidR="00FE65A4">
        <w:rPr>
          <w:rFonts w:ascii="Times New Roman" w:hAnsi="Times New Roman" w:cs="Times New Roman"/>
        </w:rPr>
        <w:t>through changes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w:t>
      </w:r>
      <w:r>
        <w:rPr>
          <w:rFonts w:ascii="Times New Roman" w:hAnsi="Times New Roman" w:cs="Times New Roman"/>
        </w:rPr>
        <w:t>associated communities</w:t>
      </w:r>
      <w:r w:rsidR="00AB13B4">
        <w:rPr>
          <w:rFonts w:ascii="Times New Roman" w:hAnsi="Times New Roman" w:cs="Times New Roman"/>
        </w:rPr>
        <w:t>, future experimental work should focus on manipulating natural variation in specific abiotic factors, or at the very least, measuring variability in abiotic factors to begin to identify putative causal factors.</w:t>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0D3ED3D1" w:rsidR="0023651E" w:rsidRDefault="0017641D" w:rsidP="0059295B">
      <w:pPr>
        <w:spacing w:line="480" w:lineRule="auto"/>
        <w:rPr>
          <w:rFonts w:ascii="Times New Roman" w:hAnsi="Times New Roman" w:cs="Times New Roman"/>
        </w:rPr>
      </w:pPr>
      <w:r>
        <w:rPr>
          <w:rFonts w:ascii="Times New Roman" w:hAnsi="Times New Roman" w:cs="Times New Roman"/>
        </w:rPr>
        <w:t>Overall, our study reinforces the importance of host-plant genetic variation in shaping associated communitie</w:t>
      </w:r>
      <w:r w:rsidR="00B0414D">
        <w:rPr>
          <w:rFonts w:ascii="Times New Roman" w:hAnsi="Times New Roman" w:cs="Times New Roman"/>
        </w:rPr>
        <w:t>s</w:t>
      </w:r>
      <w:ins w:id="439" w:author="Mary O'Connor" w:date="2016-07-13T13:00:00Z">
        <w:r w:rsidR="001E74B9">
          <w:rPr>
            <w:rFonts w:ascii="Times New Roman" w:hAnsi="Times New Roman" w:cs="Times New Roman"/>
          </w:rPr>
          <w:t>, and extends this finding to natural abiotic and biotic gradients in coastal dune communities</w:t>
        </w:r>
      </w:ins>
      <w:r>
        <w:rPr>
          <w:rFonts w:ascii="Times New Roman" w:hAnsi="Times New Roman" w:cs="Times New Roman"/>
        </w:rPr>
        <w:t xml:space="preserve">. </w:t>
      </w:r>
      <w:del w:id="440" w:author="Mary O'Connor" w:date="2016-07-13T13:00:00Z">
        <w:r w:rsidR="005D014E" w:rsidDel="001E74B9">
          <w:rPr>
            <w:rFonts w:ascii="Times New Roman" w:hAnsi="Times New Roman" w:cs="Times New Roman"/>
          </w:rPr>
          <w:delText>At the same time though</w:delText>
        </w:r>
        <w:r w:rsidDel="001E74B9">
          <w:rPr>
            <w:rFonts w:ascii="Times New Roman" w:hAnsi="Times New Roman" w:cs="Times New Roman"/>
          </w:rPr>
          <w:delText>, o</w:delText>
        </w:r>
      </w:del>
      <w:ins w:id="441" w:author="Mary O'Connor" w:date="2016-07-13T13:00:00Z">
        <w:r w:rsidR="001E74B9">
          <w:rPr>
            <w:rFonts w:ascii="Times New Roman" w:hAnsi="Times New Roman" w:cs="Times New Roman"/>
          </w:rPr>
          <w:t>O</w:t>
        </w:r>
      </w:ins>
      <w:r>
        <w:rPr>
          <w:rFonts w:ascii="Times New Roman" w:hAnsi="Times New Roman" w:cs="Times New Roman"/>
        </w:rPr>
        <w:t>ur findings</w:t>
      </w:r>
      <w:ins w:id="442" w:author="Mary O'Connor" w:date="2016-07-13T13:00:00Z">
        <w:r w:rsidR="001E74B9">
          <w:rPr>
            <w:rFonts w:ascii="Times New Roman" w:hAnsi="Times New Roman" w:cs="Times New Roman"/>
          </w:rPr>
          <w:t xml:space="preserve"> also</w:t>
        </w:r>
      </w:ins>
      <w:r w:rsidR="005D014E">
        <w:rPr>
          <w:rFonts w:ascii="Times New Roman" w:hAnsi="Times New Roman" w:cs="Times New Roman"/>
        </w:rPr>
        <w:t xml:space="preserve"> suggest </w:t>
      </w:r>
      <w:r w:rsidR="001870E8">
        <w:rPr>
          <w:rFonts w:ascii="Times New Roman" w:hAnsi="Times New Roman" w:cs="Times New Roman"/>
        </w:rPr>
        <w:t>that predicting 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w:t>
      </w:r>
      <w:ins w:id="443" w:author="Mary O'Connor" w:date="2016-07-13T13:00:00Z">
        <w:r w:rsidR="001E74B9">
          <w:rPr>
            <w:rFonts w:ascii="Times New Roman" w:hAnsi="Times New Roman" w:cs="Times New Roman"/>
          </w:rPr>
          <w:t xml:space="preserve"> [biotic and abiotic?]</w:t>
        </w:r>
      </w:ins>
      <w:r w:rsidR="001870E8">
        <w:rPr>
          <w:rFonts w:ascii="Times New Roman" w:hAnsi="Times New Roman" w:cs="Times New Roman"/>
        </w:rPr>
        <w:t xml:space="preserve"> historical processes that have shaped the genetic architecture for the populations of interest</w:t>
      </w:r>
      <w:r w:rsidR="004B4446">
        <w:rPr>
          <w:rFonts w:ascii="Times New Roman" w:hAnsi="Times New Roman" w:cs="Times New Roman"/>
        </w:rPr>
        <w:t xml:space="preserve"> (i.e. sensitivity to specific environmental factors)</w:t>
      </w:r>
      <w:r w:rsidR="001870E8">
        <w:rPr>
          <w:rFonts w:ascii="Times New Roman" w:hAnsi="Times New Roman" w:cs="Times New Roman"/>
        </w:rPr>
        <w:t>.</w:t>
      </w:r>
      <w:r w:rsidR="005D014E">
        <w:rPr>
          <w:rFonts w:ascii="Times New Roman" w:hAnsi="Times New Roman" w:cs="Times New Roman"/>
        </w:rPr>
        <w:t xml:space="preserve"> </w:t>
      </w:r>
      <w:r w:rsidR="001870E8">
        <w:rPr>
          <w:rFonts w:ascii="Times New Roman" w:hAnsi="Times New Roman" w:cs="Times New Roman"/>
        </w:rPr>
        <w:t>Still</w:t>
      </w:r>
      <w:commentRangeStart w:id="444"/>
      <w:r w:rsidR="001870E8">
        <w:rPr>
          <w:rFonts w:ascii="Times New Roman" w:hAnsi="Times New Roman" w:cs="Times New Roman"/>
        </w:rPr>
        <w:t>, t</w:t>
      </w:r>
      <w:r w:rsidR="005D014E">
        <w:rPr>
          <w:rFonts w:ascii="Times New Roman" w:hAnsi="Times New Roman" w:cs="Times New Roman"/>
        </w:rPr>
        <w:t xml:space="preserve">he effects of willow genetic variation were clear at both the level of plant traits and the community structure of foliar arthropods and </w:t>
      </w:r>
      <w:proofErr w:type="spellStart"/>
      <w:r w:rsidR="005D014E">
        <w:rPr>
          <w:rFonts w:ascii="Times New Roman" w:hAnsi="Times New Roman" w:cs="Times New Roman"/>
        </w:rPr>
        <w:t>ectomycorrhiza</w:t>
      </w:r>
      <w:commentRangeEnd w:id="444"/>
      <w:proofErr w:type="spellEnd"/>
      <w:r w:rsidR="001E74B9">
        <w:rPr>
          <w:rStyle w:val="CommentReference"/>
        </w:rPr>
        <w:commentReference w:id="444"/>
      </w:r>
      <w:r w:rsidR="005D014E">
        <w:rPr>
          <w:rFonts w:ascii="Times New Roman" w:hAnsi="Times New Roman" w:cs="Times New Roman"/>
        </w:rPr>
        <w:t>.</w:t>
      </w:r>
      <w:r w:rsidR="00B8604C">
        <w:rPr>
          <w:rFonts w:ascii="Times New Roman" w:hAnsi="Times New Roman" w:cs="Times New Roman"/>
        </w:rPr>
        <w:t xml:space="preserve"> Importantly, this suggests that host-plant evolution c</w:t>
      </w:r>
      <w:r w:rsidR="00945CA2">
        <w:rPr>
          <w:rFonts w:ascii="Times New Roman" w:hAnsi="Times New Roman" w:cs="Times New Roman"/>
        </w:rPr>
        <w:t>ould</w:t>
      </w:r>
      <w:r w:rsidR="00B8604C">
        <w:rPr>
          <w:rFonts w:ascii="Times New Roman" w:hAnsi="Times New Roman" w:cs="Times New Roman"/>
        </w:rPr>
        <w:t xml:space="preserve"> have a strong influence on the</w:t>
      </w:r>
      <w:r w:rsidR="00C2459A">
        <w:rPr>
          <w:rFonts w:ascii="Times New Roman" w:hAnsi="Times New Roman" w:cs="Times New Roman"/>
        </w:rPr>
        <w:t xml:space="preserve"> biodiversity of above and belowground</w:t>
      </w:r>
      <w:r w:rsidR="00B8604C">
        <w:rPr>
          <w:rFonts w:ascii="Times New Roman" w:hAnsi="Times New Roman" w:cs="Times New Roman"/>
        </w:rPr>
        <w:t xml:space="preserve"> communities. </w:t>
      </w:r>
      <w:del w:id="445" w:author="Mary O'Connor" w:date="2016-07-13T13:02:00Z">
        <w:r w:rsidR="00B8604C" w:rsidDel="001E74B9">
          <w:rPr>
            <w:rFonts w:ascii="Times New Roman" w:hAnsi="Times New Roman" w:cs="Times New Roman"/>
          </w:rPr>
          <w:delText xml:space="preserve">Future </w:delText>
        </w:r>
        <w:r w:rsidR="006668AE" w:rsidDel="001E74B9">
          <w:rPr>
            <w:rFonts w:ascii="Times New Roman" w:hAnsi="Times New Roman" w:cs="Times New Roman"/>
          </w:rPr>
          <w:delText>studies</w:delText>
        </w:r>
        <w:r w:rsidR="00B8604C" w:rsidDel="001E74B9">
          <w:rPr>
            <w:rFonts w:ascii="Times New Roman" w:hAnsi="Times New Roman" w:cs="Times New Roman"/>
          </w:rPr>
          <w:delText xml:space="preserve"> </w:delText>
        </w:r>
        <w:r w:rsidR="00B0414D" w:rsidDel="001E74B9">
          <w:rPr>
            <w:rFonts w:ascii="Times New Roman" w:hAnsi="Times New Roman" w:cs="Times New Roman"/>
          </w:rPr>
          <w:delText>should</w:delText>
        </w:r>
        <w:r w:rsidR="00B8604C" w:rsidDel="001E74B9">
          <w:rPr>
            <w:rFonts w:ascii="Times New Roman" w:hAnsi="Times New Roman" w:cs="Times New Roman"/>
          </w:rPr>
          <w:delText xml:space="preserve"> work toward understanding how</w:delText>
        </w:r>
      </w:del>
      <w:ins w:id="446" w:author="Mary O'Connor" w:date="2016-07-13T13:02:00Z">
        <w:r w:rsidR="001E74B9">
          <w:rPr>
            <w:rFonts w:ascii="Times New Roman" w:hAnsi="Times New Roman" w:cs="Times New Roman"/>
          </w:rPr>
          <w:t>In</w:t>
        </w:r>
      </w:ins>
      <w:r w:rsidR="00B8604C">
        <w:rPr>
          <w:rFonts w:ascii="Times New Roman" w:hAnsi="Times New Roman" w:cs="Times New Roman"/>
        </w:rPr>
        <w:t xml:space="preserve"> </w:t>
      </w:r>
      <w:commentRangeStart w:id="447"/>
      <w:r w:rsidR="00B8604C">
        <w:rPr>
          <w:rFonts w:ascii="Times New Roman" w:hAnsi="Times New Roman" w:cs="Times New Roman"/>
        </w:rPr>
        <w:t>the</w:t>
      </w:r>
      <w:del w:id="448" w:author="Mary O'Connor" w:date="2016-07-13T13:02:00Z">
        <w:r w:rsidR="00B8604C" w:rsidDel="001E74B9">
          <w:rPr>
            <w:rFonts w:ascii="Times New Roman" w:hAnsi="Times New Roman" w:cs="Times New Roman"/>
          </w:rPr>
          <w:delText>se</w:delText>
        </w:r>
      </w:del>
      <w:r w:rsidR="00B8604C">
        <w:rPr>
          <w:rFonts w:ascii="Times New Roman" w:hAnsi="Times New Roman" w:cs="Times New Roman"/>
        </w:rPr>
        <w:t xml:space="preserve"> diverse communities </w:t>
      </w:r>
      <w:ins w:id="449" w:author="Mary O'Connor" w:date="2016-07-13T13:02:00Z">
        <w:r w:rsidR="001E74B9">
          <w:rPr>
            <w:rFonts w:ascii="Times New Roman" w:hAnsi="Times New Roman" w:cs="Times New Roman"/>
          </w:rPr>
          <w:t>that inhabit</w:t>
        </w:r>
      </w:ins>
      <w:del w:id="450" w:author="Mary O'Connor" w:date="2016-07-13T13:02:00Z">
        <w:r w:rsidR="00B8604C" w:rsidDel="001E74B9">
          <w:rPr>
            <w:rFonts w:ascii="Times New Roman" w:hAnsi="Times New Roman" w:cs="Times New Roman"/>
          </w:rPr>
          <w:delText>on</w:delText>
        </w:r>
      </w:del>
      <w:r w:rsidR="00B8604C">
        <w:rPr>
          <w:rFonts w:ascii="Times New Roman" w:hAnsi="Times New Roman" w:cs="Times New Roman"/>
        </w:rPr>
        <w:t xml:space="preserve"> host plants</w:t>
      </w:r>
      <w:ins w:id="451" w:author="Mary O'Connor" w:date="2016-07-13T13:02:00Z">
        <w:r w:rsidR="001E74B9">
          <w:rPr>
            <w:rFonts w:ascii="Times New Roman" w:hAnsi="Times New Roman" w:cs="Times New Roman"/>
          </w:rPr>
          <w:t>, plants may</w:t>
        </w:r>
      </w:ins>
      <w:r w:rsidR="00B8604C">
        <w:rPr>
          <w:rFonts w:ascii="Times New Roman" w:hAnsi="Times New Roman" w:cs="Times New Roman"/>
        </w:rPr>
        <w:t xml:space="preserve"> impose selection pressures as well </w:t>
      </w:r>
      <w:commentRangeStart w:id="452"/>
      <w:r w:rsidR="00B8604C">
        <w:rPr>
          <w:rFonts w:ascii="Times New Roman" w:hAnsi="Times New Roman" w:cs="Times New Roman"/>
        </w:rPr>
        <w:t>as mutually influenc</w:t>
      </w:r>
      <w:r>
        <w:rPr>
          <w:rFonts w:ascii="Times New Roman" w:hAnsi="Times New Roman" w:cs="Times New Roman"/>
        </w:rPr>
        <w:t>e each other</w:t>
      </w:r>
      <w:commentRangeEnd w:id="452"/>
      <w:r w:rsidR="001E74B9">
        <w:rPr>
          <w:rStyle w:val="CommentReference"/>
        </w:rPr>
        <w:commentReference w:id="452"/>
      </w:r>
      <w:r>
        <w:rPr>
          <w:rFonts w:ascii="Times New Roman" w:hAnsi="Times New Roman" w:cs="Times New Roman"/>
        </w:rPr>
        <w:t>. In doing so, we will</w:t>
      </w:r>
      <w:r w:rsidR="00B8604C">
        <w:rPr>
          <w:rFonts w:ascii="Times New Roman" w:hAnsi="Times New Roman" w:cs="Times New Roman"/>
        </w:rPr>
        <w:t xml:space="preserve"> be able to work toward a more synthetic understanding of the evolutionary ecology of host plants and their </w:t>
      </w:r>
      <w:r w:rsidR="004B4446">
        <w:rPr>
          <w:rFonts w:ascii="Times New Roman" w:hAnsi="Times New Roman" w:cs="Times New Roman"/>
        </w:rPr>
        <w:t xml:space="preserve">diverse </w:t>
      </w:r>
      <w:r w:rsidR="00B8604C">
        <w:rPr>
          <w:rFonts w:ascii="Times New Roman" w:hAnsi="Times New Roman" w:cs="Times New Roman"/>
        </w:rPr>
        <w:t>associated communities.</w:t>
      </w:r>
      <w:commentRangeEnd w:id="447"/>
      <w:r w:rsidR="001E74B9">
        <w:rPr>
          <w:rStyle w:val="CommentReference"/>
        </w:rPr>
        <w:commentReference w:id="447"/>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proofErr w:type="spellStart"/>
      <w:r>
        <w:rPr>
          <w:rFonts w:ascii="Times New Roman" w:hAnsi="Times New Roman" w:cs="Times New Roman"/>
        </w:rPr>
        <w:t>Pickart</w:t>
      </w:r>
      <w:proofErr w:type="spellEnd"/>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w:t>
      </w:r>
      <w:proofErr w:type="spellStart"/>
      <w:r>
        <w:rPr>
          <w:rFonts w:ascii="Times New Roman" w:hAnsi="Times New Roman" w:cs="Times New Roman"/>
        </w:rPr>
        <w:t>Lanphere</w:t>
      </w:r>
      <w:proofErr w:type="spellEnd"/>
      <w:r>
        <w:rPr>
          <w:rFonts w:ascii="Times New Roman" w:hAnsi="Times New Roman" w:cs="Times New Roman"/>
        </w:rPr>
        <w:t xml:space="preserve"> Dunes and for </w:t>
      </w:r>
      <w:r w:rsidRPr="00AA7A77">
        <w:rPr>
          <w:rFonts w:ascii="Times New Roman" w:hAnsi="Times New Roman" w:cs="Times New Roman"/>
        </w:rPr>
        <w:t xml:space="preserve">facilitating experimental logistics. L. </w:t>
      </w:r>
      <w:proofErr w:type="spellStart"/>
      <w:r w:rsidRPr="00AA7A77">
        <w:rPr>
          <w:rFonts w:ascii="Times New Roman" w:hAnsi="Times New Roman" w:cs="Times New Roman"/>
        </w:rPr>
        <w:t>Mackas</w:t>
      </w:r>
      <w:proofErr w:type="spellEnd"/>
      <w:r w:rsidRPr="00AA7A77">
        <w:rPr>
          <w:rFonts w:ascii="Times New Roman" w:hAnsi="Times New Roman" w:cs="Times New Roman"/>
        </w:rPr>
        <w:t xml:space="preserve">-Burns assisted with the fieldwork. </w:t>
      </w:r>
      <w:proofErr w:type="gramStart"/>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w:t>
      </w:r>
      <w:proofErr w:type="gramEnd"/>
      <w:r w:rsidRPr="00AA7A77">
        <w:rPr>
          <w:rFonts w:ascii="Times New Roman" w:hAnsi="Times New Roman" w:cs="Times New Roman"/>
        </w:rPr>
        <w:t xml:space="preserve">. </w:t>
      </w:r>
      <w:proofErr w:type="gramStart"/>
      <w:r w:rsidRPr="00AA7A77">
        <w:rPr>
          <w:rFonts w:ascii="Times New Roman" w:hAnsi="Times New Roman" w:cs="Times New Roman"/>
        </w:rPr>
        <w:t>G</w:t>
      </w:r>
      <w:r>
        <w:rPr>
          <w:rFonts w:ascii="Times New Roman" w:hAnsi="Times New Roman" w:cs="Times New Roman"/>
        </w:rPr>
        <w:t>.</w:t>
      </w:r>
      <w:r w:rsidRPr="00AA7A77">
        <w:rPr>
          <w:rFonts w:ascii="Times New Roman" w:hAnsi="Times New Roman" w:cs="Times New Roman"/>
        </w:rPr>
        <w:t xml:space="preserve">M. </w:t>
      </w:r>
      <w:proofErr w:type="spellStart"/>
      <w:r w:rsidRPr="00AA7A77">
        <w:rPr>
          <w:rFonts w:ascii="Times New Roman" w:hAnsi="Times New Roman" w:cs="Times New Roman"/>
        </w:rPr>
        <w:t>Crutsinger</w:t>
      </w:r>
      <w:proofErr w:type="spellEnd"/>
      <w:r w:rsidRPr="00AA7A77">
        <w:rPr>
          <w:rFonts w:ascii="Times New Roman" w:hAnsi="Times New Roman" w:cs="Times New Roman"/>
        </w:rPr>
        <w:t xml:space="preserve"> was supported by the Miller Institute</w:t>
      </w:r>
      <w:proofErr w:type="gramEnd"/>
      <w:r w:rsidRPr="00AA7A77">
        <w:rPr>
          <w:rFonts w:ascii="Times New Roman" w:hAnsi="Times New Roman" w:cs="Times New Roman"/>
        </w:rPr>
        <w:t xml:space="preserv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241F039" w14:textId="288957F3" w:rsidR="004B4446" w:rsidRPr="004B4446" w:rsidRDefault="00D31A53" w:rsidP="004B4446">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noProof/>
          <w:color w:val="000000"/>
        </w:rPr>
        <w:br/>
        <w:t>1.</w:t>
      </w:r>
      <w:r w:rsidR="004B4446" w:rsidRPr="004B4446">
        <w:rPr>
          <w:rFonts w:ascii="Times New Roman" w:hAnsi="Times New Roman" w:cs="Times New Roman"/>
          <w:noProof/>
          <w:color w:val="000000"/>
        </w:rPr>
        <w:br/>
        <w:t>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L., Agrawal, A. &amp; Mooney, K. (2012). Ant–aphid interactions on Asclepias syriaca are mediated by plant genotype and caterpillar damage. </w:t>
      </w:r>
      <w:r w:rsidR="004B4446" w:rsidRPr="004B4446">
        <w:rPr>
          <w:rFonts w:ascii="Times New Roman" w:hAnsi="Times New Roman" w:cs="Times New Roman"/>
          <w:i/>
          <w:iCs/>
          <w:noProof/>
          <w:color w:val="000000"/>
        </w:rPr>
        <w:t>Oikos</w:t>
      </w:r>
      <w:r w:rsidR="004B4446" w:rsidRPr="004B4446">
        <w:rPr>
          <w:rFonts w:ascii="Times New Roman" w:hAnsi="Times New Roman" w:cs="Times New Roman"/>
          <w:noProof/>
          <w:color w:val="000000"/>
        </w:rPr>
        <w:t>, 1905–1913.</w:t>
      </w:r>
    </w:p>
    <w:p w14:paraId="36A97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w:t>
      </w:r>
      <w:r w:rsidRPr="004B4446">
        <w:rPr>
          <w:rFonts w:ascii="Times New Roman" w:hAnsi="Times New Roman" w:cs="Times New Roman"/>
          <w:noProof/>
          <w:color w:val="000000"/>
        </w:rPr>
        <w:br/>
        <w:t xml:space="preserve">Agrawal, A.A. &amp; Zandt, P.A. (2003). Ecological play in the coevolutionary theatre: genetic and environmental determinants of attack by a specialist weevil on milkweed.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91, 1049–1059.</w:t>
      </w:r>
    </w:p>
    <w:p w14:paraId="1DEC132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w:t>
      </w:r>
      <w:r w:rsidRPr="004B4446">
        <w:rPr>
          <w:rFonts w:ascii="Times New Roman" w:hAnsi="Times New Roman" w:cs="Times New Roman"/>
          <w:noProof/>
          <w:color w:val="000000"/>
        </w:rPr>
        <w:br/>
        <w:t xml:space="preserve">Antonovics, J. (1992). Toward community genetics. </w:t>
      </w:r>
      <w:r w:rsidRPr="004B4446">
        <w:rPr>
          <w:rFonts w:ascii="Times New Roman" w:hAnsi="Times New Roman" w:cs="Times New Roman"/>
          <w:i/>
          <w:iCs/>
          <w:noProof/>
          <w:color w:val="000000"/>
        </w:rPr>
        <w:t>Plant resistance to herbivores and pathogens: ecology, evolution, and genetics</w:t>
      </w:r>
      <w:r w:rsidRPr="004B4446">
        <w:rPr>
          <w:rFonts w:ascii="Times New Roman" w:hAnsi="Times New Roman" w:cs="Times New Roman"/>
          <w:noProof/>
          <w:color w:val="000000"/>
        </w:rPr>
        <w:t>, 426–449.</w:t>
      </w:r>
    </w:p>
    <w:p w14:paraId="04A67A8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4.</w:t>
      </w:r>
      <w:r w:rsidRPr="004B4446">
        <w:rPr>
          <w:rFonts w:ascii="Times New Roman" w:hAnsi="Times New Roman" w:cs="Times New Roman"/>
          <w:noProof/>
          <w:color w:val="000000"/>
        </w:rPr>
        <w:br/>
        <w:t xml:space="preserve">Bailey, Schweitzer, Ubeda, Koricheva, LeRoy, Madritch,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From genes to ecosystems: a synthesis of the effects of plant genetic factors across levels of organization. </w:t>
      </w:r>
      <w:r w:rsidRPr="004B4446">
        <w:rPr>
          <w:rFonts w:ascii="Times New Roman" w:hAnsi="Times New Roman" w:cs="Times New Roman"/>
          <w:i/>
          <w:iCs/>
          <w:noProof/>
          <w:color w:val="000000"/>
        </w:rPr>
        <w:t>Philosophical Transactions of the Royal Society B: Biological Sciences</w:t>
      </w:r>
      <w:r w:rsidRPr="004B4446">
        <w:rPr>
          <w:rFonts w:ascii="Times New Roman" w:hAnsi="Times New Roman" w:cs="Times New Roman"/>
          <w:noProof/>
          <w:color w:val="000000"/>
        </w:rPr>
        <w:t>, 1607–1616.</w:t>
      </w:r>
    </w:p>
    <w:p w14:paraId="01B881D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5.</w:t>
      </w:r>
      <w:r w:rsidRPr="004B4446">
        <w:rPr>
          <w:rFonts w:ascii="Times New Roman" w:hAnsi="Times New Roman" w:cs="Times New Roman"/>
          <w:noProof/>
          <w:color w:val="000000"/>
        </w:rPr>
        <w:br/>
        <w:t xml:space="preserve">Barbour, M., Fortuna, M., Bascompte, J., Nicholson, J., Julkunen-Tiitto, R., Jules, 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(2016). Genetic specificity of a plant–insect food web: Implications for linking genetic variation to network complexity. </w:t>
      </w:r>
      <w:r w:rsidRPr="004B4446">
        <w:rPr>
          <w:rFonts w:ascii="Times New Roman" w:hAnsi="Times New Roman" w:cs="Times New Roman"/>
          <w:i/>
          <w:iCs/>
          <w:noProof/>
          <w:color w:val="000000"/>
        </w:rPr>
        <w:t>Proceedings of the National Academy of Sciences</w:t>
      </w:r>
      <w:r w:rsidRPr="004B4446">
        <w:rPr>
          <w:rFonts w:ascii="Times New Roman" w:hAnsi="Times New Roman" w:cs="Times New Roman"/>
          <w:noProof/>
          <w:color w:val="000000"/>
        </w:rPr>
        <w:t>, 2128–2133.</w:t>
      </w:r>
    </w:p>
    <w:p w14:paraId="1E58D57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6.</w:t>
      </w:r>
      <w:r w:rsidRPr="004B4446">
        <w:rPr>
          <w:rFonts w:ascii="Times New Roman" w:hAnsi="Times New Roman" w:cs="Times New Roman"/>
          <w:noProof/>
          <w:color w:val="000000"/>
        </w:rPr>
        <w:br/>
        <w:t xml:space="preserve">Barbour, M.A., Rodriguez-Cabal, M.A., Wu, E.T., Julkunen-Tiitto, R., Ritland, C.E., Miscampbell, A.E.,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Multiple plant traits shape the genetic basis of herbivore community assembly. </w:t>
      </w:r>
      <w:r w:rsidRPr="004B4446">
        <w:rPr>
          <w:rFonts w:ascii="Times New Roman" w:hAnsi="Times New Roman" w:cs="Times New Roman"/>
          <w:i/>
          <w:iCs/>
          <w:noProof/>
          <w:color w:val="000000"/>
        </w:rPr>
        <w:t>Functional Ecology</w:t>
      </w:r>
      <w:r w:rsidRPr="004B4446">
        <w:rPr>
          <w:rFonts w:ascii="Times New Roman" w:hAnsi="Times New Roman" w:cs="Times New Roman"/>
          <w:noProof/>
          <w:color w:val="000000"/>
        </w:rPr>
        <w:t>, 29, 995–1006.</w:t>
      </w:r>
    </w:p>
    <w:p w14:paraId="5101117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7.</w:t>
      </w:r>
      <w:r w:rsidRPr="004B4446">
        <w:rPr>
          <w:rFonts w:ascii="Times New Roman" w:hAnsi="Times New Roman" w:cs="Times New Roman"/>
          <w:noProof/>
          <w:color w:val="000000"/>
        </w:rPr>
        <w:br/>
        <w:t xml:space="preserve">Bolker, B., Brooks, M., Clark, C., Geange, S., Poulsen, J., Stevens, 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Generalized linear mixed models: a practical guide for ecology and evolution. </w:t>
      </w:r>
      <w:r w:rsidRPr="004B4446">
        <w:rPr>
          <w:rFonts w:ascii="Times New Roman" w:hAnsi="Times New Roman" w:cs="Times New Roman"/>
          <w:i/>
          <w:iCs/>
          <w:noProof/>
          <w:color w:val="000000"/>
        </w:rPr>
        <w:t>Trends in Ecology &amp; Evolution</w:t>
      </w:r>
      <w:r w:rsidRPr="004B4446">
        <w:rPr>
          <w:rFonts w:ascii="Times New Roman" w:hAnsi="Times New Roman" w:cs="Times New Roman"/>
          <w:noProof/>
          <w:color w:val="000000"/>
        </w:rPr>
        <w:t>, 24.</w:t>
      </w:r>
    </w:p>
    <w:p w14:paraId="3107E2A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8.</w:t>
      </w:r>
      <w:r w:rsidRPr="004B4446">
        <w:rPr>
          <w:rFonts w:ascii="Times New Roman" w:hAnsi="Times New Roman" w:cs="Times New Roman"/>
          <w:noProof/>
          <w:color w:val="000000"/>
        </w:rPr>
        <w:br/>
        <w:t xml:space="preserve">Crutsinger, G. (2015). A community genetics perspective: opportunities for the coming decade. </w:t>
      </w:r>
      <w:r w:rsidRPr="004B4446">
        <w:rPr>
          <w:rFonts w:ascii="Times New Roman" w:hAnsi="Times New Roman" w:cs="Times New Roman"/>
          <w:i/>
          <w:iCs/>
          <w:noProof/>
          <w:color w:val="000000"/>
        </w:rPr>
        <w:t>The New phytologist</w:t>
      </w:r>
      <w:r w:rsidRPr="004B4446">
        <w:rPr>
          <w:rFonts w:ascii="Times New Roman" w:hAnsi="Times New Roman" w:cs="Times New Roman"/>
          <w:noProof/>
          <w:color w:val="000000"/>
        </w:rPr>
        <w:t>, 65–70.</w:t>
      </w:r>
    </w:p>
    <w:p w14:paraId="168F64D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9.</w:t>
      </w:r>
      <w:r w:rsidRPr="004B4446">
        <w:rPr>
          <w:rFonts w:ascii="Times New Roman" w:hAnsi="Times New Roman" w:cs="Times New Roman"/>
          <w:noProof/>
          <w:color w:val="000000"/>
        </w:rPr>
        <w:br/>
        <w:t xml:space="preserve">Crutsinger, G.M., Reynolds, W., Classen, A.T. &amp; Sanders, N.J. (2008). Disparate effects of plant genotypic diversity on foliage and litter arthropod communities.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w:t>
      </w:r>
    </w:p>
    <w:p w14:paraId="161C076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10.</w:t>
      </w:r>
      <w:r w:rsidRPr="004B4446">
        <w:rPr>
          <w:rFonts w:ascii="Times New Roman" w:hAnsi="Times New Roman" w:cs="Times New Roman"/>
          <w:noProof/>
          <w:color w:val="000000"/>
        </w:rPr>
        <w:br/>
        <w:t xml:space="preserve">Crutsinger, G.M., Rodriguez-Cabal, M.A. &amp; Roddy, A.B. (2014). Genetic variation within a dominant shrub structures green and brown community assemblages.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w:t>
      </w:r>
    </w:p>
    <w:p w14:paraId="4C5429C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11.</w:t>
      </w:r>
      <w:r w:rsidRPr="004B4446">
        <w:rPr>
          <w:rFonts w:ascii="Times New Roman" w:hAnsi="Times New Roman" w:cs="Times New Roman"/>
          <w:noProof/>
          <w:color w:val="000000"/>
        </w:rPr>
        <w:br/>
        <w:t xml:space="preserve">Crutsinger, G.M. &amp; Sanders, N.J. (2005). Aphid-tending ants affect secondary users in leaf shelters and rates of herbivory on Salix hookeriana in a coastal dune habitat. </w:t>
      </w:r>
      <w:r w:rsidRPr="004B4446">
        <w:rPr>
          <w:rFonts w:ascii="Times New Roman" w:hAnsi="Times New Roman" w:cs="Times New Roman"/>
          <w:i/>
          <w:iCs/>
          <w:noProof/>
          <w:color w:val="000000"/>
        </w:rPr>
        <w:t>American Midland Naturalist</w:t>
      </w:r>
      <w:r w:rsidRPr="004B4446">
        <w:rPr>
          <w:rFonts w:ascii="Times New Roman" w:hAnsi="Times New Roman" w:cs="Times New Roman"/>
          <w:noProof/>
          <w:color w:val="000000"/>
        </w:rPr>
        <w:t>, 154, 296–304.</w:t>
      </w:r>
    </w:p>
    <w:p w14:paraId="53D43FD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12.</w:t>
      </w:r>
      <w:r w:rsidRPr="004B4446">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4B4446">
        <w:rPr>
          <w:rFonts w:ascii="Times New Roman" w:hAnsi="Times New Roman" w:cs="Times New Roman"/>
          <w:i/>
          <w:iCs/>
          <w:noProof/>
          <w:color w:val="000000"/>
        </w:rPr>
        <w:t>Fems Microbiol Ecol</w:t>
      </w:r>
      <w:r w:rsidRPr="004B4446">
        <w:rPr>
          <w:rFonts w:ascii="Times New Roman" w:hAnsi="Times New Roman" w:cs="Times New Roman"/>
          <w:noProof/>
          <w:color w:val="000000"/>
        </w:rPr>
        <w:t>, 92, fiv148.</w:t>
      </w:r>
    </w:p>
    <w:p w14:paraId="10A2E97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13.</w:t>
      </w:r>
      <w:r w:rsidRPr="004B4446">
        <w:rPr>
          <w:rFonts w:ascii="Times New Roman" w:hAnsi="Times New Roman" w:cs="Times New Roman"/>
          <w:noProof/>
          <w:color w:val="000000"/>
        </w:rPr>
        <w:br/>
        <w:t xml:space="preserve">Floate, K. &amp; Whitham, T. (1994). Aphid-ant interaction reduces chrysomelid herbivory in a cottonwood hybrid zone.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215–221.</w:t>
      </w:r>
    </w:p>
    <w:p w14:paraId="54E2339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14.</w:t>
      </w:r>
      <w:r w:rsidRPr="004B4446">
        <w:rPr>
          <w:rFonts w:ascii="Times New Roman" w:hAnsi="Times New Roman" w:cs="Times New Roman"/>
          <w:noProof/>
          <w:color w:val="000000"/>
        </w:rPr>
        <w:br/>
        <w:t xml:space="preserve">Fritz, R.S. &amp; Price, P.W. (1988). Genetic variation among plants and insect community structure: willows and sawflies.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69, 845–856.</w:t>
      </w:r>
    </w:p>
    <w:p w14:paraId="04E23A1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15.</w:t>
      </w:r>
      <w:r w:rsidRPr="004B4446">
        <w:rPr>
          <w:rFonts w:ascii="Times New Roman" w:hAnsi="Times New Roman" w:cs="Times New Roman"/>
          <w:noProof/>
          <w:color w:val="000000"/>
        </w:rPr>
        <w:br/>
        <w:t xml:space="preserve">Gratani, L. (2014). Plant Phenotypic Plasticity in Response to Environmental Factors. </w:t>
      </w:r>
      <w:r w:rsidRPr="004B4446">
        <w:rPr>
          <w:rFonts w:ascii="Times New Roman" w:hAnsi="Times New Roman" w:cs="Times New Roman"/>
          <w:i/>
          <w:iCs/>
          <w:noProof/>
          <w:color w:val="000000"/>
        </w:rPr>
        <w:t>Advances in Botany</w:t>
      </w:r>
      <w:r w:rsidRPr="004B4446">
        <w:rPr>
          <w:rFonts w:ascii="Times New Roman" w:hAnsi="Times New Roman" w:cs="Times New Roman"/>
          <w:noProof/>
          <w:color w:val="000000"/>
        </w:rPr>
        <w:t>, 2014, 1–17.</w:t>
      </w:r>
    </w:p>
    <w:p w14:paraId="75DC59F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16.</w:t>
      </w:r>
      <w:r w:rsidRPr="004B4446">
        <w:rPr>
          <w:rFonts w:ascii="Times New Roman" w:hAnsi="Times New Roman" w:cs="Times New Roman"/>
          <w:noProof/>
          <w:color w:val="000000"/>
        </w:rPr>
        <w:br/>
        <w:t xml:space="preserve">Hersch-Green, E.I., Turley, N.E. &amp; Johnson, M.T.J. (2011). Community genetics: what have we accomplished and where should we be going? </w:t>
      </w:r>
      <w:r w:rsidRPr="004B4446">
        <w:rPr>
          <w:rFonts w:ascii="Times New Roman" w:hAnsi="Times New Roman" w:cs="Times New Roman"/>
          <w:i/>
          <w:iCs/>
          <w:noProof/>
          <w:color w:val="000000"/>
        </w:rPr>
        <w:t>Phil Trans R Soc B</w:t>
      </w:r>
      <w:r w:rsidRPr="004B4446">
        <w:rPr>
          <w:rFonts w:ascii="Times New Roman" w:hAnsi="Times New Roman" w:cs="Times New Roman"/>
          <w:noProof/>
          <w:color w:val="000000"/>
        </w:rPr>
        <w:t>, 366, 1453–1460.</w:t>
      </w:r>
    </w:p>
    <w:p w14:paraId="2173C34E"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17.</w:t>
      </w:r>
      <w:r w:rsidRPr="004B4446">
        <w:rPr>
          <w:rFonts w:ascii="Times New Roman" w:hAnsi="Times New Roman" w:cs="Times New Roman"/>
          <w:noProof/>
          <w:color w:val="000000"/>
        </w:rPr>
        <w:br/>
        <w:t>Johnson, M. (2008). BOTTOM</w:t>
      </w:r>
      <w:r w:rsidRPr="004B4446">
        <w:rPr>
          <w:rFonts w:ascii="OCR A Std" w:hAnsi="OCR A Std" w:cs="OCR A Std"/>
          <w:noProof/>
          <w:color w:val="000000"/>
        </w:rPr>
        <w:t>‐</w:t>
      </w:r>
      <w:r w:rsidRPr="004B4446">
        <w:rPr>
          <w:rFonts w:ascii="Times New Roman" w:hAnsi="Times New Roman" w:cs="Times New Roman"/>
          <w:noProof/>
          <w:color w:val="000000"/>
        </w:rPr>
        <w:t xml:space="preserve">UP EFFECTS OF PLANT GENOTYPE ON APHIDS, ANTS, AND PREDATORS.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89, 145–154.</w:t>
      </w:r>
    </w:p>
    <w:p w14:paraId="71183CE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18.</w:t>
      </w:r>
      <w:r w:rsidRPr="004B4446">
        <w:rPr>
          <w:rFonts w:ascii="Times New Roman" w:hAnsi="Times New Roman" w:cs="Times New Roman"/>
          <w:noProof/>
          <w:color w:val="000000"/>
        </w:rPr>
        <w:br/>
        <w:t xml:space="preserve">Josse, J. &amp; Husson, F. (2013). Handling missing values in exploratory multivariate data analysis. </w:t>
      </w:r>
      <w:r w:rsidRPr="004B4446">
        <w:rPr>
          <w:rFonts w:ascii="Times New Roman" w:hAnsi="Times New Roman" w:cs="Times New Roman"/>
          <w:i/>
          <w:iCs/>
          <w:noProof/>
          <w:color w:val="000000"/>
        </w:rPr>
        <w:t>Journal de la SFdS</w:t>
      </w:r>
      <w:r w:rsidRPr="004B4446">
        <w:rPr>
          <w:rFonts w:ascii="Times New Roman" w:hAnsi="Times New Roman" w:cs="Times New Roman"/>
          <w:noProof/>
          <w:color w:val="000000"/>
        </w:rPr>
        <w:t>, 153, 79–99.</w:t>
      </w:r>
    </w:p>
    <w:p w14:paraId="49E58B9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19.</w:t>
      </w:r>
      <w:r w:rsidRPr="004B4446">
        <w:rPr>
          <w:rFonts w:ascii="Times New Roman" w:hAnsi="Times New Roman" w:cs="Times New Roman"/>
          <w:noProof/>
          <w:color w:val="000000"/>
        </w:rPr>
        <w:br/>
        <w:t xml:space="preserve">Lamit, L., Busby, P., Lau, M., Compson, Z., Wojtowicz, T., Keith, A.,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Tree genotype mediates covariance among communities from microbes to lichens and arthropods.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103, 840–850.</w:t>
      </w:r>
    </w:p>
    <w:p w14:paraId="0629DF4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20.</w:t>
      </w:r>
      <w:r w:rsidRPr="004B4446">
        <w:rPr>
          <w:rFonts w:ascii="Times New Roman" w:hAnsi="Times New Roman" w:cs="Times New Roman"/>
          <w:noProof/>
          <w:color w:val="000000"/>
        </w:rPr>
        <w:br/>
        <w:t xml:space="preserve">Lefcheck, J. (2015). piecewiseSEM: Piecewise structural equation modelling in r for ecology, evolution, and systematics.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w:t>
      </w:r>
    </w:p>
    <w:p w14:paraId="0F676716"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21.</w:t>
      </w:r>
      <w:r w:rsidRPr="004B4446">
        <w:rPr>
          <w:rFonts w:ascii="Times New Roman" w:hAnsi="Times New Roman" w:cs="Times New Roman"/>
          <w:noProof/>
          <w:color w:val="000000"/>
        </w:rPr>
        <w:br/>
        <w:t xml:space="preserve">Legendre, P. &amp; Gallagher, E. (2001). Ecologically meaningful transformations for ordination of species data.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271–280.</w:t>
      </w:r>
    </w:p>
    <w:p w14:paraId="0CEA6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22.</w:t>
      </w:r>
      <w:r w:rsidRPr="004B4446">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4B4446">
        <w:rPr>
          <w:rFonts w:ascii="Times New Roman" w:hAnsi="Times New Roman" w:cs="Times New Roman"/>
          <w:i/>
          <w:iCs/>
          <w:noProof/>
          <w:color w:val="000000"/>
        </w:rPr>
        <w:t>J Ecol</w:t>
      </w:r>
      <w:r w:rsidRPr="004B4446">
        <w:rPr>
          <w:rFonts w:ascii="Times New Roman" w:hAnsi="Times New Roman" w:cs="Times New Roman"/>
          <w:noProof/>
          <w:color w:val="000000"/>
        </w:rPr>
        <w:t>, 95, 468–481.</w:t>
      </w:r>
    </w:p>
    <w:p w14:paraId="1723195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23.</w:t>
      </w:r>
      <w:r w:rsidRPr="004B4446">
        <w:rPr>
          <w:rFonts w:ascii="Times New Roman" w:hAnsi="Times New Roman" w:cs="Times New Roman"/>
          <w:noProof/>
          <w:color w:val="000000"/>
        </w:rPr>
        <w:br/>
        <w:t xml:space="preserve">Lynch, M. &amp; Walsh, B. (1998). </w:t>
      </w:r>
      <w:r w:rsidRPr="004B4446">
        <w:rPr>
          <w:rFonts w:ascii="Times New Roman" w:hAnsi="Times New Roman" w:cs="Times New Roman"/>
          <w:i/>
          <w:iCs/>
          <w:noProof/>
          <w:color w:val="000000"/>
        </w:rPr>
        <w:t>Genetics and analysis of quantitative traits</w:t>
      </w:r>
      <w:r w:rsidRPr="004B4446">
        <w:rPr>
          <w:rFonts w:ascii="Times New Roman" w:hAnsi="Times New Roman" w:cs="Times New Roman"/>
          <w:noProof/>
          <w:color w:val="000000"/>
        </w:rPr>
        <w:t>. Sinauer Associates, Sunderland, MA, USA.</w:t>
      </w:r>
    </w:p>
    <w:p w14:paraId="3890799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24.</w:t>
      </w:r>
      <w:r w:rsidRPr="004B4446">
        <w:rPr>
          <w:rFonts w:ascii="Times New Roman" w:hAnsi="Times New Roman" w:cs="Times New Roman"/>
          <w:noProof/>
          <w:color w:val="000000"/>
        </w:rPr>
        <w:br/>
        <w:t xml:space="preserve">Maddox,  G. David &amp; Root, R.B. (1990). Structure of the encounter between goldenrod (Solidago altissima) and its diverse insect fauna.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71, 2115–2124.</w:t>
      </w:r>
    </w:p>
    <w:p w14:paraId="1996A02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25.</w:t>
      </w:r>
      <w:r w:rsidRPr="004B4446">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4B4446">
        <w:rPr>
          <w:rFonts w:ascii="Times New Roman" w:hAnsi="Times New Roman" w:cs="Times New Roman"/>
          <w:i/>
          <w:iCs/>
          <w:noProof/>
          <w:color w:val="000000"/>
        </w:rPr>
        <w:t>Am Nat</w:t>
      </w:r>
      <w:r w:rsidRPr="004B4446">
        <w:rPr>
          <w:rFonts w:ascii="Times New Roman" w:hAnsi="Times New Roman" w:cs="Times New Roman"/>
          <w:noProof/>
          <w:color w:val="000000"/>
        </w:rPr>
        <w:t>, 171, E195–205.</w:t>
      </w:r>
    </w:p>
    <w:p w14:paraId="4289E3E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26.</w:t>
      </w:r>
      <w:r w:rsidRPr="004B4446">
        <w:rPr>
          <w:rFonts w:ascii="Times New Roman" w:hAnsi="Times New Roman" w:cs="Times New Roman"/>
          <w:noProof/>
          <w:color w:val="000000"/>
        </w:rPr>
        <w:br/>
        <w:t>Nakagawa, S. &amp; Schielzeth, H. (2013). A general and simple method for obtaining R2 from generalized linear mixed</w:t>
      </w:r>
      <w:r w:rsidRPr="004B4446">
        <w:rPr>
          <w:rFonts w:ascii="OCR A Std" w:hAnsi="OCR A Std" w:cs="OCR A Std"/>
          <w:noProof/>
          <w:color w:val="000000"/>
        </w:rPr>
        <w:t>‐</w:t>
      </w:r>
      <w:r w:rsidRPr="004B4446">
        <w:rPr>
          <w:rFonts w:ascii="Times New Roman" w:hAnsi="Times New Roman" w:cs="Times New Roman"/>
          <w:noProof/>
          <w:color w:val="000000"/>
        </w:rPr>
        <w:t xml:space="preserve">effects models.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 4, 133–142.</w:t>
      </w:r>
    </w:p>
    <w:p w14:paraId="3EF8436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27.</w:t>
      </w:r>
      <w:r w:rsidRPr="004B4446">
        <w:rPr>
          <w:rFonts w:ascii="Times New Roman" w:hAnsi="Times New Roman" w:cs="Times New Roman"/>
          <w:noProof/>
          <w:color w:val="000000"/>
        </w:rPr>
        <w:br/>
        <w:t xml:space="preserve">Tack, A., Johnson, M. &amp; Roslin, T. (2012). Sizing up community genetics: it’s a matter of scale. </w:t>
      </w:r>
      <w:r w:rsidRPr="004B4446">
        <w:rPr>
          <w:rFonts w:ascii="Times New Roman" w:hAnsi="Times New Roman" w:cs="Times New Roman"/>
          <w:i/>
          <w:iCs/>
          <w:noProof/>
          <w:color w:val="000000"/>
        </w:rPr>
        <w:t>Oikos</w:t>
      </w:r>
      <w:r w:rsidRPr="004B4446">
        <w:rPr>
          <w:rFonts w:ascii="Times New Roman" w:hAnsi="Times New Roman" w:cs="Times New Roman"/>
          <w:noProof/>
          <w:color w:val="000000"/>
        </w:rPr>
        <w:t>, 121, 481–488.</w:t>
      </w:r>
    </w:p>
    <w:p w14:paraId="553E61E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28.</w:t>
      </w:r>
      <w:r w:rsidRPr="004B4446">
        <w:rPr>
          <w:rFonts w:ascii="Times New Roman" w:hAnsi="Times New Roman" w:cs="Times New Roman"/>
          <w:noProof/>
          <w:color w:val="000000"/>
        </w:rPr>
        <w:br/>
        <w:t xml:space="preserve">Wardle, D.A., Bardgett, R.D., Klironomos, J.N., Setälä, H., van der Putten, W.H. &amp; Wall, D.H. (2004). Ecological linkages between aboveground and belowground biota. </w:t>
      </w:r>
      <w:r w:rsidRPr="004B4446">
        <w:rPr>
          <w:rFonts w:ascii="Times New Roman" w:hAnsi="Times New Roman" w:cs="Times New Roman"/>
          <w:i/>
          <w:iCs/>
          <w:noProof/>
          <w:color w:val="000000"/>
        </w:rPr>
        <w:t>Science</w:t>
      </w:r>
      <w:r w:rsidRPr="004B4446">
        <w:rPr>
          <w:rFonts w:ascii="Times New Roman" w:hAnsi="Times New Roman" w:cs="Times New Roman"/>
          <w:noProof/>
          <w:color w:val="000000"/>
        </w:rPr>
        <w:t>, 304, 1629–1633.</w:t>
      </w:r>
    </w:p>
    <w:p w14:paraId="553F413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29.</w:t>
      </w:r>
      <w:r w:rsidRPr="004B4446">
        <w:rPr>
          <w:rFonts w:ascii="Times New Roman" w:hAnsi="Times New Roman" w:cs="Times New Roman"/>
          <w:noProof/>
          <w:color w:val="000000"/>
        </w:rPr>
        <w:br/>
        <w:t xml:space="preserve">Whitham, T.G., Bailey, J.K. &amp; Jennifer, J.A. (2006). A framework for community and ecosystem genetics: from genes to ecosystems. </w:t>
      </w:r>
      <w:r w:rsidRPr="004B4446">
        <w:rPr>
          <w:rFonts w:ascii="Times New Roman" w:hAnsi="Times New Roman" w:cs="Times New Roman"/>
          <w:i/>
          <w:iCs/>
          <w:noProof/>
          <w:color w:val="000000"/>
        </w:rPr>
        <w:t>Nature Genetics</w:t>
      </w:r>
      <w:r w:rsidRPr="004B4446">
        <w:rPr>
          <w:rFonts w:ascii="Times New Roman" w:hAnsi="Times New Roman" w:cs="Times New Roman"/>
          <w:noProof/>
          <w:color w:val="000000"/>
        </w:rPr>
        <w:t>.</w:t>
      </w:r>
    </w:p>
    <w:p w14:paraId="76B6F5A9"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30.</w:t>
      </w:r>
      <w:r w:rsidRPr="004B4446">
        <w:rPr>
          <w:rFonts w:ascii="Times New Roman" w:hAnsi="Times New Roman" w:cs="Times New Roman"/>
          <w:noProof/>
          <w:color w:val="000000"/>
        </w:rPr>
        <w:br/>
        <w:t xml:space="preserve">Whitham, T.G., Gehring, C.A., Lamit, L.J., Wojtowicz, T., Evans, L.M., Keith, A.R.,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(2012). Community specificity: life and afterlife effects of genes. </w:t>
      </w:r>
      <w:r w:rsidRPr="004B4446">
        <w:rPr>
          <w:rFonts w:ascii="Times New Roman" w:hAnsi="Times New Roman" w:cs="Times New Roman"/>
          <w:i/>
          <w:iCs/>
          <w:noProof/>
          <w:color w:val="000000"/>
        </w:rPr>
        <w:t>Trends Plant Sci</w:t>
      </w:r>
      <w:r w:rsidRPr="004B4446">
        <w:rPr>
          <w:rFonts w:ascii="Times New Roman" w:hAnsi="Times New Roman" w:cs="Times New Roman"/>
          <w:noProof/>
          <w:color w:val="000000"/>
        </w:rPr>
        <w:t>, 17, 271–281.</w:t>
      </w:r>
    </w:p>
    <w:p w14:paraId="63FB443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31.</w:t>
      </w:r>
      <w:r w:rsidRPr="004B4446">
        <w:rPr>
          <w:rFonts w:ascii="Times New Roman" w:hAnsi="Times New Roman" w:cs="Times New Roman"/>
          <w:noProof/>
          <w:color w:val="000000"/>
        </w:rPr>
        <w:br/>
        <w:t xml:space="preserve">Züst, T. &amp; Agrawal, A. (2016). Mechanisms and evolution of plant resistance to aphids. </w:t>
      </w:r>
      <w:r w:rsidRPr="004B4446">
        <w:rPr>
          <w:rFonts w:ascii="Times New Roman" w:hAnsi="Times New Roman" w:cs="Times New Roman"/>
          <w:i/>
          <w:iCs/>
          <w:noProof/>
          <w:color w:val="000000"/>
        </w:rPr>
        <w:t>Nature Plants</w:t>
      </w:r>
      <w:r w:rsidRPr="004B4446">
        <w:rPr>
          <w:rFonts w:ascii="Times New Roman" w:hAnsi="Times New Roman" w:cs="Times New Roman"/>
          <w:noProof/>
          <w:color w:val="000000"/>
        </w:rPr>
        <w:t>, 2, 15206.</w:t>
      </w:r>
    </w:p>
    <w:p w14:paraId="3973BF94"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p>
    <w:p w14:paraId="69A9F21C" w14:textId="78A1C288" w:rsidR="00F67D50" w:rsidRDefault="00D31A53" w:rsidP="004B4446">
      <w:pPr>
        <w:widowControl w:val="0"/>
        <w:autoSpaceDE w:val="0"/>
        <w:autoSpaceDN w:val="0"/>
        <w:adjustRightInd w:val="0"/>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37FFCE2F" w14:textId="77777777" w:rsidR="004B4446" w:rsidRDefault="004B4446" w:rsidP="0059295B">
      <w:pPr>
        <w:spacing w:line="480" w:lineRule="auto"/>
        <w:rPr>
          <w:rFonts w:ascii="Times New Roman" w:hAnsi="Times New Roman" w:cs="Times New Roman"/>
          <w:b/>
        </w:rPr>
      </w:pPr>
    </w:p>
    <w:p w14:paraId="6B95B0CC" w14:textId="77777777" w:rsidR="004B4446" w:rsidRDefault="004B4446" w:rsidP="0059295B">
      <w:pPr>
        <w:spacing w:line="480" w:lineRule="auto"/>
        <w:rPr>
          <w:rFonts w:ascii="Times New Roman" w:hAnsi="Times New Roman" w:cs="Times New Roman"/>
          <w:b/>
        </w:rPr>
      </w:pPr>
    </w:p>
    <w:p w14:paraId="68AC6623" w14:textId="77777777" w:rsidR="004B4446" w:rsidRDefault="004B4446" w:rsidP="0059295B">
      <w:pPr>
        <w:spacing w:line="480" w:lineRule="auto"/>
        <w:rPr>
          <w:rFonts w:ascii="Times New Roman" w:hAnsi="Times New Roman" w:cs="Times New Roman"/>
          <w:b/>
        </w:rPr>
      </w:pPr>
    </w:p>
    <w:p w14:paraId="38D73970" w14:textId="77777777" w:rsidR="004B4446" w:rsidRDefault="004B4446" w:rsidP="0059295B">
      <w:pPr>
        <w:spacing w:line="480" w:lineRule="auto"/>
        <w:rPr>
          <w:rFonts w:ascii="Times New Roman" w:hAnsi="Times New Roman" w:cs="Times New Roman"/>
          <w:b/>
        </w:rPr>
      </w:pPr>
    </w:p>
    <w:p w14:paraId="33C346AB" w14:textId="77777777" w:rsidR="004B4446" w:rsidRDefault="004B4446" w:rsidP="0059295B">
      <w:pPr>
        <w:spacing w:line="480" w:lineRule="auto"/>
        <w:rPr>
          <w:rFonts w:ascii="Times New Roman" w:hAnsi="Times New Roman" w:cs="Times New Roman"/>
          <w:b/>
        </w:rPr>
      </w:pPr>
    </w:p>
    <w:p w14:paraId="657AE4D0" w14:textId="77777777" w:rsidR="004B4446" w:rsidRDefault="004B4446"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footerReference w:type="even" r:id="rId10"/>
          <w:footerReference w:type="default" r:id="rId11"/>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0791EB9E"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 xml:space="preserve">, the addition of the aphid </w:t>
      </w:r>
      <w:r w:rsidRPr="00635DF7">
        <w:rPr>
          <w:rFonts w:ascii="Times New Roman" w:hAnsi="Times New Roman" w:cs="Times New Roman"/>
          <w:i/>
        </w:rPr>
        <w:t xml:space="preserve">Aphis </w:t>
      </w:r>
      <w:proofErr w:type="spellStart"/>
      <w:r w:rsidRPr="00635DF7">
        <w:rPr>
          <w:rFonts w:ascii="Times New Roman" w:hAnsi="Times New Roman" w:cs="Times New Roman"/>
          <w:i/>
        </w:rPr>
        <w:t>farinosa</w:t>
      </w:r>
      <w:proofErr w:type="spellEnd"/>
      <w:r>
        <w:rPr>
          <w:rFonts w:ascii="Times New Roman" w:hAnsi="Times New Roman" w:cs="Times New Roman"/>
        </w:rPr>
        <w:t xml:space="preserve">, and </w:t>
      </w:r>
      <w:r w:rsidR="004B4446">
        <w:rPr>
          <w:rFonts w:ascii="Times New Roman" w:hAnsi="Times New Roman" w:cs="Times New Roman"/>
        </w:rPr>
        <w:t xml:space="preserve">proximity to </w:t>
      </w:r>
      <w:r>
        <w:rPr>
          <w:rFonts w:ascii="Times New Roman" w:hAnsi="Times New Roman" w:cs="Times New Roman"/>
        </w:rPr>
        <w:t xml:space="preserve">mounds of the ant </w:t>
      </w:r>
      <w:r w:rsidRPr="00635DF7">
        <w:rPr>
          <w:rFonts w:ascii="Times New Roman" w:hAnsi="Times New Roman" w:cs="Times New Roman"/>
          <w:i/>
        </w:rPr>
        <w:t xml:space="preserve">Formica </w:t>
      </w:r>
      <w:proofErr w:type="spellStart"/>
      <w:r w:rsidRPr="00635DF7">
        <w:rPr>
          <w:rFonts w:ascii="Times New Roman" w:hAnsi="Times New Roman" w:cs="Times New Roman"/>
          <w:i/>
        </w:rPr>
        <w:t>obscuripes</w:t>
      </w:r>
      <w:proofErr w:type="spellEnd"/>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 xml:space="preserve">A. </w:t>
      </w:r>
      <w:proofErr w:type="spellStart"/>
      <w:proofErr w:type="gramStart"/>
      <w:r w:rsidR="00D3488A" w:rsidRPr="00D3488A">
        <w:rPr>
          <w:rFonts w:ascii="Times New Roman" w:hAnsi="Times New Roman" w:cs="Times New Roman"/>
          <w:i/>
        </w:rPr>
        <w:t>farinosa</w:t>
      </w:r>
      <w:proofErr w:type="spellEnd"/>
      <w:proofErr w:type="gramEnd"/>
      <w:r w:rsidR="00D3488A">
        <w:rPr>
          <w:rFonts w:ascii="Times New Roman" w:hAnsi="Times New Roman" w:cs="Times New Roman"/>
        </w:rPr>
        <w:t xml:space="preserve"> 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 xml:space="preserve">Salix </w:t>
      </w:r>
      <w:proofErr w:type="spellStart"/>
      <w:r w:rsidR="00A73FCD" w:rsidRPr="00635DF7">
        <w:rPr>
          <w:rFonts w:ascii="Times New Roman" w:hAnsi="Times New Roman" w:cs="Times New Roman"/>
          <w:i/>
        </w:rPr>
        <w:t>hookeriana</w:t>
      </w:r>
      <w:proofErr w:type="spellEnd"/>
      <w:r w:rsidR="00A73FCD">
        <w:rPr>
          <w:rFonts w:ascii="Times New Roman" w:hAnsi="Times New Roman" w:cs="Times New Roman"/>
        </w:rPr>
        <w:t xml:space="preserve">, the addition of the aphid </w:t>
      </w:r>
      <w:r w:rsidR="00A73FCD" w:rsidRPr="00635DF7">
        <w:rPr>
          <w:rFonts w:ascii="Times New Roman" w:hAnsi="Times New Roman" w:cs="Times New Roman"/>
          <w:i/>
        </w:rPr>
        <w:t xml:space="preserve">Aphis </w:t>
      </w:r>
      <w:proofErr w:type="spellStart"/>
      <w:r w:rsidR="00A73FCD" w:rsidRPr="00635DF7">
        <w:rPr>
          <w:rFonts w:ascii="Times New Roman" w:hAnsi="Times New Roman" w:cs="Times New Roman"/>
          <w:i/>
        </w:rPr>
        <w:t>farinosa</w:t>
      </w:r>
      <w:proofErr w:type="spellEnd"/>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 xml:space="preserve">Formica </w:t>
      </w:r>
      <w:proofErr w:type="spellStart"/>
      <w:r w:rsidR="00A73FCD" w:rsidRPr="00635DF7">
        <w:rPr>
          <w:rFonts w:ascii="Times New Roman" w:hAnsi="Times New Roman" w:cs="Times New Roman"/>
          <w:i/>
        </w:rPr>
        <w:t>obscuripes</w:t>
      </w:r>
      <w:proofErr w:type="spellEnd"/>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 xml:space="preserve">Aphis </w:t>
      </w:r>
      <w:proofErr w:type="spellStart"/>
      <w:r w:rsidRPr="0056347D">
        <w:rPr>
          <w:rFonts w:ascii="Times New Roman" w:hAnsi="Times New Roman" w:cs="Times New Roman"/>
          <w:i/>
        </w:rPr>
        <w:t>farinosa</w:t>
      </w:r>
      <w:proofErr w:type="spellEnd"/>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 xml:space="preserve">A. </w:t>
      </w:r>
      <w:proofErr w:type="spellStart"/>
      <w:r w:rsidR="009853F3" w:rsidRPr="009853F3">
        <w:rPr>
          <w:rFonts w:ascii="Times New Roman" w:hAnsi="Times New Roman" w:cs="Times New Roman"/>
          <w:i/>
        </w:rPr>
        <w:t>farinosa</w:t>
      </w:r>
      <w:proofErr w:type="spellEnd"/>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 xml:space="preserve">Formica </w:t>
      </w:r>
      <w:proofErr w:type="spellStart"/>
      <w:r w:rsidR="009853F3" w:rsidRPr="009853F3">
        <w:rPr>
          <w:rFonts w:ascii="Times New Roman" w:hAnsi="Times New Roman" w:cs="Times New Roman"/>
          <w:i/>
        </w:rPr>
        <w:t>obscuripes</w:t>
      </w:r>
      <w:proofErr w:type="spellEnd"/>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 xml:space="preserve">ly determined by willow genetic variation (C). In contrast, the aphid treatment modified the effect of willow genotype on leaf </w:t>
      </w:r>
      <w:proofErr w:type="spellStart"/>
      <w:r w:rsidR="00587770">
        <w:rPr>
          <w:rFonts w:ascii="Times New Roman" w:hAnsi="Times New Roman" w:cs="Times New Roman"/>
        </w:rPr>
        <w:t>trichome</w:t>
      </w:r>
      <w:proofErr w:type="spellEnd"/>
      <w:r w:rsidR="00587770">
        <w:rPr>
          <w:rFonts w:ascii="Times New Roman" w:hAnsi="Times New Roman" w:cs="Times New Roman"/>
        </w:rPr>
        <w:t xml:space="preserv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w:t>
      </w:r>
      <w:proofErr w:type="gramStart"/>
      <w:r>
        <w:rPr>
          <w:rFonts w:ascii="Times New Roman" w:hAnsi="Times New Roman" w:cs="Times New Roman"/>
        </w:rPr>
        <w:t>Statistical models of the processes mediating arthropod community assembly in the ant-aphid experiment.</w:t>
      </w:r>
      <w:proofErr w:type="gramEnd"/>
      <w:r>
        <w:rPr>
          <w:rFonts w:ascii="Times New Roman" w:hAnsi="Times New Roman" w:cs="Times New Roman"/>
        </w:rPr>
        <w:t xml:space="preserve"> </w:t>
      </w:r>
      <w:proofErr w:type="gramStart"/>
      <w:r>
        <w:rPr>
          <w:rFonts w:ascii="Times New Roman" w:hAnsi="Times New Roman" w:cs="Times New Roman"/>
        </w:rPr>
        <w:t>Piecewise structural equation models of arthropod richness (A), abundance (B), and rarefied richness (C).</w:t>
      </w:r>
      <w:proofErr w:type="gramEnd"/>
      <w:r>
        <w:rPr>
          <w:rFonts w:ascii="Times New Roman" w:hAnsi="Times New Roman" w:cs="Times New Roman"/>
        </w:rPr>
        <w:t xml:space="preserve"> </w:t>
      </w:r>
      <w:r w:rsidR="00693F5A">
        <w:rPr>
          <w:rFonts w:ascii="Times New Roman" w:hAnsi="Times New Roman" w:cs="Times New Roman"/>
        </w:rPr>
        <w:t>Colored and white boxes represent exogenous and endogenous variables, respectively. Solid, single-headed arrows</w:t>
      </w:r>
      <w:r w:rsidR="00693F5A" w:rsidRPr="00693F5A">
        <w:rPr>
          <w:rFonts w:ascii="Times New Roman" w:hAnsi="Times New Roman" w:cs="Times New Roman"/>
        </w:rPr>
        <w:t xml:space="preserve"> correspond to </w:t>
      </w:r>
      <w:proofErr w:type="gramStart"/>
      <w:r w:rsidR="00693F5A" w:rsidRPr="00693F5A">
        <w:rPr>
          <w:rFonts w:ascii="Times New Roman" w:hAnsi="Times New Roman" w:cs="Times New Roman"/>
        </w:rPr>
        <w:t>modeled</w:t>
      </w:r>
      <w:proofErr w:type="gramEnd"/>
      <w:r w:rsidR="00693F5A" w:rsidRPr="00693F5A">
        <w:rPr>
          <w:rFonts w:ascii="Times New Roman" w:hAnsi="Times New Roman" w:cs="Times New Roman"/>
        </w:rPr>
        <w:t xml:space="preserve">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Redundancy analysis illustrating the effect of plant traits (Trait PC1 &amp; PC2) on arthropod community composition (</w:t>
      </w:r>
      <w:proofErr w:type="spellStart"/>
      <w:r w:rsidR="00924F72">
        <w:rPr>
          <w:rFonts w:ascii="Times New Roman" w:hAnsi="Times New Roman" w:cs="Times New Roman"/>
        </w:rPr>
        <w:t>Hellinger</w:t>
      </w:r>
      <w:proofErr w:type="spellEnd"/>
      <w:r w:rsidR="00924F72">
        <w:rPr>
          <w:rFonts w:ascii="Times New Roman" w:hAnsi="Times New Roman" w:cs="Times New Roman"/>
        </w:rPr>
        <w:t xml:space="preserve">-transformed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proofErr w:type="gramStart"/>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w:t>
      </w:r>
      <w:proofErr w:type="gramEnd"/>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59587433"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t xml:space="preserve">Figure 5. </w:t>
      </w:r>
      <w:proofErr w:type="gramStart"/>
      <w:r w:rsidR="00D835D4">
        <w:rPr>
          <w:rFonts w:ascii="Times New Roman" w:hAnsi="Times New Roman" w:cs="Times New Roman"/>
        </w:rPr>
        <w:t xml:space="preserve">Community dissimilarity of foliar arthropods (A) as well as root-associated </w:t>
      </w:r>
      <w:proofErr w:type="spellStart"/>
      <w:r w:rsidR="00BA4023">
        <w:rPr>
          <w:rFonts w:ascii="Times New Roman" w:hAnsi="Times New Roman" w:cs="Times New Roman"/>
        </w:rPr>
        <w:t>ecto</w:t>
      </w:r>
      <w:r w:rsidR="00D835D4">
        <w:rPr>
          <w:rFonts w:ascii="Times New Roman" w:hAnsi="Times New Roman" w:cs="Times New Roman"/>
        </w:rPr>
        <w:t>mycorrhiza</w:t>
      </w:r>
      <w:proofErr w:type="spellEnd"/>
      <w:r w:rsidR="00D835D4">
        <w:rPr>
          <w:rFonts w:ascii="Times New Roman" w:hAnsi="Times New Roman" w:cs="Times New Roman"/>
        </w:rPr>
        <w:t xml:space="preserve"> (B) and bacteria (C) in response to wind exposure and genetic variation within the willow </w:t>
      </w:r>
      <w:r w:rsidR="00D835D4" w:rsidRPr="00635DF7">
        <w:rPr>
          <w:rFonts w:ascii="Times New Roman" w:hAnsi="Times New Roman" w:cs="Times New Roman"/>
          <w:i/>
        </w:rPr>
        <w:t xml:space="preserve">Salix </w:t>
      </w:r>
      <w:proofErr w:type="spellStart"/>
      <w:r w:rsidR="00D835D4" w:rsidRPr="00635DF7">
        <w:rPr>
          <w:rFonts w:ascii="Times New Roman" w:hAnsi="Times New Roman" w:cs="Times New Roman"/>
          <w:i/>
        </w:rPr>
        <w:t>hookeriana</w:t>
      </w:r>
      <w:proofErr w:type="spellEnd"/>
      <w:r w:rsidR="00D835D4">
        <w:rPr>
          <w:rFonts w:ascii="Times New Roman" w:hAnsi="Times New Roman" w:cs="Times New Roman"/>
        </w:rPr>
        <w:t>.</w:t>
      </w:r>
      <w:proofErr w:type="gramEnd"/>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w:t>
      </w:r>
      <w:proofErr w:type="spellStart"/>
      <w:r w:rsidR="00D835D4">
        <w:rPr>
          <w:rFonts w:ascii="Times New Roman" w:hAnsi="Times New Roman" w:cs="Times New Roman"/>
        </w:rPr>
        <w:t>Hellinger</w:t>
      </w:r>
      <w:proofErr w:type="spellEnd"/>
      <w:r w:rsidR="00D835D4">
        <w:rPr>
          <w:rFonts w:ascii="Times New Roman" w:hAnsi="Times New Roman" w:cs="Times New Roman"/>
        </w:rPr>
        <w:t>-transformed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 xml:space="preserve">Salix </w:t>
      </w:r>
      <w:proofErr w:type="spellStart"/>
      <w:r w:rsidR="00CC0B09" w:rsidRPr="00635DF7">
        <w:rPr>
          <w:rFonts w:ascii="Times New Roman" w:hAnsi="Times New Roman" w:cs="Times New Roman"/>
          <w:i/>
        </w:rPr>
        <w:t>hookeriana</w:t>
      </w:r>
      <w:proofErr w:type="spellEnd"/>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The negative effect of wind exposure on plant height was magnified in the second year of the experiment (C); however, plant height still varied ~2-fold among the most disparate willow genotypes (D). Willow genotype was a good predictor of leaf C</w:t>
      </w:r>
      <w:proofErr w:type="gramStart"/>
      <w:r w:rsidR="00AB32D6">
        <w:rPr>
          <w:rFonts w:ascii="Times New Roman" w:hAnsi="Times New Roman" w:cs="Times New Roman"/>
        </w:rPr>
        <w:t>:N</w:t>
      </w:r>
      <w:proofErr w:type="gramEnd"/>
      <w:r w:rsidR="00AB32D6">
        <w:rPr>
          <w:rFonts w:ascii="Times New Roman" w:hAnsi="Times New Roman" w:cs="Times New Roman"/>
        </w:rPr>
        <w:t xml:space="preserve">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0AA8A8E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proofErr w:type="gramStart"/>
      <w:r w:rsidR="00A41EA9">
        <w:rPr>
          <w:rFonts w:ascii="Times New Roman" w:hAnsi="Times New Roman" w:cs="Times New Roman"/>
        </w:rPr>
        <w:t>Statistical models of the processes mediating community assembly in the wind experiment.</w:t>
      </w:r>
      <w:proofErr w:type="gramEnd"/>
      <w:r w:rsidR="00A41EA9">
        <w:rPr>
          <w:rFonts w:ascii="Times New Roman" w:hAnsi="Times New Roman" w:cs="Times New Roman"/>
        </w:rPr>
        <w:t xml:space="preserve"> (A) Piecewise structural equation model of the richness of foliar arthropods as well as root-associated </w:t>
      </w:r>
      <w:proofErr w:type="spellStart"/>
      <w:r w:rsidR="00BA4023">
        <w:rPr>
          <w:rFonts w:ascii="Times New Roman" w:hAnsi="Times New Roman" w:cs="Times New Roman"/>
        </w:rPr>
        <w:t>ecto</w:t>
      </w:r>
      <w:r w:rsidR="00A41EA9">
        <w:rPr>
          <w:rFonts w:ascii="Times New Roman" w:hAnsi="Times New Roman" w:cs="Times New Roman"/>
        </w:rPr>
        <w:t>mycorrhiza</w:t>
      </w:r>
      <w:proofErr w:type="spellEnd"/>
      <w:r w:rsidR="00A41EA9">
        <w:rPr>
          <w:rFonts w:ascii="Times New Roman" w:hAnsi="Times New Roman" w:cs="Times New Roman"/>
        </w:rPr>
        <w:t xml:space="preserve"> and bacteria. Colored and white boxes represent exogenous and endogenous variables, respectively. Solid, single-headed arrows</w:t>
      </w:r>
      <w:r w:rsidR="00A41EA9" w:rsidRPr="00693F5A">
        <w:rPr>
          <w:rFonts w:ascii="Times New Roman" w:hAnsi="Times New Roman" w:cs="Times New Roman"/>
        </w:rPr>
        <w:t xml:space="preserve"> correspond to </w:t>
      </w:r>
      <w:proofErr w:type="gramStart"/>
      <w:r w:rsidR="00A41EA9" w:rsidRPr="00693F5A">
        <w:rPr>
          <w:rFonts w:ascii="Times New Roman" w:hAnsi="Times New Roman" w:cs="Times New Roman"/>
        </w:rPr>
        <w:t>modeled</w:t>
      </w:r>
      <w:proofErr w:type="gramEnd"/>
      <w:r w:rsidR="00A41EA9" w:rsidRPr="00693F5A">
        <w:rPr>
          <w:rFonts w:ascii="Times New Roman" w:hAnsi="Times New Roman" w:cs="Times New Roman"/>
        </w:rPr>
        <w:t xml:space="preserve">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(D) Redundancy analysis illustrating the effect of plant traits (Trait PC1 &amp; PC2) on arthropod community composition (</w:t>
      </w:r>
      <w:proofErr w:type="spellStart"/>
      <w:r w:rsidR="00A41EA9">
        <w:rPr>
          <w:rFonts w:ascii="Times New Roman" w:hAnsi="Times New Roman" w:cs="Times New Roman"/>
        </w:rPr>
        <w:t>Hellinger</w:t>
      </w:r>
      <w:proofErr w:type="spellEnd"/>
      <w:r w:rsidR="00A41EA9">
        <w:rPr>
          <w:rFonts w:ascii="Times New Roman" w:hAnsi="Times New Roman" w:cs="Times New Roman"/>
        </w:rPr>
        <w:t xml:space="preserve">-transformed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321DBBD"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w:t>
            </w:r>
            <w:ins w:id="460" w:author="Mary O'Connor" w:date="2016-07-13T12:51:00Z">
              <w:r w:rsidR="00172715">
                <w:rPr>
                  <w:rFonts w:ascii="Times New Roman" w:hAnsi="Times New Roman" w:cs="Times New Roman"/>
                </w:rPr>
                <w:t xml:space="preserve"> (GLMM)</w:t>
              </w:r>
            </w:ins>
            <w:r>
              <w:rPr>
                <w:rFonts w:ascii="Times New Roman" w:hAnsi="Times New Roman" w:cs="Times New Roman"/>
              </w:rPr>
              <w:t xml:space="preserve">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134" w:type="dxa"/>
          </w:tcPr>
          <w:p w14:paraId="2EC11C4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richness</w:t>
            </w:r>
            <w:r>
              <w:rPr>
                <w:rFonts w:ascii="Times New Roman" w:hAnsi="Times New Roman" w:cs="Times New Roman"/>
                <w:vertAlign w:val="superscript"/>
              </w:rPr>
              <w:t>a</w:t>
            </w:r>
            <w:proofErr w:type="spellEnd"/>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abundance</w:t>
            </w:r>
            <w:r>
              <w:rPr>
                <w:rFonts w:ascii="Times New Roman" w:hAnsi="Times New Roman" w:cs="Times New Roman"/>
                <w:vertAlign w:val="superscript"/>
              </w:rPr>
              <w:t>a</w:t>
            </w:r>
            <w:proofErr w:type="spellEnd"/>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Pr>
                <w:rFonts w:ascii="Times New Roman" w:hAnsi="Times New Roman" w:cs="Times New Roman"/>
                <w:vertAlign w:val="superscript"/>
              </w:rPr>
              <w:t>b</w:t>
            </w:r>
            <w:proofErr w:type="spellEnd"/>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Community </w:t>
            </w:r>
            <w:proofErr w:type="spellStart"/>
            <w:r>
              <w:rPr>
                <w:rFonts w:ascii="Times New Roman" w:hAnsi="Times New Roman" w:cs="Times New Roman"/>
              </w:rPr>
              <w:t>composition</w:t>
            </w:r>
            <w:r>
              <w:rPr>
                <w:rFonts w:ascii="Times New Roman" w:hAnsi="Times New Roman" w:cs="Times New Roman"/>
                <w:vertAlign w:val="superscript"/>
              </w:rPr>
              <w:t>c</w:t>
            </w:r>
            <w:proofErr w:type="spellEnd"/>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w:t>
            </w:r>
            <w:proofErr w:type="spellStart"/>
            <w:proofErr w:type="gramStart"/>
            <w:r>
              <w:rPr>
                <w:rFonts w:ascii="Times New Roman" w:hAnsi="Times New Roman" w:cs="Times New Roman"/>
                <w:i/>
              </w:rPr>
              <w:t>farinosa</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w:t>
            </w:r>
            <w:proofErr w:type="spellStart"/>
            <w:proofErr w:type="gramStart"/>
            <w:r>
              <w:rPr>
                <w:rFonts w:ascii="Times New Roman" w:hAnsi="Times New Roman" w:cs="Times New Roman"/>
                <w:i/>
              </w:rPr>
              <w:t>obscuripes</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b</w:t>
            </w:r>
            <w:proofErr w:type="spellEnd"/>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w:t>
            </w:r>
            <w:proofErr w:type="spellStart"/>
            <w:r>
              <w:rPr>
                <w:rFonts w:ascii="Times New Roman" w:hAnsi="Times New Roman" w:cs="Times New Roman"/>
              </w:rPr>
              <w:t>density</w:t>
            </w:r>
            <w:r>
              <w:rPr>
                <w:rFonts w:ascii="Times New Roman" w:hAnsi="Times New Roman" w:cs="Times New Roman"/>
                <w:vertAlign w:val="superscript"/>
              </w:rPr>
              <w:t>a</w:t>
            </w:r>
            <w:proofErr w:type="spellEnd"/>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proofErr w:type="gramStart"/>
            <w:r>
              <w:rPr>
                <w:rFonts w:ascii="Times New Roman" w:hAnsi="Times New Roman" w:cs="Times New Roman"/>
              </w:rPr>
              <w:t>log</w:t>
            </w:r>
            <w:proofErr w:type="gramEnd"/>
            <w:r>
              <w:rPr>
                <w:rFonts w:ascii="Times New Roman" w:hAnsi="Times New Roman" w:cs="Times New Roman"/>
              </w:rPr>
              <w:t>(Leaf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16649589" w14:textId="77777777" w:rsidR="0055483F" w:rsidRDefault="0055483F" w:rsidP="00A54CF8">
      <w:pPr>
        <w:rPr>
          <w:rFonts w:ascii="Times New Roman" w:hAnsi="Times New Roman" w:cs="Times New Roman"/>
        </w:rPr>
      </w:pPr>
    </w:p>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w:p>
        </w:tc>
        <w:tc>
          <w:tcPr>
            <w:tcW w:w="1559" w:type="dxa"/>
          </w:tcPr>
          <w:p w14:paraId="4C5E9392" w14:textId="20BD297B"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year</w:t>
            </w:r>
            <w:proofErr w:type="spellEnd"/>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Richness</w:t>
            </w:r>
            <w:r w:rsidR="00AD5662">
              <w:rPr>
                <w:rFonts w:ascii="Times New Roman" w:hAnsi="Times New Roman" w:cs="Times New Roman"/>
                <w:vertAlign w:val="superscript"/>
              </w:rPr>
              <w:t>a</w:t>
            </w:r>
            <w:proofErr w:type="spellEnd"/>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Abundance</w:t>
            </w:r>
            <w:r w:rsidR="00AD5662">
              <w:rPr>
                <w:rFonts w:ascii="Times New Roman" w:hAnsi="Times New Roman" w:cs="Times New Roman"/>
                <w:vertAlign w:val="superscript"/>
              </w:rPr>
              <w:t>a</w:t>
            </w:r>
            <w:proofErr w:type="spellEnd"/>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sidR="00AD5662">
              <w:rPr>
                <w:rFonts w:ascii="Times New Roman" w:hAnsi="Times New Roman" w:cs="Times New Roman"/>
                <w:vertAlign w:val="superscript"/>
              </w:rPr>
              <w:t>b</w:t>
            </w:r>
            <w:proofErr w:type="spellEnd"/>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 xml:space="preserve">Root-associated </w:t>
            </w:r>
            <w:proofErr w:type="spellStart"/>
            <w:r>
              <w:rPr>
                <w:rFonts w:ascii="Times New Roman" w:hAnsi="Times New Roman" w:cs="Times New Roman"/>
                <w:i/>
              </w:rPr>
              <w:t>Mycorrhiza</w:t>
            </w:r>
            <w:proofErr w:type="spellEnd"/>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w:t>
            </w:r>
            <w:proofErr w:type="spellStart"/>
            <w:r>
              <w:rPr>
                <w:rFonts w:ascii="Times New Roman" w:hAnsi="Times New Roman" w:cs="Times New Roman"/>
              </w:rPr>
              <w:t>N</w:t>
            </w:r>
            <w:r w:rsidR="00AD5662">
              <w:rPr>
                <w:rFonts w:ascii="Times New Roman" w:hAnsi="Times New Roman" w:cs="Times New Roman"/>
                <w:vertAlign w:val="superscript"/>
              </w:rPr>
              <w:t>b</w:t>
            </w:r>
            <w:proofErr w:type="spellEnd"/>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 xml:space="preserve">Soil </w:t>
            </w:r>
            <w:proofErr w:type="spellStart"/>
            <w:r>
              <w:rPr>
                <w:rFonts w:ascii="Times New Roman" w:hAnsi="Times New Roman" w:cs="Times New Roman"/>
              </w:rPr>
              <w:t>moisture</w:t>
            </w:r>
            <w:r w:rsidR="00AD5662">
              <w:rPr>
                <w:rFonts w:ascii="Times New Roman" w:hAnsi="Times New Roman" w:cs="Times New Roman"/>
                <w:vertAlign w:val="superscript"/>
              </w:rPr>
              <w:t>b</w:t>
            </w:r>
            <w:proofErr w:type="spellEnd"/>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 xml:space="preserve">Percent organic </w:t>
            </w:r>
            <w:proofErr w:type="spellStart"/>
            <w:r>
              <w:rPr>
                <w:rFonts w:ascii="Times New Roman" w:hAnsi="Times New Roman" w:cs="Times New Roman"/>
              </w:rPr>
              <w:t>matter</w:t>
            </w:r>
            <w:r w:rsidR="00AD5662">
              <w:rPr>
                <w:rFonts w:ascii="Times New Roman" w:hAnsi="Times New Roman" w:cs="Times New Roman"/>
                <w:vertAlign w:val="superscript"/>
              </w:rPr>
              <w:t>b</w:t>
            </w:r>
            <w:proofErr w:type="spellEnd"/>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a</w:t>
            </w:r>
            <w:proofErr w:type="spellEnd"/>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 xml:space="preserve">Leaf water </w:t>
            </w:r>
            <w:proofErr w:type="spellStart"/>
            <w:r>
              <w:rPr>
                <w:rFonts w:ascii="Times New Roman" w:hAnsi="Times New Roman" w:cs="Times New Roman"/>
              </w:rPr>
              <w:t>content</w:t>
            </w:r>
            <w:r>
              <w:rPr>
                <w:rFonts w:ascii="Times New Roman" w:hAnsi="Times New Roman" w:cs="Times New Roman"/>
                <w:vertAlign w:val="superscript"/>
              </w:rPr>
              <w:t>b</w:t>
            </w:r>
            <w:proofErr w:type="spellEnd"/>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2E1FF930"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proofErr w:type="spellStart"/>
            <w:r w:rsidR="00BA4023">
              <w:rPr>
                <w:rFonts w:ascii="Times New Roman" w:hAnsi="Times New Roman" w:cs="Times New Roman"/>
              </w:rPr>
              <w:t>ecto</w:t>
            </w:r>
            <w:r w:rsidR="007264A7">
              <w:rPr>
                <w:rFonts w:ascii="Times New Roman" w:hAnsi="Times New Roman" w:cs="Times New Roman"/>
              </w:rPr>
              <w:t>mycorrhiza</w:t>
            </w:r>
            <w:proofErr w:type="spellEnd"/>
            <w:r w:rsidR="007264A7">
              <w:rPr>
                <w:rFonts w:ascii="Times New Roman" w:hAnsi="Times New Roman" w:cs="Times New Roman"/>
              </w:rPr>
              <w:t xml:space="preserve">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proofErr w:type="spellStart"/>
            <w:r>
              <w:rPr>
                <w:rFonts w:ascii="Times New Roman" w:hAnsi="Times New Roman" w:cs="Times New Roman"/>
                <w:b/>
              </w:rPr>
              <w:t>E</w:t>
            </w:r>
            <w:r>
              <w:rPr>
                <w:rFonts w:ascii="Times New Roman" w:hAnsi="Times New Roman" w:cs="Times New Roman"/>
                <w:b/>
                <w:vertAlign w:val="subscript"/>
              </w:rPr>
              <w:t>wind</w:t>
            </w:r>
            <w:proofErr w:type="spellEnd"/>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w:t>
            </w:r>
            <w:proofErr w:type="gramStart"/>
            <w:r w:rsidRPr="0023400A">
              <w:rPr>
                <w:rFonts w:ascii="Times New Roman" w:hAnsi="Times New Roman" w:cs="Times New Roman"/>
                <w:b/>
              </w:rPr>
              <w:t>:N</w:t>
            </w:r>
            <w:proofErr w:type="gramEnd"/>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proofErr w:type="spellStart"/>
            <w:r>
              <w:rPr>
                <w:rFonts w:ascii="Times New Roman" w:hAnsi="Times New Roman" w:cs="Times New Roman"/>
              </w:rPr>
              <w:t>Mycorrhiza</w:t>
            </w:r>
            <w:proofErr w:type="spellEnd"/>
            <w:r>
              <w:rPr>
                <w:rFonts w:ascii="Times New Roman" w:hAnsi="Times New Roman" w:cs="Times New Roman"/>
              </w:rPr>
              <w:t xml:space="preserve">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Mary O'Connor" w:date="2016-07-13T09:45:00Z" w:initials="MO">
    <w:p w14:paraId="166E7DF6" w14:textId="0CE62999" w:rsidR="001E74B9" w:rsidRDefault="001E74B9">
      <w:pPr>
        <w:pStyle w:val="CommentText"/>
      </w:pPr>
      <w:r>
        <w:rPr>
          <w:rStyle w:val="CommentReference"/>
        </w:rPr>
        <w:annotationRef/>
      </w:r>
      <w:r>
        <w:t xml:space="preserve">What about: if natural variability in the environment explains community-level patterns, then information about genetic variation, though important the scale of individuals and populations, may be unnecessary for understanding broader scale patterns.  [I suggest this because the way you wrote it seems to be targeting the audience of people who study community level consequences of genetic variation. That’s a pretty small group of people. But the group of people wanting to understand </w:t>
      </w:r>
      <w:proofErr w:type="spellStart"/>
      <w:r>
        <w:t>braoder</w:t>
      </w:r>
      <w:proofErr w:type="spellEnd"/>
      <w:r>
        <w:t xml:space="preserve"> scale patterns is much bigger.]</w:t>
      </w:r>
    </w:p>
  </w:comment>
  <w:comment w:id="13" w:author="Matthew Barbour" w:date="2016-07-02T13:56:00Z" w:initials="MB">
    <w:p w14:paraId="769E298A" w14:textId="28FA4A5F" w:rsidR="001E74B9" w:rsidRDefault="001E74B9">
      <w:pPr>
        <w:pStyle w:val="CommentText"/>
      </w:pPr>
      <w:r>
        <w:rPr>
          <w:rStyle w:val="CommentReference"/>
        </w:rPr>
        <w:annotationRef/>
      </w:r>
      <w:r>
        <w:t>Okay, I’ve tried to make it more clear that filling this knowledge gap is important for ecology in general. Do you think my argument is convincing?</w:t>
      </w:r>
    </w:p>
  </w:comment>
  <w:comment w:id="12" w:author="Mary O'Connor" w:date="2016-06-14T16:39:00Z" w:initials="MO">
    <w:p w14:paraId="7328C00A" w14:textId="5B81BAE7" w:rsidR="001E74B9" w:rsidRDefault="001E74B9">
      <w:pPr>
        <w:pStyle w:val="CommentText"/>
      </w:pPr>
      <w:r>
        <w:rPr>
          <w:rStyle w:val="CommentReference"/>
        </w:rPr>
        <w:annotationRef/>
      </w:r>
      <w:r>
        <w:t>It is important to clearly highlight a knowledge gap, and you have done that well. But you also have to convey that the knowledge gap is problematic or important, and that filling it is an important contribution. So try to revise this so the problem statement isn’t that it’s poorly understood, but in stead that two major lines of thinking converge here yet we have no evidence to test this logical prediction.</w:t>
      </w:r>
    </w:p>
  </w:comment>
  <w:comment w:id="16" w:author="Mary O'Connor" w:date="2016-07-13T09:57:00Z" w:initials="MO">
    <w:p w14:paraId="24BD6341" w14:textId="7EB8EE6F" w:rsidR="001E74B9" w:rsidRDefault="001E74B9">
      <w:pPr>
        <w:pStyle w:val="CommentText"/>
      </w:pPr>
      <w:r>
        <w:rPr>
          <w:rStyle w:val="CommentReference"/>
        </w:rPr>
        <w:annotationRef/>
      </w:r>
      <w:r>
        <w:t xml:space="preserve">What about this? I might have mangled it too much, but might as well just say right up front what's the most novel aspect here. </w:t>
      </w:r>
    </w:p>
  </w:comment>
  <w:comment w:id="31" w:author="Matthew Barbour" w:date="2016-07-02T14:05:00Z" w:initials="MB">
    <w:p w14:paraId="5872CD5A" w14:textId="554F7456" w:rsidR="001E74B9" w:rsidRDefault="001E74B9">
      <w:pPr>
        <w:pStyle w:val="CommentText"/>
      </w:pPr>
      <w:ins w:id="33" w:author="Matthew Barbour" w:date="2016-07-02T14:04:00Z">
        <w:r>
          <w:rPr>
            <w:rStyle w:val="CommentReference"/>
          </w:rPr>
          <w:annotationRef/>
        </w:r>
      </w:ins>
      <w:r>
        <w:t>I’ve revised this statement so it is clear that I have solution to the problem laid out above.</w:t>
      </w:r>
    </w:p>
  </w:comment>
  <w:comment w:id="29" w:author="Mary O'Connor" w:date="2016-07-13T09:48:00Z" w:initials="MO">
    <w:p w14:paraId="5CC3CA58" w14:textId="6530485C" w:rsidR="001E74B9" w:rsidRDefault="001E74B9">
      <w:pPr>
        <w:pStyle w:val="CommentText"/>
      </w:pPr>
      <w:r>
        <w:rPr>
          <w:rStyle w:val="CommentReference"/>
        </w:rPr>
        <w:annotationRef/>
      </w:r>
      <w:r>
        <w:t>Great.</w:t>
      </w:r>
    </w:p>
  </w:comment>
  <w:comment w:id="37" w:author="Mary O'Connor" w:date="2016-07-13T09:49:00Z" w:initials="MO">
    <w:p w14:paraId="0854D215" w14:textId="0A518378" w:rsidR="001E74B9" w:rsidRDefault="001E74B9">
      <w:pPr>
        <w:pStyle w:val="CommentText"/>
      </w:pPr>
      <w:r>
        <w:rPr>
          <w:rStyle w:val="CommentReference"/>
        </w:rPr>
        <w:annotationRef/>
      </w:r>
      <w:r>
        <w:t xml:space="preserve">Surveys usually can’t identify processes. So can you make this about pattern, or be more clear about how you go from the survey to an inference about process? </w:t>
      </w:r>
    </w:p>
  </w:comment>
  <w:comment w:id="42" w:author="Mary O'Connor" w:date="2016-06-14T16:40:00Z" w:initials="MO">
    <w:p w14:paraId="7705AA5D" w14:textId="315B29AE" w:rsidR="001E74B9" w:rsidRDefault="001E74B9">
      <w:pPr>
        <w:pStyle w:val="CommentText"/>
      </w:pPr>
      <w:r>
        <w:rPr>
          <w:rStyle w:val="CommentReference"/>
        </w:rPr>
        <w:annotationRef/>
      </w:r>
      <w:r>
        <w:t>Make sure this action exactly matches the solution required to test the hypothesis laid out above.</w:t>
      </w:r>
    </w:p>
  </w:comment>
  <w:comment w:id="54" w:author="Mary O'Connor" w:date="2016-07-13T09:52:00Z" w:initials="MO">
    <w:p w14:paraId="7FA05546" w14:textId="0DD34CAD" w:rsidR="001E74B9" w:rsidRDefault="001E74B9">
      <w:pPr>
        <w:pStyle w:val="CommentText"/>
      </w:pPr>
      <w:r>
        <w:rPr>
          <w:rStyle w:val="CommentReference"/>
        </w:rPr>
        <w:annotationRef/>
      </w:r>
      <w:r>
        <w:t>This doesn’t add much, could cut.</w:t>
      </w:r>
    </w:p>
  </w:comment>
  <w:comment w:id="63" w:author="Matthew Barbour" w:date="2016-07-02T14:28:00Z" w:initials="MB">
    <w:p w14:paraId="01850C2F" w14:textId="702D58B9" w:rsidR="001E74B9" w:rsidRDefault="001E74B9">
      <w:pPr>
        <w:pStyle w:val="CommentText"/>
      </w:pPr>
      <w:r>
        <w:rPr>
          <w:rStyle w:val="CommentReference"/>
        </w:rPr>
        <w:annotationRef/>
      </w:r>
      <w:r>
        <w:t xml:space="preserve">I’ve tried to make the wording a bit more broad and impactful here. </w:t>
      </w:r>
    </w:p>
    <w:p w14:paraId="177CC022" w14:textId="77777777" w:rsidR="001E74B9" w:rsidRDefault="001E74B9">
      <w:pPr>
        <w:pStyle w:val="CommentText"/>
      </w:pPr>
    </w:p>
    <w:p w14:paraId="63354A9F" w14:textId="4EE08B7C" w:rsidR="001E74B9" w:rsidRDefault="001E74B9">
      <w:pPr>
        <w:pStyle w:val="CommentText"/>
      </w:pPr>
      <w:r>
        <w:t xml:space="preserve">In regards to the first evidence…there have been plenty of </w:t>
      </w:r>
      <w:proofErr w:type="spellStart"/>
      <w:r>
        <w:t>GxE</w:t>
      </w:r>
      <w:proofErr w:type="spellEnd"/>
      <w:r>
        <w:t xml:space="preserve"> studies on aboveground arthropods before. Most of them fall into the following categories: manipulating presence of biotic factors (e.g. ants or aphids); unrealistic manipulations of nutrient availability (at least unclear whether they mimic natural gradients); over broad spatial scales so that the specific biotic and abiotic environmental factors are unclear. I would argue that my study is among the first to: (</w:t>
      </w:r>
      <w:proofErr w:type="spellStart"/>
      <w:r>
        <w:t>i</w:t>
      </w:r>
      <w:proofErr w:type="spellEnd"/>
      <w:r>
        <w:t xml:space="preserve">) simultaneously compare community responses to specific biotic and abiotic factors in a natural context; and (ii) examine above and belowground responses to variation in G and E. </w:t>
      </w:r>
    </w:p>
    <w:p w14:paraId="16B19AA2" w14:textId="77777777" w:rsidR="001E74B9" w:rsidRDefault="001E74B9">
      <w:pPr>
        <w:pStyle w:val="CommentText"/>
      </w:pPr>
    </w:p>
    <w:p w14:paraId="36860235" w14:textId="4371E6E7" w:rsidR="001E74B9" w:rsidRDefault="001E74B9">
      <w:pPr>
        <w:pStyle w:val="CommentText"/>
      </w:pPr>
      <w:r>
        <w:t>Do you think this now describes the main contribution in grander terms?</w:t>
      </w:r>
    </w:p>
  </w:comment>
  <w:comment w:id="64" w:author="Mary O'Connor" w:date="2016-06-14T16:44:00Z" w:initials="MO">
    <w:p w14:paraId="6E0970BB" w14:textId="221F09A4" w:rsidR="001E74B9" w:rsidRDefault="001E74B9">
      <w:pPr>
        <w:pStyle w:val="CommentText"/>
      </w:pPr>
      <w:r>
        <w:rPr>
          <w:rStyle w:val="CommentReference"/>
        </w:rPr>
        <w:annotationRef/>
      </w:r>
      <w:r>
        <w:t xml:space="preserve">Would be good to bring this back to the bigger picture. Is this the first evidence </w:t>
      </w:r>
      <w:proofErr w:type="spellStart"/>
      <w:r>
        <w:t>fo</w:t>
      </w:r>
      <w:proofErr w:type="spellEnd"/>
      <w:r>
        <w:t xml:space="preserve"> this? Or what is the main contribution here – in grander terms?</w:t>
      </w:r>
    </w:p>
  </w:comment>
  <w:comment w:id="73" w:author="Mary O'Connor" w:date="2016-06-14T16:44:00Z" w:initials="MO">
    <w:p w14:paraId="098A7DDD" w14:textId="5A619B55" w:rsidR="001E74B9" w:rsidRDefault="001E74B9">
      <w:pPr>
        <w:pStyle w:val="CommentText"/>
      </w:pPr>
      <w:r>
        <w:rPr>
          <w:rStyle w:val="CommentReference"/>
        </w:rPr>
        <w:annotationRef/>
      </w:r>
      <w:r>
        <w:t xml:space="preserve">Cut this, it’s not really adding </w:t>
      </w:r>
      <w:proofErr w:type="spellStart"/>
      <w:r>
        <w:t>anyting</w:t>
      </w:r>
      <w:proofErr w:type="spellEnd"/>
      <w:r>
        <w:t>.</w:t>
      </w:r>
    </w:p>
  </w:comment>
  <w:comment w:id="94" w:author="Matthew Barbour" w:date="2016-07-03T08:50:00Z" w:initials="MB">
    <w:p w14:paraId="29DCD87B" w14:textId="2FBCB062" w:rsidR="001E74B9" w:rsidRDefault="001E74B9">
      <w:pPr>
        <w:pStyle w:val="CommentText"/>
      </w:pPr>
      <w:ins w:id="97" w:author="Matthew Barbour" w:date="2016-07-02T16:10:00Z">
        <w:r>
          <w:rPr>
            <w:rStyle w:val="CommentReference"/>
          </w:rPr>
          <w:annotationRef/>
        </w:r>
      </w:ins>
      <w:r>
        <w:t>I’ve modified this accordingly. Throughout virtually the entire manuscript, I use traits instead of phenotypes to be consistent.</w:t>
      </w:r>
    </w:p>
  </w:comment>
  <w:comment w:id="93" w:author="Mary O'Connor" w:date="2016-06-14T16:48:00Z" w:initials="MO">
    <w:p w14:paraId="3CCDD77A" w14:textId="370EEC7E" w:rsidR="001E74B9" w:rsidRDefault="001E74B9">
      <w:pPr>
        <w:pStyle w:val="CommentText"/>
      </w:pPr>
      <w:r>
        <w:rPr>
          <w:rStyle w:val="CommentReference"/>
        </w:rPr>
        <w:annotationRef/>
      </w:r>
      <w:r>
        <w:t xml:space="preserve">Do you mean phenotypes here? Like, a genotype might exist in different </w:t>
      </w:r>
      <w:proofErr w:type="spellStart"/>
      <w:r>
        <w:t>environemnts</w:t>
      </w:r>
      <w:proofErr w:type="spellEnd"/>
      <w:r>
        <w:t xml:space="preserve"> but express different phenotypes? Or to you mean that abiotic conditions can select for different </w:t>
      </w:r>
      <w:proofErr w:type="spellStart"/>
      <w:r>
        <w:t>genotyps</w:t>
      </w:r>
      <w:proofErr w:type="spellEnd"/>
      <w:r>
        <w:t xml:space="preserve"> and their associated different phenotypes? You need to link this step in the logic chain to genotypes</w:t>
      </w:r>
    </w:p>
  </w:comment>
  <w:comment w:id="120" w:author="Mary O'Connor" w:date="2016-06-14T16:48:00Z" w:initials="MO">
    <w:p w14:paraId="52936E9F" w14:textId="08007B99" w:rsidR="001E74B9" w:rsidRDefault="001E74B9">
      <w:pPr>
        <w:pStyle w:val="CommentText"/>
      </w:pPr>
      <w:r>
        <w:rPr>
          <w:rStyle w:val="CommentReference"/>
        </w:rPr>
        <w:annotationRef/>
      </w:r>
      <w:r>
        <w:t>I think your question is not just about the relative importance per se, but about whether environmental context can render the genotype effects on communities irrelevant or unimportant as a community-level predictor.</w:t>
      </w:r>
    </w:p>
  </w:comment>
  <w:comment w:id="126" w:author="Matthew Barbour" w:date="2016-07-03T09:11:00Z" w:initials="MB">
    <w:p w14:paraId="3CA90BBE" w14:textId="3BF396F4" w:rsidR="001E74B9" w:rsidRDefault="001E74B9">
      <w:pPr>
        <w:pStyle w:val="CommentText"/>
      </w:pPr>
      <w:ins w:id="129" w:author="Matthew Barbour" w:date="2016-07-03T09:11:00Z">
        <w:r>
          <w:rPr>
            <w:rStyle w:val="CommentReference"/>
          </w:rPr>
          <w:annotationRef/>
        </w:r>
      </w:ins>
      <w:r>
        <w:t>Do you think this is a better way to frame my study?</w:t>
      </w:r>
    </w:p>
  </w:comment>
  <w:comment w:id="141" w:author="Mary O'Connor" w:date="2016-07-13T11:19:00Z" w:initials="MO">
    <w:p w14:paraId="7FD62948" w14:textId="2E2B9ABE" w:rsidR="001E74B9" w:rsidRDefault="001E74B9">
      <w:pPr>
        <w:pStyle w:val="CommentText"/>
      </w:pPr>
      <w:r>
        <w:rPr>
          <w:rStyle w:val="CommentReference"/>
        </w:rPr>
        <w:annotationRef/>
      </w:r>
      <w:r>
        <w:t>Environmental factors structure, while axes of variation explain…this is an important distinction. It’s not just semantics, but setting up how you’ll make your inferences and draw your conclusions.</w:t>
      </w:r>
    </w:p>
  </w:comment>
  <w:comment w:id="148" w:author="Mary O'Connor" w:date="2016-06-14T16:52:00Z" w:initials="MO">
    <w:p w14:paraId="74C1CE98" w14:textId="2826D21D" w:rsidR="001E74B9" w:rsidRDefault="001E74B9">
      <w:pPr>
        <w:pStyle w:val="CommentText"/>
      </w:pPr>
      <w:r>
        <w:rPr>
          <w:rStyle w:val="CommentReference"/>
        </w:rPr>
        <w:annotationRef/>
      </w:r>
      <w:r>
        <w:t>It’s not about each ecosystem, isn’t it about finding environmental gradients that might be expected to influence community structure and also (or not?) affect plant phenotype?</w:t>
      </w:r>
    </w:p>
  </w:comment>
  <w:comment w:id="146" w:author="Matthew Barbour" w:date="2016-07-02T16:09:00Z" w:initials="MB">
    <w:p w14:paraId="7B42395D" w14:textId="640F3FCB" w:rsidR="001E74B9" w:rsidRDefault="001E74B9">
      <w:pPr>
        <w:pStyle w:val="CommentText"/>
      </w:pPr>
      <w:r>
        <w:rPr>
          <w:rStyle w:val="CommentReference"/>
        </w:rPr>
        <w:annotationRef/>
      </w:r>
      <w:r>
        <w:t>I’ve modified this accordingly. Does this address your comment?</w:t>
      </w:r>
    </w:p>
  </w:comment>
  <w:comment w:id="195" w:author="Matthew Barbour" w:date="2016-07-02T14:34:00Z" w:initials="MB">
    <w:p w14:paraId="7CCB7CFC" w14:textId="2FD75C01" w:rsidR="001E74B9" w:rsidRDefault="001E74B9">
      <w:pPr>
        <w:pStyle w:val="CommentText"/>
      </w:pPr>
      <w:ins w:id="197" w:author="Matthew Barbour" w:date="2016-07-02T14:34:00Z">
        <w:r>
          <w:rPr>
            <w:rStyle w:val="CommentReference"/>
          </w:rPr>
          <w:annotationRef/>
        </w:r>
      </w:ins>
      <w:r>
        <w:t>Do you feel this now conveys the novelty/importance of this work better?</w:t>
      </w:r>
    </w:p>
  </w:comment>
  <w:comment w:id="201" w:author="Mary O'Connor" w:date="2016-06-14T16:53:00Z" w:initials="MO">
    <w:p w14:paraId="59749616" w14:textId="1863B4FC" w:rsidR="001E74B9" w:rsidRDefault="001E74B9">
      <w:pPr>
        <w:pStyle w:val="CommentText"/>
      </w:pPr>
      <w:r>
        <w:rPr>
          <w:rStyle w:val="CommentReference"/>
        </w:rPr>
        <w:annotationRef/>
      </w:r>
      <w:r>
        <w:t>Is the novelty here really just applying it to a different system? What was the main insight gained from the milkweed experiments and what is still missing? From this list here, it looks like those experiments don’t include abiotic context, just biotic?</w:t>
      </w:r>
    </w:p>
  </w:comment>
  <w:comment w:id="208" w:author="Mary O'Connor" w:date="2016-06-14T16:56:00Z" w:initials="MO">
    <w:p w14:paraId="52BC7299" w14:textId="2F173E0F" w:rsidR="001E74B9" w:rsidRDefault="001E74B9">
      <w:pPr>
        <w:pStyle w:val="CommentText"/>
      </w:pPr>
      <w:r>
        <w:rPr>
          <w:rStyle w:val="CommentReference"/>
        </w:rPr>
        <w:annotationRef/>
      </w:r>
      <w:r>
        <w:t xml:space="preserve">Ok, this is potentially important. Are there trade-offs between above and belowground responses that could make their </w:t>
      </w:r>
      <w:proofErr w:type="spellStart"/>
      <w:r>
        <w:t>covariation</w:t>
      </w:r>
      <w:proofErr w:type="spellEnd"/>
      <w:r>
        <w:t xml:space="preserve"> interesting? This is coming across as, ‘no one has measured this thing, so we did, and it might be important’. But I think there is a more informative driving conceptual question here that needs to be articulated.</w:t>
      </w:r>
    </w:p>
  </w:comment>
  <w:comment w:id="206" w:author="Matthew Barbour" w:date="2016-07-02T14:37:00Z" w:initials="MB">
    <w:p w14:paraId="2347EDEC" w14:textId="13C93D62" w:rsidR="001E74B9" w:rsidRDefault="001E74B9">
      <w:pPr>
        <w:pStyle w:val="CommentText"/>
      </w:pPr>
      <w:ins w:id="211" w:author="Matthew Barbour" w:date="2016-07-02T14:36:00Z">
        <w:r>
          <w:rPr>
            <w:rStyle w:val="CommentReference"/>
          </w:rPr>
          <w:annotationRef/>
        </w:r>
      </w:ins>
      <w:r>
        <w:t xml:space="preserve">With these two sentences, I’ve tried to make it more clear why studying this </w:t>
      </w:r>
      <w:proofErr w:type="spellStart"/>
      <w:r>
        <w:t>covariation</w:t>
      </w:r>
      <w:proofErr w:type="spellEnd"/>
      <w:r>
        <w:t xml:space="preserve"> is interesting and important.</w:t>
      </w:r>
    </w:p>
  </w:comment>
  <w:comment w:id="229" w:author="Mary O'Connor" w:date="2016-07-13T12:08:00Z" w:initials="MO">
    <w:p w14:paraId="1368A638" w14:textId="49DBFAF4" w:rsidR="001E74B9" w:rsidRDefault="001E74B9">
      <w:pPr>
        <w:pStyle w:val="CommentText"/>
      </w:pPr>
      <w:ins w:id="232" w:author="Mary O'Connor" w:date="2016-07-13T12:08:00Z">
        <w:r>
          <w:rPr>
            <w:rStyle w:val="CommentReference"/>
          </w:rPr>
          <w:annotationRef/>
        </w:r>
      </w:ins>
      <w:r>
        <w:t>Depends on? Could you leave out ‘identifying’, and just say that the mechanisms depend on the relationship between traits and the environment?</w:t>
      </w:r>
    </w:p>
  </w:comment>
  <w:comment w:id="234" w:author="Mary O'Connor" w:date="2016-07-13T12:11:00Z" w:initials="MO">
    <w:p w14:paraId="69F55EA5" w14:textId="2DC24071" w:rsidR="001E74B9" w:rsidRDefault="001E74B9">
      <w:pPr>
        <w:pStyle w:val="CommentText"/>
      </w:pPr>
      <w:r>
        <w:rPr>
          <w:rStyle w:val="CommentReference"/>
        </w:rPr>
        <w:annotationRef/>
      </w:r>
      <w:r>
        <w:t>I just wasn’t sure why this was necessary, so I’m trying to reword in terms of the actual biology.</w:t>
      </w:r>
    </w:p>
    <w:p w14:paraId="19C2143D" w14:textId="77777777" w:rsidR="001E74B9" w:rsidRDefault="001E74B9">
      <w:pPr>
        <w:pStyle w:val="CommentText"/>
      </w:pPr>
    </w:p>
    <w:p w14:paraId="458F2CB8" w14:textId="4E2B77DD" w:rsidR="001E74B9" w:rsidRDefault="001E74B9">
      <w:pPr>
        <w:pStyle w:val="CommentText"/>
      </w:pPr>
      <w:r>
        <w:t>The point here still isn’t clear to me. Is it that the environment will affect how traits are expressed, and this is one mechanism linking genotype, environment and species interactions/community processes? And that your study allows you to survey traits expressed by known genotypes under known environmental conditions? If I got that right, take one more stab at this paragraph. It now reads as a list of all these things that can vary, but really you just need to make that one point.</w:t>
      </w:r>
    </w:p>
  </w:comment>
  <w:comment w:id="286" w:author="Mary O'Connor" w:date="2016-06-14T16:57:00Z" w:initials="MO">
    <w:p w14:paraId="3A8A620B" w14:textId="3BAA827E" w:rsidR="001E74B9" w:rsidRDefault="001E74B9">
      <w:pPr>
        <w:pStyle w:val="CommentText"/>
      </w:pPr>
      <w:r>
        <w:rPr>
          <w:rStyle w:val="CommentReference"/>
        </w:rPr>
        <w:annotationRef/>
      </w:r>
      <w:r>
        <w:t>I’d cut this here, I don’t think it’s making a point about the importance of the research question. This point can be made in the discussion, in terms of what wasn’t known before but is known now that you’ve done your study.</w:t>
      </w:r>
    </w:p>
  </w:comment>
  <w:comment w:id="287" w:author="Matthew Barbour" w:date="2016-06-30T13:28:00Z" w:initials="MB">
    <w:p w14:paraId="2FBB912F" w14:textId="6E72CFBC" w:rsidR="001E74B9" w:rsidRDefault="001E74B9">
      <w:pPr>
        <w:pStyle w:val="CommentText"/>
      </w:pPr>
      <w:r>
        <w:rPr>
          <w:rStyle w:val="CommentReference"/>
        </w:rPr>
        <w:annotationRef/>
      </w:r>
      <w:r>
        <w:t>I don’t fully agree with your point here. If you do feel strongly about this on a second read then I will remove it. I do think though it provides a nice ending to the paragraph and does highlight another way in which my study is different from other previous ones.</w:t>
      </w:r>
    </w:p>
  </w:comment>
  <w:comment w:id="297" w:author="Matthew Barbour" w:date="2016-07-02T15:59:00Z" w:initials="MB">
    <w:p w14:paraId="327869C1" w14:textId="212ED1F0" w:rsidR="001E74B9" w:rsidRDefault="001E74B9">
      <w:pPr>
        <w:pStyle w:val="CommentText"/>
      </w:pPr>
      <w:r>
        <w:rPr>
          <w:rStyle w:val="CommentReference"/>
        </w:rPr>
        <w:annotationRef/>
      </w:r>
      <w:r>
        <w:t>Inserting your previous comment:</w:t>
      </w:r>
    </w:p>
    <w:p w14:paraId="44E33391" w14:textId="77777777" w:rsidR="001E74B9" w:rsidRDefault="001E74B9">
      <w:pPr>
        <w:pStyle w:val="CommentText"/>
      </w:pPr>
    </w:p>
    <w:p w14:paraId="5B3E1272" w14:textId="2C7416D3" w:rsidR="001E74B9" w:rsidRDefault="001E74B9">
      <w:pPr>
        <w:pStyle w:val="CommentText"/>
      </w:pPr>
      <w:r>
        <w:t xml:space="preserve">“The wording here is good, assuming you have set up earlier why relative importance, unknown mechanisms and above/below ground </w:t>
      </w:r>
      <w:proofErr w:type="spellStart"/>
      <w:r>
        <w:t>communiteis</w:t>
      </w:r>
      <w:proofErr w:type="spellEnd"/>
      <w:r>
        <w:t xml:space="preserve"> are interesting and important focal points to make scientific advances.”</w:t>
      </w:r>
    </w:p>
    <w:p w14:paraId="2B06065C" w14:textId="77777777" w:rsidR="001E74B9" w:rsidRDefault="001E74B9">
      <w:pPr>
        <w:pStyle w:val="CommentText"/>
      </w:pPr>
    </w:p>
    <w:p w14:paraId="1C38A7DA" w14:textId="77777777" w:rsidR="001E74B9" w:rsidRDefault="001E74B9">
      <w:pPr>
        <w:pStyle w:val="CommentText"/>
      </w:pPr>
    </w:p>
  </w:comment>
  <w:comment w:id="296" w:author="Mary O'Connor" w:date="2016-07-13T12:15:00Z" w:initials="MO">
    <w:p w14:paraId="48F124ED" w14:textId="11253E77" w:rsidR="001E74B9" w:rsidRDefault="001E74B9">
      <w:pPr>
        <w:pStyle w:val="CommentText"/>
      </w:pPr>
      <w:r>
        <w:rPr>
          <w:rStyle w:val="CommentReference"/>
        </w:rPr>
        <w:annotationRef/>
      </w:r>
      <w:r>
        <w:t xml:space="preserve">Yes, great. Is #3 referring to the trait survey? If so, you </w:t>
      </w:r>
      <w:proofErr w:type="gramStart"/>
      <w:r>
        <w:t>might  reword</w:t>
      </w:r>
      <w:proofErr w:type="gramEnd"/>
      <w:r>
        <w:t xml:space="preserve"> in terms of  what you can actually measure – such as ‘is the expression of arthropod related traits dependent on environmental conditions?’. The </w:t>
      </w:r>
      <w:proofErr w:type="spellStart"/>
      <w:r>
        <w:t>suryve</w:t>
      </w:r>
      <w:proofErr w:type="spellEnd"/>
      <w:r>
        <w:t xml:space="preserve"> won’t allow you to make an inference about mechanism. Unless you rephrase as a quantitative comparison of traits across your experimental treatments, making it an experimental response variable rather than an observational survey.</w:t>
      </w:r>
    </w:p>
    <w:p w14:paraId="081484E1" w14:textId="77777777" w:rsidR="001E74B9" w:rsidRDefault="001E74B9">
      <w:pPr>
        <w:pStyle w:val="CommentText"/>
      </w:pPr>
    </w:p>
    <w:p w14:paraId="163A5BB2" w14:textId="446CB38A" w:rsidR="001E74B9" w:rsidRDefault="001E74B9">
      <w:pPr>
        <w:pStyle w:val="CommentText"/>
      </w:pPr>
      <w:r>
        <w:t>And, isn’t this variation in trait expression among environments = phenotypic plasticity? (</w:t>
      </w:r>
      <w:proofErr w:type="gramStart"/>
      <w:r>
        <w:t>see</w:t>
      </w:r>
      <w:proofErr w:type="gramEnd"/>
      <w:r>
        <w:t xml:space="preserve"> below)</w:t>
      </w:r>
    </w:p>
  </w:comment>
  <w:comment w:id="298" w:author="Matthew Barbour" w:date="2016-07-02T14:41:00Z" w:initials="MB">
    <w:p w14:paraId="501C8EBE" w14:textId="485F0120" w:rsidR="001E74B9" w:rsidRDefault="001E74B9">
      <w:pPr>
        <w:pStyle w:val="CommentText"/>
      </w:pPr>
      <w:r>
        <w:rPr>
          <w:rStyle w:val="CommentReference"/>
        </w:rPr>
        <w:annotationRef/>
      </w:r>
      <w:r>
        <w:t xml:space="preserve">Do you think I’ve done a better job of communicating in the Intro. </w:t>
      </w:r>
      <w:proofErr w:type="gramStart"/>
      <w:r>
        <w:t>why</w:t>
      </w:r>
      <w:proofErr w:type="gramEnd"/>
      <w:r>
        <w:t xml:space="preserve"> these are interesting and important focal points for ecology?</w:t>
      </w:r>
    </w:p>
  </w:comment>
  <w:comment w:id="299" w:author="Mary O'Connor" w:date="2016-07-13T12:28:00Z" w:initials="MO">
    <w:p w14:paraId="77E3886C" w14:textId="5183BB49" w:rsidR="001E74B9" w:rsidRDefault="001E74B9">
      <w:pPr>
        <w:pStyle w:val="CommentText"/>
      </w:pPr>
      <w:r>
        <w:rPr>
          <w:rStyle w:val="CommentReference"/>
        </w:rPr>
        <w:annotationRef/>
      </w:r>
      <w:r>
        <w:t xml:space="preserve">Ok, now that I’ve read the methods below, which are much </w:t>
      </w:r>
      <w:proofErr w:type="spellStart"/>
      <w:r>
        <w:t>much</w:t>
      </w:r>
      <w:proofErr w:type="spellEnd"/>
      <w:r>
        <w:t xml:space="preserve"> clearer now, it seems that this question is really something like, ‘are community responses explained by plant genotype or plant trait variation among environments?’’ is that right? This question is clearly answerable with a yes/no, and it also reflects that the information used to answer it will come from your experimental treatments. The way it’s currently introduced (way better than before!) still sounds to me like a survey, rather than a response to your treatments. The latter confers stronger evidence, so don’t let that get lost.</w:t>
      </w:r>
    </w:p>
  </w:comment>
  <w:comment w:id="302" w:author="Mary O'Connor" w:date="2016-07-13T12:14:00Z" w:initials="MO">
    <w:p w14:paraId="14EAA113" w14:textId="484241E8" w:rsidR="001E74B9" w:rsidRDefault="001E74B9">
      <w:pPr>
        <w:pStyle w:val="CommentText"/>
      </w:pPr>
      <w:r>
        <w:rPr>
          <w:rStyle w:val="CommentReference"/>
        </w:rPr>
        <w:annotationRef/>
      </w:r>
      <w:r>
        <w:t xml:space="preserve">How does this differ from your survey of traits in the environment mentioned above? It’s the specific trait in question, </w:t>
      </w:r>
      <w:proofErr w:type="gramStart"/>
      <w:r>
        <w:t>right .</w:t>
      </w:r>
      <w:proofErr w:type="gramEnd"/>
      <w:r>
        <w:t xml:space="preserve"> </w:t>
      </w:r>
    </w:p>
  </w:comment>
  <w:comment w:id="300" w:author="Mary O'Connor" w:date="2016-06-14T17:06:00Z" w:initials="MO">
    <w:p w14:paraId="13E36EE5" w14:textId="65C66DF7" w:rsidR="001E74B9" w:rsidRDefault="001E74B9">
      <w:pPr>
        <w:pStyle w:val="CommentText"/>
      </w:pPr>
      <w:r>
        <w:rPr>
          <w:rStyle w:val="CommentReference"/>
        </w:rPr>
        <w:annotationRef/>
      </w:r>
      <w:r>
        <w:t xml:space="preserve">So is the idea here that phenotypic plasticity related to wind would be a stronger signal than genotype on community structure? Seems like a question of genotype </w:t>
      </w:r>
      <w:proofErr w:type="spellStart"/>
      <w:r>
        <w:t>vs</w:t>
      </w:r>
      <w:proofErr w:type="spellEnd"/>
      <w:r>
        <w:t xml:space="preserve"> plasticity as being more important for community genetics. Is that right? That seems more general than how its’ introduced here.</w:t>
      </w:r>
    </w:p>
  </w:comment>
  <w:comment w:id="301" w:author="Matthew Barbour" w:date="2016-07-13T12:16:00Z" w:initials="MB">
    <w:p w14:paraId="3995BE2E" w14:textId="58A2FF86" w:rsidR="001E74B9" w:rsidRDefault="001E74B9">
      <w:pPr>
        <w:pStyle w:val="CommentText"/>
      </w:pPr>
      <w:r>
        <w:rPr>
          <w:rStyle w:val="CommentReference"/>
        </w:rPr>
        <w:annotationRef/>
      </w:r>
      <w:r>
        <w:t xml:space="preserve">Phenotypic plasticity is certainly an important mechanism, but I don’t know if this is the main point of the manuscript. The environment may also have other direct and indirect effects that are not mediated by changes in plant phenotypes. </w:t>
      </w:r>
    </w:p>
    <w:p w14:paraId="305E4743" w14:textId="77777777" w:rsidR="001E74B9" w:rsidRDefault="001E74B9">
      <w:pPr>
        <w:pStyle w:val="CommentText"/>
      </w:pPr>
    </w:p>
    <w:p w14:paraId="2BE0988D" w14:textId="2376D3E6" w:rsidR="001E74B9" w:rsidRDefault="001E74B9">
      <w:pPr>
        <w:pStyle w:val="CommentText"/>
      </w:pPr>
      <w:r>
        <w:t>MO: ok</w:t>
      </w:r>
    </w:p>
  </w:comment>
  <w:comment w:id="318" w:author="Matthew Barbour" w:date="2016-07-02T15:57:00Z" w:initials="MB">
    <w:p w14:paraId="50113564" w14:textId="584B4367" w:rsidR="001E74B9" w:rsidRDefault="001E74B9">
      <w:pPr>
        <w:pStyle w:val="CommentText"/>
      </w:pPr>
      <w:r>
        <w:rPr>
          <w:rStyle w:val="CommentReference"/>
        </w:rPr>
        <w:annotationRef/>
      </w:r>
      <w:r>
        <w:t>No, however, these are the potential mechanisms that could mediate differences in community structure. Would you prefer I use that wording instead of “hypothesis”?</w:t>
      </w:r>
    </w:p>
  </w:comment>
  <w:comment w:id="319" w:author="Mary O'Connor" w:date="2016-06-14T17:02:00Z" w:initials="MO">
    <w:p w14:paraId="1C3F3AF4" w14:textId="29C3C400" w:rsidR="001E74B9" w:rsidRDefault="001E74B9">
      <w:pPr>
        <w:pStyle w:val="CommentText"/>
      </w:pPr>
      <w:r>
        <w:rPr>
          <w:rStyle w:val="CommentReference"/>
        </w:rPr>
        <w:annotationRef/>
      </w:r>
      <w:r>
        <w:t>Is this study testing this hypothesis?</w:t>
      </w:r>
    </w:p>
  </w:comment>
  <w:comment w:id="337" w:author="Matthew Barbour" w:date="2016-07-13T12:20:00Z" w:initials="MB">
    <w:p w14:paraId="7B8F34C0" w14:textId="35D742BC" w:rsidR="001E74B9" w:rsidRDefault="001E74B9">
      <w:pPr>
        <w:pStyle w:val="CommentText"/>
      </w:pPr>
      <w:r>
        <w:rPr>
          <w:rStyle w:val="CommentReference"/>
        </w:rPr>
        <w:annotationRef/>
      </w:r>
      <w:r>
        <w:t>So do you think it would be more informative to focus the intro on ant-aphid interactions and wind exposure? I was thinking it would be more general to focus on biotic vs. abiotic, and then try to give more natural history information here about the mechanisms by which these specific environmental factors would affect the communities.</w:t>
      </w:r>
    </w:p>
    <w:p w14:paraId="2A9282DA" w14:textId="77777777" w:rsidR="001E74B9" w:rsidRDefault="001E74B9">
      <w:pPr>
        <w:pStyle w:val="CommentText"/>
      </w:pPr>
    </w:p>
    <w:p w14:paraId="51B2A3C2" w14:textId="0A412E8B" w:rsidR="001E74B9" w:rsidRDefault="001E74B9">
      <w:pPr>
        <w:pStyle w:val="CommentText"/>
      </w:pPr>
      <w:r>
        <w:t>While these mechanisms are important, I’m only examining their potential importance in this study (through an SEM), as I’m not explicitly manipulating any of these factors.</w:t>
      </w:r>
    </w:p>
    <w:p w14:paraId="7CB55B7C" w14:textId="77777777" w:rsidR="001E74B9" w:rsidRDefault="001E74B9">
      <w:pPr>
        <w:pStyle w:val="CommentText"/>
      </w:pPr>
    </w:p>
    <w:p w14:paraId="54839902" w14:textId="6311F75E" w:rsidR="001E74B9" w:rsidRDefault="001E74B9">
      <w:pPr>
        <w:pStyle w:val="CommentText"/>
      </w:pPr>
      <w:r>
        <w:t xml:space="preserve">MO: interesting. For the chapter this is fine. Biotic/abiotic is SOO broad, and only marginally novel, that it might make sense to </w:t>
      </w:r>
      <w:proofErr w:type="gramStart"/>
      <w:r>
        <w:t>introduce  it</w:t>
      </w:r>
      <w:proofErr w:type="gramEnd"/>
      <w:r>
        <w:t xml:space="preserve"> and more quickly get to the specifics of facilitation here. That is more concretely novel and also specific enough to let you sink your teeth in a bit more. But that’ s just a suggestion, for now I’d say leave it as is.</w:t>
      </w:r>
    </w:p>
  </w:comment>
  <w:comment w:id="339" w:author="Mary O'Connor" w:date="2016-06-14T17:10:00Z" w:initials="MO">
    <w:p w14:paraId="56430AEA" w14:textId="01D6E668" w:rsidR="001E74B9" w:rsidRDefault="001E74B9">
      <w:pPr>
        <w:pStyle w:val="CommentText"/>
      </w:pPr>
      <w:r>
        <w:rPr>
          <w:rStyle w:val="CommentReference"/>
        </w:rPr>
        <w:annotationRef/>
      </w:r>
      <w:r>
        <w:t xml:space="preserve">It seems this could be made more clear in the intro. The ant mound presence is expected to act as an ‘external’ influence to above ground community structure, presumably by having such a strong influence on communities with aphids that the signal of and predation and protection swamps any signal of genotypic variation (or not). If I’ve understood that correctly, then it might be good to spell this out a little more clearly; it’s getting a general aspect of community variation (by whatever mechanism in </w:t>
      </w:r>
      <w:proofErr w:type="spellStart"/>
      <w:r>
        <w:t>Crutsinger</w:t>
      </w:r>
      <w:proofErr w:type="spellEnd"/>
      <w:r>
        <w:t xml:space="preserve"> and sanders. (</w:t>
      </w:r>
      <w:proofErr w:type="gramStart"/>
      <w:r>
        <w:t>resource</w:t>
      </w:r>
      <w:proofErr w:type="gramEnd"/>
      <w:r>
        <w:t xml:space="preserve"> augmentation? Dispersal? Explain that).</w:t>
      </w:r>
    </w:p>
  </w:comment>
  <w:comment w:id="344" w:author="Matthew Barbour" w:date="2016-07-13T12:21:00Z" w:initials="MB">
    <w:p w14:paraId="7B6FCE90" w14:textId="65EC5C9D" w:rsidR="001E74B9" w:rsidRDefault="001E74B9">
      <w:pPr>
        <w:pStyle w:val="CommentText"/>
      </w:pPr>
      <w:r>
        <w:rPr>
          <w:rStyle w:val="CommentReference"/>
        </w:rPr>
        <w:annotationRef/>
      </w:r>
      <w:r>
        <w:t>I’ve tried to make this more clear at the beginning of the paragraph.</w:t>
      </w:r>
    </w:p>
    <w:p w14:paraId="16AD399D" w14:textId="77777777" w:rsidR="001E74B9" w:rsidRDefault="001E74B9">
      <w:pPr>
        <w:pStyle w:val="CommentText"/>
      </w:pPr>
    </w:p>
    <w:p w14:paraId="0E87FFD9" w14:textId="126EEA12" w:rsidR="001E74B9" w:rsidRDefault="001E74B9">
      <w:pPr>
        <w:pStyle w:val="CommentText"/>
      </w:pPr>
      <w:r>
        <w:t>OK, clear now.</w:t>
      </w:r>
    </w:p>
  </w:comment>
  <w:comment w:id="345" w:author="Mary O'Connor" w:date="2016-06-14T17:08:00Z" w:initials="MO">
    <w:p w14:paraId="4BE31A47" w14:textId="030B952A" w:rsidR="001E74B9" w:rsidRDefault="001E74B9">
      <w:pPr>
        <w:pStyle w:val="CommentText"/>
      </w:pPr>
      <w:r>
        <w:rPr>
          <w:rStyle w:val="CommentReference"/>
        </w:rPr>
        <w:annotationRef/>
      </w:r>
      <w:r>
        <w:t xml:space="preserve">I’m confused; after the set-up, I was expecting the treatments to be ant/no ant. </w:t>
      </w:r>
    </w:p>
  </w:comment>
  <w:comment w:id="346" w:author="Matthew Barbour" w:date="2016-07-13T12:21:00Z" w:initials="MB">
    <w:p w14:paraId="1BFC6DDC" w14:textId="46CB6F2A" w:rsidR="001E74B9" w:rsidRDefault="001E74B9">
      <w:pPr>
        <w:pStyle w:val="CommentText"/>
      </w:pPr>
      <w:ins w:id="347" w:author="Matthew Barbour" w:date="2016-07-02T15:14:00Z">
        <w:r>
          <w:rPr>
            <w:rStyle w:val="CommentReference"/>
          </w:rPr>
          <w:annotationRef/>
        </w:r>
      </w:ins>
      <w:r>
        <w:t xml:space="preserve">I’ve tried reformatting the Methods, Results, and Discussion around the 3 questions posed at the end of the Intro. </w:t>
      </w:r>
    </w:p>
    <w:p w14:paraId="3C4C498F" w14:textId="77777777" w:rsidR="001E74B9" w:rsidRDefault="001E74B9">
      <w:pPr>
        <w:pStyle w:val="CommentText"/>
      </w:pPr>
    </w:p>
    <w:p w14:paraId="55AED7E0" w14:textId="34098D5F" w:rsidR="001E74B9" w:rsidRDefault="001E74B9">
      <w:pPr>
        <w:pStyle w:val="CommentText"/>
      </w:pPr>
      <w:r>
        <w:t>GREAT</w:t>
      </w:r>
    </w:p>
  </w:comment>
  <w:comment w:id="349" w:author="Mary O'Connor" w:date="2016-06-14T17:15:00Z" w:initials="MO">
    <w:p w14:paraId="76265327" w14:textId="294B2191" w:rsidR="001E74B9" w:rsidRDefault="001E74B9">
      <w:pPr>
        <w:pStyle w:val="CommentText"/>
      </w:pPr>
      <w:r>
        <w:rPr>
          <w:rStyle w:val="CommentReference"/>
        </w:rPr>
        <w:annotationRef/>
      </w:r>
      <w:r>
        <w:t>This surprised me, might need more clear set up in the intro (or maybe I spaced it…). Or maybe this is more about ‘plant phenotype’?</w:t>
      </w:r>
    </w:p>
  </w:comment>
  <w:comment w:id="350" w:author="Matthew Barbour" w:date="2016-06-29T22:15:00Z" w:initials="MB">
    <w:p w14:paraId="77BBC062" w14:textId="674C161C" w:rsidR="001E74B9" w:rsidRDefault="001E74B9">
      <w:pPr>
        <w:pStyle w:val="CommentText"/>
      </w:pPr>
      <w:r>
        <w:rPr>
          <w:rStyle w:val="CommentReference"/>
        </w:rPr>
        <w:annotationRef/>
      </w:r>
      <w:r>
        <w:t>I’ve modified the intro now to include both plant traits and other mechanisms (e.g. soil characteristics).</w:t>
      </w:r>
    </w:p>
  </w:comment>
  <w:comment w:id="354" w:author="Mary O'Connor" w:date="2016-06-14T17:16:00Z" w:initials="MO">
    <w:p w14:paraId="1BC8711D" w14:textId="2A26B097" w:rsidR="001E74B9" w:rsidRDefault="001E74B9">
      <w:pPr>
        <w:pStyle w:val="CommentText"/>
      </w:pPr>
      <w:r>
        <w:rPr>
          <w:rStyle w:val="CommentReference"/>
        </w:rPr>
        <w:annotationRef/>
      </w:r>
      <w:r>
        <w:t xml:space="preserve">Ok, </w:t>
      </w:r>
      <w:proofErr w:type="spellStart"/>
      <w:r>
        <w:t>tthis</w:t>
      </w:r>
      <w:proofErr w:type="spellEnd"/>
      <w:r>
        <w:t xml:space="preserve"> also surprised me, so also needs a little set up in the intro. Or start this section off with ‘to control for the possibility of other systematic environmental variation…’</w:t>
      </w:r>
    </w:p>
  </w:comment>
  <w:comment w:id="355" w:author="Matthew Barbour" w:date="2016-06-29T22:17:00Z" w:initials="MB">
    <w:p w14:paraId="28919AFC" w14:textId="02625897" w:rsidR="001E74B9" w:rsidRDefault="001E74B9">
      <w:pPr>
        <w:pStyle w:val="CommentText"/>
      </w:pPr>
      <w:r>
        <w:rPr>
          <w:rStyle w:val="CommentReference"/>
        </w:rPr>
        <w:annotationRef/>
      </w:r>
      <w:r>
        <w:t xml:space="preserve">Okay, I’ve set this up a bit more in the intro. Let me know if you still think I need to set this up more. </w:t>
      </w:r>
    </w:p>
  </w:comment>
  <w:comment w:id="356" w:author="Mary O'Connor" w:date="2016-06-29T10:36:00Z" w:initials="MO">
    <w:p w14:paraId="22402F0F" w14:textId="77777777" w:rsidR="001E74B9" w:rsidRDefault="001E74B9" w:rsidP="008B7895">
      <w:pPr>
        <w:pStyle w:val="CommentText"/>
      </w:pPr>
      <w:r>
        <w:rPr>
          <w:rStyle w:val="CommentReference"/>
        </w:rPr>
        <w:annotationRef/>
      </w:r>
      <w:r>
        <w:t>Wouldn’t it make more sense to combine all the statistical analysis into one section? Now the text alternates between field and lab methods and stats.</w:t>
      </w:r>
    </w:p>
  </w:comment>
  <w:comment w:id="357" w:author="Matthew Barbour" w:date="2016-06-30T13:35:00Z" w:initials="MB">
    <w:p w14:paraId="135A2300" w14:textId="0E600A87" w:rsidR="001E74B9" w:rsidRDefault="001E74B9" w:rsidP="008B7895">
      <w:pPr>
        <w:pStyle w:val="CommentText"/>
      </w:pPr>
      <w:r>
        <w:rPr>
          <w:rStyle w:val="CommentReference"/>
        </w:rPr>
        <w:annotationRef/>
      </w:r>
      <w:r>
        <w:t>I agree. I’ve now combined all of the stats into one section.</w:t>
      </w:r>
    </w:p>
  </w:comment>
  <w:comment w:id="358" w:author="Mary O'Connor" w:date="2016-06-29T10:36:00Z" w:initials="MO">
    <w:p w14:paraId="03FD7498" w14:textId="77777777" w:rsidR="001E74B9" w:rsidRDefault="001E74B9" w:rsidP="008B7895">
      <w:pPr>
        <w:pStyle w:val="CommentText"/>
      </w:pPr>
      <w:r>
        <w:rPr>
          <w:rStyle w:val="CommentReference"/>
        </w:rPr>
        <w:annotationRef/>
      </w:r>
      <w:r>
        <w:t>Briefly explain why this was necessary</w:t>
      </w:r>
    </w:p>
  </w:comment>
  <w:comment w:id="360" w:author="Matthew Barbour" w:date="2016-07-13T12:25:00Z" w:initials="MB">
    <w:p w14:paraId="68311FDD" w14:textId="047B8499" w:rsidR="001E74B9" w:rsidRDefault="001E74B9">
      <w:pPr>
        <w:pStyle w:val="CommentText"/>
      </w:pPr>
      <w:ins w:id="362" w:author="Matthew Barbour" w:date="2016-07-02T15:22:00Z">
        <w:r>
          <w:rPr>
            <w:rStyle w:val="CommentReference"/>
          </w:rPr>
          <w:annotationRef/>
        </w:r>
      </w:ins>
      <w:r>
        <w:t>Do you think this explanation is sufficient?</w:t>
      </w:r>
    </w:p>
    <w:p w14:paraId="4582BD1F" w14:textId="77777777" w:rsidR="001E74B9" w:rsidRDefault="001E74B9">
      <w:pPr>
        <w:pStyle w:val="CommentText"/>
      </w:pPr>
    </w:p>
    <w:p w14:paraId="439E3537" w14:textId="2324FA0B" w:rsidR="001E74B9" w:rsidRDefault="001E74B9">
      <w:pPr>
        <w:pStyle w:val="CommentText"/>
      </w:pPr>
      <w:r>
        <w:t>YES</w:t>
      </w:r>
    </w:p>
  </w:comment>
  <w:comment w:id="369" w:author="Mary O'Connor" w:date="2016-07-13T12:31:00Z" w:initials="MO">
    <w:p w14:paraId="2CBF1ED9" w14:textId="7C64F73F" w:rsidR="001E74B9" w:rsidRDefault="001E74B9">
      <w:pPr>
        <w:pStyle w:val="CommentText"/>
      </w:pPr>
      <w:r>
        <w:rPr>
          <w:rStyle w:val="CommentReference"/>
        </w:rPr>
        <w:annotationRef/>
      </w:r>
      <w:r>
        <w:t>Ok I see the link to mechanism here. Can SEMS distinguish mechanisms? Or do they identify likely pathways of influence? I’m not sure what is the state of the art thinking on how to interpret SEMS. Just make sure you have this right.</w:t>
      </w:r>
    </w:p>
  </w:comment>
  <w:comment w:id="371" w:author="Matthew Barbour" w:date="2016-07-02T15:48:00Z" w:initials="MB">
    <w:p w14:paraId="5EC2017D" w14:textId="22A4C9F8" w:rsidR="001E74B9" w:rsidRDefault="001E74B9">
      <w:pPr>
        <w:pStyle w:val="CommentText"/>
      </w:pPr>
      <w:ins w:id="373" w:author="Matthew Barbour" w:date="2016-07-02T15:48:00Z">
        <w:r>
          <w:rPr>
            <w:rStyle w:val="CommentReference"/>
          </w:rPr>
          <w:annotationRef/>
        </w:r>
      </w:ins>
      <w:r>
        <w:t>I’ve now related this specifically to one of my research questions.</w:t>
      </w:r>
    </w:p>
  </w:comment>
  <w:comment w:id="375" w:author="Mary O'Connor" w:date="2016-06-14T17:17:00Z" w:initials="MO">
    <w:p w14:paraId="66D4C03A" w14:textId="6B9393C5" w:rsidR="001E74B9" w:rsidRDefault="001E74B9">
      <w:pPr>
        <w:pStyle w:val="CommentText"/>
      </w:pPr>
      <w:r>
        <w:rPr>
          <w:rStyle w:val="CommentReference"/>
        </w:rPr>
        <w:annotationRef/>
      </w:r>
      <w:r>
        <w:t>Can you specifically relate this to your hypotheses or questions?</w:t>
      </w:r>
    </w:p>
  </w:comment>
  <w:comment w:id="377" w:author="Mary O'Connor" w:date="2016-06-14T17:18:00Z" w:initials="MO">
    <w:p w14:paraId="27AA4828" w14:textId="35C1253F" w:rsidR="001E74B9" w:rsidRDefault="001E74B9">
      <w:pPr>
        <w:pStyle w:val="CommentText"/>
      </w:pPr>
      <w:r>
        <w:rPr>
          <w:rStyle w:val="CommentReference"/>
        </w:rPr>
        <w:annotationRef/>
      </w:r>
      <w:r>
        <w:t>More stats? Can this be consolidated, maybe bring the other stats down to this section?</w:t>
      </w:r>
    </w:p>
  </w:comment>
  <w:comment w:id="378" w:author="Matthew Barbour" w:date="2016-07-02T15:25:00Z" w:initials="MB">
    <w:p w14:paraId="17C43886" w14:textId="14AFFA14" w:rsidR="001E74B9" w:rsidRDefault="001E74B9">
      <w:pPr>
        <w:pStyle w:val="CommentText"/>
      </w:pPr>
      <w:r>
        <w:rPr>
          <w:rStyle w:val="CommentReference"/>
        </w:rPr>
        <w:annotationRef/>
      </w:r>
      <w:r>
        <w:t>All stats are now consolidated into one section.</w:t>
      </w:r>
    </w:p>
  </w:comment>
  <w:comment w:id="379" w:author="Mary O'Connor" w:date="2016-07-13T12:40:00Z" w:initials="MO">
    <w:p w14:paraId="6313752D" w14:textId="2C08CE5A" w:rsidR="001E74B9" w:rsidRDefault="001E74B9">
      <w:pPr>
        <w:pStyle w:val="CommentText"/>
      </w:pPr>
      <w:r>
        <w:rPr>
          <w:rStyle w:val="CommentReference"/>
        </w:rPr>
        <w:annotationRef/>
      </w:r>
      <w:r>
        <w:t>Ok, this does work for me, and I like the evidence laid out clearly below. Still, the results aren’t really addressing the relative importance. The results are saying which factors and interactions were important and which were not. How can you answer this question of relative importance?</w:t>
      </w:r>
    </w:p>
  </w:comment>
  <w:comment w:id="381" w:author="Mary O'Connor" w:date="2016-06-14T17:19:00Z" w:initials="MO">
    <w:p w14:paraId="580B0C77" w14:textId="3B98A020" w:rsidR="001E74B9" w:rsidRDefault="001E74B9">
      <w:pPr>
        <w:pStyle w:val="CommentText"/>
      </w:pPr>
      <w:r>
        <w:rPr>
          <w:rStyle w:val="CommentReference"/>
        </w:rPr>
        <w:annotationRef/>
      </w:r>
      <w:r>
        <w:t>Its much stronger and clearer if your results headings (and methods, for that matter) can clearly relate to your hypotheses or questions. This heading is about a response variable, but can you phrase it as a question that is answered here?</w:t>
      </w:r>
    </w:p>
  </w:comment>
  <w:comment w:id="382" w:author="Matthew Barbour" w:date="2016-07-03T08:20:00Z" w:initials="MB">
    <w:p w14:paraId="634FDA7A" w14:textId="6510AF9C" w:rsidR="001E74B9" w:rsidRDefault="001E74B9">
      <w:pPr>
        <w:pStyle w:val="CommentText"/>
      </w:pPr>
      <w:r>
        <w:rPr>
          <w:rStyle w:val="CommentReference"/>
        </w:rPr>
        <w:annotationRef/>
      </w:r>
      <w:r>
        <w:t xml:space="preserve">I understand your point, and I’ve decided to try it out. One of the potential issues with this new formatting is that I switch back and forth between the experiments for 2 of the 3 questions. Let me know if you still agree that the question headings are better. </w:t>
      </w:r>
    </w:p>
  </w:comment>
  <w:comment w:id="391" w:author="Matthew Barbour" w:date="2016-07-03T07:37:00Z" w:initials="MB">
    <w:p w14:paraId="2B0C1FF0" w14:textId="05641D16" w:rsidR="001E74B9" w:rsidRDefault="001E74B9">
      <w:pPr>
        <w:pStyle w:val="CommentText"/>
      </w:pPr>
      <w:r>
        <w:rPr>
          <w:rStyle w:val="CommentReference"/>
        </w:rPr>
        <w:annotationRef/>
      </w:r>
      <w:r>
        <w:t>This was just part of the answer to the main question.</w:t>
      </w:r>
    </w:p>
  </w:comment>
  <w:comment w:id="389" w:author="Mary O'Connor" w:date="2016-06-14T17:22:00Z" w:initials="MO">
    <w:p w14:paraId="62C727F6" w14:textId="0051D25C" w:rsidR="001E74B9" w:rsidRDefault="001E74B9">
      <w:pPr>
        <w:pStyle w:val="CommentText"/>
      </w:pPr>
      <w:r>
        <w:rPr>
          <w:rStyle w:val="CommentReference"/>
        </w:rPr>
        <w:annotationRef/>
      </w:r>
      <w:r>
        <w:t>This is the answer to the main question, right? You could probably mention the hypothesis here, if you want. Not necessary, though.</w:t>
      </w:r>
    </w:p>
  </w:comment>
  <w:comment w:id="395" w:author="Mary O'Connor" w:date="2016-07-13T12:39:00Z" w:initials="MO">
    <w:p w14:paraId="51B42EA9" w14:textId="4D8301FF" w:rsidR="001E74B9" w:rsidRDefault="001E74B9">
      <w:pPr>
        <w:pStyle w:val="CommentText"/>
      </w:pPr>
      <w:r>
        <w:rPr>
          <w:rStyle w:val="CommentReference"/>
        </w:rPr>
        <w:annotationRef/>
      </w:r>
      <w:r>
        <w:t xml:space="preserve">Responses for the ant aphid experiment were given in numbers of species, but this in % and –fold </w:t>
      </w:r>
      <w:proofErr w:type="spellStart"/>
      <w:r>
        <w:t>comparisions</w:t>
      </w:r>
      <w:proofErr w:type="spellEnd"/>
      <w:r>
        <w:t>. Can they be give in the same units?  And they weren’t analyzed in %, so maybe drop this. If you want to compare effects sizes, you could do that in the discussion.</w:t>
      </w:r>
    </w:p>
  </w:comment>
  <w:comment w:id="397" w:author="Mary O'Connor" w:date="2016-07-13T12:42:00Z" w:initials="MO">
    <w:p w14:paraId="000492C9" w14:textId="69286083" w:rsidR="001E74B9" w:rsidRDefault="001E74B9">
      <w:pPr>
        <w:pStyle w:val="CommentText"/>
      </w:pPr>
      <w:r>
        <w:rPr>
          <w:rStyle w:val="CommentReference"/>
        </w:rPr>
        <w:annotationRef/>
      </w:r>
      <w:r>
        <w:t xml:space="preserve">This way of wording it keeps the emphasis on the genetic and </w:t>
      </w:r>
      <w:proofErr w:type="spellStart"/>
      <w:r>
        <w:t>env</w:t>
      </w:r>
      <w:proofErr w:type="spellEnd"/>
      <w:r>
        <w:t xml:space="preserve"> variation, with above and below as a response. The structure you had inherently emphasizes the above and below ground contrast by putting it first. The way I’ve suggested is more consistent with the overall framing of the questions.</w:t>
      </w:r>
    </w:p>
  </w:comment>
  <w:comment w:id="396" w:author="Mary O'Connor" w:date="2016-07-13T12:43:00Z" w:initials="MO">
    <w:p w14:paraId="01FD0BC7" w14:textId="1E404CED" w:rsidR="001E74B9" w:rsidRDefault="001E74B9">
      <w:pPr>
        <w:pStyle w:val="CommentText"/>
      </w:pPr>
      <w:r>
        <w:rPr>
          <w:rStyle w:val="CommentReference"/>
        </w:rPr>
        <w:annotationRef/>
      </w:r>
      <w:r>
        <w:t xml:space="preserve">Now, these are so clear, direct and memorable. </w:t>
      </w:r>
    </w:p>
  </w:comment>
  <w:comment w:id="407" w:author="Mary O'Connor" w:date="2016-07-13T12:45:00Z" w:initials="MO">
    <w:p w14:paraId="187B9DBF" w14:textId="059A9EBB" w:rsidR="001E74B9" w:rsidRDefault="001E74B9">
      <w:pPr>
        <w:pStyle w:val="CommentText"/>
      </w:pPr>
      <w:r>
        <w:rPr>
          <w:rStyle w:val="CommentReference"/>
        </w:rPr>
        <w:annotationRef/>
      </w:r>
      <w:r>
        <w:t>Do you mean main effects here?</w:t>
      </w:r>
    </w:p>
  </w:comment>
  <w:comment w:id="410" w:author="Mary O'Connor" w:date="2016-07-13T12:48:00Z" w:initials="MO">
    <w:p w14:paraId="07D229A8" w14:textId="74720CC3" w:rsidR="001E74B9" w:rsidRDefault="001E74B9">
      <w:pPr>
        <w:pStyle w:val="CommentText"/>
      </w:pPr>
      <w:ins w:id="414" w:author="Mary O'Connor" w:date="2016-07-13T12:48:00Z">
        <w:r>
          <w:rPr>
            <w:rStyle w:val="CommentReference"/>
          </w:rPr>
          <w:annotationRef/>
        </w:r>
      </w:ins>
      <w:r>
        <w:t>Back to this question of can you use PCA to infer mechanism? Or correlation?</w:t>
      </w:r>
    </w:p>
  </w:comment>
  <w:comment w:id="418" w:author="Mary O'Connor" w:date="2016-07-13T12:56:00Z" w:initials="MO">
    <w:p w14:paraId="4BFFFF7F" w14:textId="7ED59B1F" w:rsidR="001E74B9" w:rsidRDefault="001E74B9">
      <w:pPr>
        <w:pStyle w:val="CommentText"/>
      </w:pPr>
      <w:r>
        <w:rPr>
          <w:rStyle w:val="CommentReference"/>
        </w:rPr>
        <w:annotationRef/>
      </w:r>
      <w:r>
        <w:t>Because the question is about the relative importance, it would be nice to answer it directly right off the bat: They are, on balance, equally important. (</w:t>
      </w:r>
      <w:proofErr w:type="gramStart"/>
      <w:r>
        <w:t>right</w:t>
      </w:r>
      <w:proofErr w:type="gramEnd"/>
      <w:r>
        <w:t>?)</w:t>
      </w:r>
    </w:p>
  </w:comment>
  <w:comment w:id="424" w:author="Mary O'Connor" w:date="2016-07-13T12:55:00Z" w:initials="MO">
    <w:p w14:paraId="36A148FC" w14:textId="67D49546" w:rsidR="001E74B9" w:rsidRDefault="001E74B9">
      <w:pPr>
        <w:pStyle w:val="CommentText"/>
      </w:pPr>
      <w:r>
        <w:rPr>
          <w:rStyle w:val="CommentReference"/>
        </w:rPr>
        <w:annotationRef/>
      </w:r>
      <w:r>
        <w:t>So one is not more important than the other?</w:t>
      </w:r>
    </w:p>
  </w:comment>
  <w:comment w:id="425" w:author="Mary O'Connor" w:date="2016-07-13T12:56:00Z" w:initials="MO">
    <w:p w14:paraId="1360A022" w14:textId="00F987D2" w:rsidR="001E74B9" w:rsidRDefault="001E74B9">
      <w:pPr>
        <w:pStyle w:val="CommentText"/>
      </w:pPr>
      <w:r>
        <w:rPr>
          <w:rStyle w:val="CommentReference"/>
        </w:rPr>
        <w:annotationRef/>
      </w:r>
      <w:r>
        <w:t>Give a conclusion about scientific knowledge, not what other people should do ;0)</w:t>
      </w:r>
    </w:p>
  </w:comment>
  <w:comment w:id="429" w:author="Mary O'Connor" w:date="2016-07-13T12:57:00Z" w:initials="MO">
    <w:p w14:paraId="045C7DAD" w14:textId="62EA5D47" w:rsidR="001E74B9" w:rsidRDefault="001E74B9">
      <w:pPr>
        <w:pStyle w:val="CommentText"/>
      </w:pPr>
      <w:r>
        <w:rPr>
          <w:rStyle w:val="CommentReference"/>
        </w:rPr>
        <w:annotationRef/>
      </w:r>
      <w:r>
        <w:t>Consider alternate wording suggested above, and this section is nice and clear.</w:t>
      </w:r>
    </w:p>
  </w:comment>
  <w:comment w:id="444" w:author="Mary O'Connor" w:date="2016-07-13T13:01:00Z" w:initials="MO">
    <w:p w14:paraId="5F9D8525" w14:textId="536DC75A" w:rsidR="001E74B9" w:rsidRDefault="001E74B9">
      <w:pPr>
        <w:pStyle w:val="CommentText"/>
      </w:pPr>
      <w:r>
        <w:rPr>
          <w:rStyle w:val="CommentReference"/>
        </w:rPr>
        <w:annotationRef/>
      </w:r>
      <w:r>
        <w:t>So, rather than testing relative importance, your inference seems to be relating to the question, ‘are they both important?</w:t>
      </w:r>
      <w:proofErr w:type="gramStart"/>
      <w:r>
        <w:t>’.</w:t>
      </w:r>
      <w:proofErr w:type="gramEnd"/>
      <w:r>
        <w:t xml:space="preserve"> Try to tighten up the wording so they match better.</w:t>
      </w:r>
    </w:p>
  </w:comment>
  <w:comment w:id="452" w:author="Mary O'Connor" w:date="2016-07-13T13:02:00Z" w:initials="MO">
    <w:p w14:paraId="5C556DD4" w14:textId="1DA00D31" w:rsidR="001E74B9" w:rsidRDefault="001E74B9">
      <w:pPr>
        <w:pStyle w:val="CommentText"/>
      </w:pPr>
      <w:r>
        <w:rPr>
          <w:rStyle w:val="CommentReference"/>
        </w:rPr>
        <w:annotationRef/>
      </w:r>
      <w:r>
        <w:t>?</w:t>
      </w:r>
    </w:p>
  </w:comment>
  <w:comment w:id="447" w:author="Mary O'Connor" w:date="2016-07-13T13:03:00Z" w:initials="MO">
    <w:p w14:paraId="3706CFF9" w14:textId="61317D20" w:rsidR="001E74B9" w:rsidRDefault="001E74B9">
      <w:pPr>
        <w:pStyle w:val="CommentText"/>
      </w:pPr>
      <w:r>
        <w:rPr>
          <w:rStyle w:val="CommentReference"/>
        </w:rPr>
        <w:annotationRef/>
      </w:r>
      <w:proofErr w:type="gramStart"/>
      <w:r>
        <w:t>try</w:t>
      </w:r>
      <w:proofErr w:type="gramEnd"/>
      <w:r>
        <w:t xml:space="preserve"> to make the conclusion about the science. I tried to reword but </w:t>
      </w:r>
      <w:r w:rsidR="008A1B59">
        <w:t xml:space="preserve">wasn’t sure of the main point. </w:t>
      </w:r>
      <w:bookmarkStart w:id="453" w:name="_GoBack"/>
      <w:bookmarkEnd w:id="453"/>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1E74B9" w:rsidRDefault="001E74B9" w:rsidP="00486109">
      <w:r>
        <w:separator/>
      </w:r>
    </w:p>
  </w:endnote>
  <w:endnote w:type="continuationSeparator" w:id="0">
    <w:p w14:paraId="28A3A540" w14:textId="77777777" w:rsidR="001E74B9" w:rsidRDefault="001E74B9"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800000AF" w:usb1="5000224A"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41F01" w14:textId="77777777" w:rsidR="001E74B9" w:rsidRDefault="001E74B9" w:rsidP="00A01C32">
    <w:pPr>
      <w:pStyle w:val="Footer"/>
      <w:framePr w:wrap="around" w:vAnchor="text" w:hAnchor="margin" w:xAlign="right" w:y="1"/>
      <w:rPr>
        <w:ins w:id="454" w:author="Mary O'Connor" w:date="2016-06-14T17:15:00Z"/>
        <w:rStyle w:val="PageNumber"/>
      </w:rPr>
    </w:pPr>
    <w:ins w:id="455" w:author="Mary O'Connor" w:date="2016-06-14T17:15:00Z">
      <w:r>
        <w:rPr>
          <w:rStyle w:val="PageNumber"/>
        </w:rPr>
        <w:fldChar w:fldCharType="begin"/>
      </w:r>
      <w:r>
        <w:rPr>
          <w:rStyle w:val="PageNumber"/>
        </w:rPr>
        <w:instrText xml:space="preserve">PAGE  </w:instrText>
      </w:r>
      <w:r>
        <w:rPr>
          <w:rStyle w:val="PageNumber"/>
        </w:rPr>
        <w:fldChar w:fldCharType="end"/>
      </w:r>
    </w:ins>
  </w:p>
  <w:p w14:paraId="3E390AE7" w14:textId="77777777" w:rsidR="001E74B9" w:rsidRDefault="001E74B9">
    <w:pPr>
      <w:pStyle w:val="Footer"/>
      <w:ind w:right="360"/>
      <w:pPrChange w:id="456" w:author="Mary O'Connor" w:date="2016-06-14T17:15: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53AA9" w14:textId="77777777" w:rsidR="001E74B9" w:rsidRDefault="001E74B9" w:rsidP="00A01C32">
    <w:pPr>
      <w:pStyle w:val="Footer"/>
      <w:framePr w:wrap="around" w:vAnchor="text" w:hAnchor="margin" w:xAlign="right" w:y="1"/>
      <w:rPr>
        <w:ins w:id="457" w:author="Mary O'Connor" w:date="2016-06-14T17:15:00Z"/>
        <w:rStyle w:val="PageNumber"/>
      </w:rPr>
    </w:pPr>
    <w:ins w:id="458" w:author="Mary O'Connor" w:date="2016-06-14T17:15:00Z">
      <w:r>
        <w:rPr>
          <w:rStyle w:val="PageNumber"/>
        </w:rPr>
        <w:fldChar w:fldCharType="begin"/>
      </w:r>
      <w:r>
        <w:rPr>
          <w:rStyle w:val="PageNumber"/>
        </w:rPr>
        <w:instrText xml:space="preserve">PAGE  </w:instrText>
      </w:r>
    </w:ins>
    <w:r>
      <w:rPr>
        <w:rStyle w:val="PageNumber"/>
      </w:rPr>
      <w:fldChar w:fldCharType="separate"/>
    </w:r>
    <w:r w:rsidR="008A1B59">
      <w:rPr>
        <w:rStyle w:val="PageNumber"/>
        <w:noProof/>
      </w:rPr>
      <w:t>36</w:t>
    </w:r>
    <w:ins w:id="459" w:author="Mary O'Connor" w:date="2016-06-14T17:15:00Z">
      <w:r>
        <w:rPr>
          <w:rStyle w:val="PageNumber"/>
        </w:rPr>
        <w:fldChar w:fldCharType="end"/>
      </w:r>
    </w:ins>
  </w:p>
  <w:p w14:paraId="096FF48B" w14:textId="77777777" w:rsidR="001E74B9" w:rsidRDefault="001E74B9" w:rsidP="004154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1E74B9" w:rsidRDefault="001E74B9" w:rsidP="00486109">
      <w:r>
        <w:separator/>
      </w:r>
    </w:p>
  </w:footnote>
  <w:footnote w:type="continuationSeparator" w:id="0">
    <w:p w14:paraId="29072898" w14:textId="77777777" w:rsidR="001E74B9" w:rsidRDefault="001E74B9"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0270"/>
    <w:rsid w:val="000019A9"/>
    <w:rsid w:val="00002D31"/>
    <w:rsid w:val="00003ADE"/>
    <w:rsid w:val="0000429A"/>
    <w:rsid w:val="00006534"/>
    <w:rsid w:val="00007B05"/>
    <w:rsid w:val="000103B8"/>
    <w:rsid w:val="0001231E"/>
    <w:rsid w:val="00012769"/>
    <w:rsid w:val="000149D3"/>
    <w:rsid w:val="00017B37"/>
    <w:rsid w:val="000227F1"/>
    <w:rsid w:val="0002282E"/>
    <w:rsid w:val="00022D79"/>
    <w:rsid w:val="00023032"/>
    <w:rsid w:val="00025AD5"/>
    <w:rsid w:val="00025F5C"/>
    <w:rsid w:val="00026266"/>
    <w:rsid w:val="00026E15"/>
    <w:rsid w:val="00033AC8"/>
    <w:rsid w:val="00036F70"/>
    <w:rsid w:val="00037393"/>
    <w:rsid w:val="000373E9"/>
    <w:rsid w:val="0004103B"/>
    <w:rsid w:val="000418A0"/>
    <w:rsid w:val="000427F9"/>
    <w:rsid w:val="00042C2C"/>
    <w:rsid w:val="00043AEA"/>
    <w:rsid w:val="00046010"/>
    <w:rsid w:val="00046229"/>
    <w:rsid w:val="00046AEC"/>
    <w:rsid w:val="0005095E"/>
    <w:rsid w:val="0005493E"/>
    <w:rsid w:val="000556D9"/>
    <w:rsid w:val="00057515"/>
    <w:rsid w:val="00060B16"/>
    <w:rsid w:val="00072672"/>
    <w:rsid w:val="00073C8B"/>
    <w:rsid w:val="00074F14"/>
    <w:rsid w:val="00080DD6"/>
    <w:rsid w:val="000834AE"/>
    <w:rsid w:val="000835F8"/>
    <w:rsid w:val="0008605B"/>
    <w:rsid w:val="000905A4"/>
    <w:rsid w:val="00092F60"/>
    <w:rsid w:val="00093FD8"/>
    <w:rsid w:val="000976E3"/>
    <w:rsid w:val="000A04FD"/>
    <w:rsid w:val="000A2580"/>
    <w:rsid w:val="000A3D6B"/>
    <w:rsid w:val="000A609B"/>
    <w:rsid w:val="000A6148"/>
    <w:rsid w:val="000A7613"/>
    <w:rsid w:val="000A79EF"/>
    <w:rsid w:val="000A7BE7"/>
    <w:rsid w:val="000B0F96"/>
    <w:rsid w:val="000B517E"/>
    <w:rsid w:val="000B698A"/>
    <w:rsid w:val="000B7C2A"/>
    <w:rsid w:val="000B7FA4"/>
    <w:rsid w:val="000C2B9A"/>
    <w:rsid w:val="000C4E0C"/>
    <w:rsid w:val="000D1A25"/>
    <w:rsid w:val="000D417B"/>
    <w:rsid w:val="000D61EE"/>
    <w:rsid w:val="000D65C5"/>
    <w:rsid w:val="000E2A7E"/>
    <w:rsid w:val="000E2AF5"/>
    <w:rsid w:val="000E43CF"/>
    <w:rsid w:val="000F0417"/>
    <w:rsid w:val="000F08B4"/>
    <w:rsid w:val="000F3FDB"/>
    <w:rsid w:val="000F6118"/>
    <w:rsid w:val="000F6274"/>
    <w:rsid w:val="000F6EEC"/>
    <w:rsid w:val="000F7098"/>
    <w:rsid w:val="000F7682"/>
    <w:rsid w:val="001022D0"/>
    <w:rsid w:val="00102F16"/>
    <w:rsid w:val="001066C3"/>
    <w:rsid w:val="00121777"/>
    <w:rsid w:val="00121D08"/>
    <w:rsid w:val="001236C4"/>
    <w:rsid w:val="00123AD8"/>
    <w:rsid w:val="001246F2"/>
    <w:rsid w:val="00124834"/>
    <w:rsid w:val="00130B4B"/>
    <w:rsid w:val="001316AC"/>
    <w:rsid w:val="001331A4"/>
    <w:rsid w:val="001331CE"/>
    <w:rsid w:val="001338DE"/>
    <w:rsid w:val="001363E4"/>
    <w:rsid w:val="0013704A"/>
    <w:rsid w:val="00137407"/>
    <w:rsid w:val="001377C3"/>
    <w:rsid w:val="00137CB9"/>
    <w:rsid w:val="0014297D"/>
    <w:rsid w:val="00150105"/>
    <w:rsid w:val="00152619"/>
    <w:rsid w:val="0015290D"/>
    <w:rsid w:val="00155377"/>
    <w:rsid w:val="0015581F"/>
    <w:rsid w:val="00157B5C"/>
    <w:rsid w:val="00160A6D"/>
    <w:rsid w:val="00160AF4"/>
    <w:rsid w:val="001621C0"/>
    <w:rsid w:val="00163476"/>
    <w:rsid w:val="00167F34"/>
    <w:rsid w:val="00170D73"/>
    <w:rsid w:val="00172715"/>
    <w:rsid w:val="00173652"/>
    <w:rsid w:val="001742D6"/>
    <w:rsid w:val="0017461F"/>
    <w:rsid w:val="0017474A"/>
    <w:rsid w:val="0017482F"/>
    <w:rsid w:val="0017641D"/>
    <w:rsid w:val="001770C7"/>
    <w:rsid w:val="00177B0C"/>
    <w:rsid w:val="001807E5"/>
    <w:rsid w:val="0018083C"/>
    <w:rsid w:val="00181998"/>
    <w:rsid w:val="00183A6F"/>
    <w:rsid w:val="00183B90"/>
    <w:rsid w:val="001847C6"/>
    <w:rsid w:val="0018626C"/>
    <w:rsid w:val="00186383"/>
    <w:rsid w:val="001870E8"/>
    <w:rsid w:val="001A26AE"/>
    <w:rsid w:val="001A2F5E"/>
    <w:rsid w:val="001A35AA"/>
    <w:rsid w:val="001A3648"/>
    <w:rsid w:val="001A4B00"/>
    <w:rsid w:val="001A539D"/>
    <w:rsid w:val="001A5958"/>
    <w:rsid w:val="001A6F27"/>
    <w:rsid w:val="001B408E"/>
    <w:rsid w:val="001B4C0B"/>
    <w:rsid w:val="001B52D8"/>
    <w:rsid w:val="001B5E1F"/>
    <w:rsid w:val="001B76E7"/>
    <w:rsid w:val="001C0393"/>
    <w:rsid w:val="001C35D0"/>
    <w:rsid w:val="001C3790"/>
    <w:rsid w:val="001C4071"/>
    <w:rsid w:val="001D0337"/>
    <w:rsid w:val="001D29C7"/>
    <w:rsid w:val="001D3CA0"/>
    <w:rsid w:val="001D3EAF"/>
    <w:rsid w:val="001D44A3"/>
    <w:rsid w:val="001D5EA5"/>
    <w:rsid w:val="001D65C6"/>
    <w:rsid w:val="001D77D9"/>
    <w:rsid w:val="001E2BB8"/>
    <w:rsid w:val="001E37BF"/>
    <w:rsid w:val="001E477C"/>
    <w:rsid w:val="001E5A72"/>
    <w:rsid w:val="001E74B9"/>
    <w:rsid w:val="001E7774"/>
    <w:rsid w:val="001F078B"/>
    <w:rsid w:val="001F09F6"/>
    <w:rsid w:val="001F0FAB"/>
    <w:rsid w:val="001F22E5"/>
    <w:rsid w:val="001F3414"/>
    <w:rsid w:val="001F50ED"/>
    <w:rsid w:val="001F5C3F"/>
    <w:rsid w:val="001F6400"/>
    <w:rsid w:val="001F708C"/>
    <w:rsid w:val="001F7D4A"/>
    <w:rsid w:val="002000D0"/>
    <w:rsid w:val="00201C06"/>
    <w:rsid w:val="00202CAF"/>
    <w:rsid w:val="00207F84"/>
    <w:rsid w:val="0021032B"/>
    <w:rsid w:val="002115FE"/>
    <w:rsid w:val="00212771"/>
    <w:rsid w:val="00213154"/>
    <w:rsid w:val="002226AF"/>
    <w:rsid w:val="0022535F"/>
    <w:rsid w:val="00226F0A"/>
    <w:rsid w:val="00230C56"/>
    <w:rsid w:val="00230D8C"/>
    <w:rsid w:val="00231C38"/>
    <w:rsid w:val="0023400A"/>
    <w:rsid w:val="0023651E"/>
    <w:rsid w:val="00236F3A"/>
    <w:rsid w:val="00237CD5"/>
    <w:rsid w:val="002400A8"/>
    <w:rsid w:val="00240CAF"/>
    <w:rsid w:val="00242816"/>
    <w:rsid w:val="00243705"/>
    <w:rsid w:val="002448F0"/>
    <w:rsid w:val="00244C87"/>
    <w:rsid w:val="00246261"/>
    <w:rsid w:val="0024630D"/>
    <w:rsid w:val="0025262B"/>
    <w:rsid w:val="0025484B"/>
    <w:rsid w:val="00254970"/>
    <w:rsid w:val="0025501C"/>
    <w:rsid w:val="002553A7"/>
    <w:rsid w:val="00256F82"/>
    <w:rsid w:val="00262663"/>
    <w:rsid w:val="00263EE5"/>
    <w:rsid w:val="002645B5"/>
    <w:rsid w:val="00265906"/>
    <w:rsid w:val="00266C3E"/>
    <w:rsid w:val="00273027"/>
    <w:rsid w:val="00274776"/>
    <w:rsid w:val="00276F57"/>
    <w:rsid w:val="002773F6"/>
    <w:rsid w:val="00280BC4"/>
    <w:rsid w:val="00282961"/>
    <w:rsid w:val="00284995"/>
    <w:rsid w:val="002907CA"/>
    <w:rsid w:val="0029136D"/>
    <w:rsid w:val="002936C1"/>
    <w:rsid w:val="00295C4A"/>
    <w:rsid w:val="00297B82"/>
    <w:rsid w:val="00297E78"/>
    <w:rsid w:val="002A006B"/>
    <w:rsid w:val="002A0795"/>
    <w:rsid w:val="002A3E5A"/>
    <w:rsid w:val="002A424B"/>
    <w:rsid w:val="002A690E"/>
    <w:rsid w:val="002A6C9D"/>
    <w:rsid w:val="002B23A1"/>
    <w:rsid w:val="002B3249"/>
    <w:rsid w:val="002B34F0"/>
    <w:rsid w:val="002B490B"/>
    <w:rsid w:val="002C02D8"/>
    <w:rsid w:val="002C4460"/>
    <w:rsid w:val="002C7094"/>
    <w:rsid w:val="002C7607"/>
    <w:rsid w:val="002D1413"/>
    <w:rsid w:val="002D1EEC"/>
    <w:rsid w:val="002D3469"/>
    <w:rsid w:val="002D37EE"/>
    <w:rsid w:val="002D3A35"/>
    <w:rsid w:val="002D3C74"/>
    <w:rsid w:val="002D4D52"/>
    <w:rsid w:val="002D6C17"/>
    <w:rsid w:val="002D7156"/>
    <w:rsid w:val="002D7A4A"/>
    <w:rsid w:val="002E2323"/>
    <w:rsid w:val="002E5968"/>
    <w:rsid w:val="002E643F"/>
    <w:rsid w:val="002E6872"/>
    <w:rsid w:val="002E6FA2"/>
    <w:rsid w:val="002F3C76"/>
    <w:rsid w:val="002F4C17"/>
    <w:rsid w:val="002F6AF7"/>
    <w:rsid w:val="002F7602"/>
    <w:rsid w:val="003034B1"/>
    <w:rsid w:val="00304E5E"/>
    <w:rsid w:val="0030552A"/>
    <w:rsid w:val="003058BE"/>
    <w:rsid w:val="00305F06"/>
    <w:rsid w:val="00306679"/>
    <w:rsid w:val="003069FA"/>
    <w:rsid w:val="00311BD4"/>
    <w:rsid w:val="003120F6"/>
    <w:rsid w:val="00315546"/>
    <w:rsid w:val="00316B38"/>
    <w:rsid w:val="00317F0E"/>
    <w:rsid w:val="00326031"/>
    <w:rsid w:val="00330193"/>
    <w:rsid w:val="003313CA"/>
    <w:rsid w:val="00332E88"/>
    <w:rsid w:val="0033323D"/>
    <w:rsid w:val="00342AC4"/>
    <w:rsid w:val="00344CEC"/>
    <w:rsid w:val="00350ACA"/>
    <w:rsid w:val="00351E5E"/>
    <w:rsid w:val="00353D39"/>
    <w:rsid w:val="00354EB3"/>
    <w:rsid w:val="003552B7"/>
    <w:rsid w:val="00356521"/>
    <w:rsid w:val="00357CC8"/>
    <w:rsid w:val="00357D6A"/>
    <w:rsid w:val="00361031"/>
    <w:rsid w:val="00361641"/>
    <w:rsid w:val="00361810"/>
    <w:rsid w:val="00363036"/>
    <w:rsid w:val="00365160"/>
    <w:rsid w:val="00370CC4"/>
    <w:rsid w:val="0037188B"/>
    <w:rsid w:val="00371947"/>
    <w:rsid w:val="00371E17"/>
    <w:rsid w:val="00372DC6"/>
    <w:rsid w:val="00373B28"/>
    <w:rsid w:val="0037553C"/>
    <w:rsid w:val="00375D46"/>
    <w:rsid w:val="003816A1"/>
    <w:rsid w:val="00385CED"/>
    <w:rsid w:val="0038631D"/>
    <w:rsid w:val="00386AFE"/>
    <w:rsid w:val="00387647"/>
    <w:rsid w:val="00391634"/>
    <w:rsid w:val="00391E07"/>
    <w:rsid w:val="0039557D"/>
    <w:rsid w:val="003A25BA"/>
    <w:rsid w:val="003A585B"/>
    <w:rsid w:val="003A701A"/>
    <w:rsid w:val="003A74C3"/>
    <w:rsid w:val="003A7FE5"/>
    <w:rsid w:val="003B0A56"/>
    <w:rsid w:val="003B11F5"/>
    <w:rsid w:val="003B1A66"/>
    <w:rsid w:val="003B203E"/>
    <w:rsid w:val="003B3C97"/>
    <w:rsid w:val="003B6729"/>
    <w:rsid w:val="003C07F0"/>
    <w:rsid w:val="003C1277"/>
    <w:rsid w:val="003C4034"/>
    <w:rsid w:val="003C4E3A"/>
    <w:rsid w:val="003C54B0"/>
    <w:rsid w:val="003C741A"/>
    <w:rsid w:val="003D045B"/>
    <w:rsid w:val="003D2AA7"/>
    <w:rsid w:val="003D3C5C"/>
    <w:rsid w:val="003D6A45"/>
    <w:rsid w:val="003E337F"/>
    <w:rsid w:val="003E3ECF"/>
    <w:rsid w:val="003E582B"/>
    <w:rsid w:val="003E5918"/>
    <w:rsid w:val="003E62B9"/>
    <w:rsid w:val="003F0C4B"/>
    <w:rsid w:val="003F2740"/>
    <w:rsid w:val="003F40B3"/>
    <w:rsid w:val="003F441A"/>
    <w:rsid w:val="003F60AD"/>
    <w:rsid w:val="003F6937"/>
    <w:rsid w:val="003F75EC"/>
    <w:rsid w:val="004023C2"/>
    <w:rsid w:val="0040269C"/>
    <w:rsid w:val="004033D8"/>
    <w:rsid w:val="004037C9"/>
    <w:rsid w:val="0040499F"/>
    <w:rsid w:val="00412E00"/>
    <w:rsid w:val="0041547D"/>
    <w:rsid w:val="004160E9"/>
    <w:rsid w:val="0042025D"/>
    <w:rsid w:val="00423350"/>
    <w:rsid w:val="00423541"/>
    <w:rsid w:val="0042442C"/>
    <w:rsid w:val="00427005"/>
    <w:rsid w:val="00430EFC"/>
    <w:rsid w:val="0043198E"/>
    <w:rsid w:val="00432117"/>
    <w:rsid w:val="00432834"/>
    <w:rsid w:val="004344C4"/>
    <w:rsid w:val="00434D2E"/>
    <w:rsid w:val="004368E5"/>
    <w:rsid w:val="00437344"/>
    <w:rsid w:val="0044087D"/>
    <w:rsid w:val="004417F0"/>
    <w:rsid w:val="00442A35"/>
    <w:rsid w:val="00447581"/>
    <w:rsid w:val="00447FA5"/>
    <w:rsid w:val="00450239"/>
    <w:rsid w:val="00451166"/>
    <w:rsid w:val="0045308B"/>
    <w:rsid w:val="004567B9"/>
    <w:rsid w:val="00457162"/>
    <w:rsid w:val="0045749F"/>
    <w:rsid w:val="004605A5"/>
    <w:rsid w:val="00463E6D"/>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97AFE"/>
    <w:rsid w:val="004A0F30"/>
    <w:rsid w:val="004A1C62"/>
    <w:rsid w:val="004A3B35"/>
    <w:rsid w:val="004A5D3A"/>
    <w:rsid w:val="004A5FF0"/>
    <w:rsid w:val="004B2105"/>
    <w:rsid w:val="004B2C07"/>
    <w:rsid w:val="004B3329"/>
    <w:rsid w:val="004B4446"/>
    <w:rsid w:val="004B57FB"/>
    <w:rsid w:val="004C2A30"/>
    <w:rsid w:val="004C4DB7"/>
    <w:rsid w:val="004C6345"/>
    <w:rsid w:val="004C6AA6"/>
    <w:rsid w:val="004D2CF0"/>
    <w:rsid w:val="004D40B2"/>
    <w:rsid w:val="004E07FD"/>
    <w:rsid w:val="004E10F1"/>
    <w:rsid w:val="004E2269"/>
    <w:rsid w:val="004E31E6"/>
    <w:rsid w:val="004E32DA"/>
    <w:rsid w:val="004E3300"/>
    <w:rsid w:val="004E6BB3"/>
    <w:rsid w:val="004E7971"/>
    <w:rsid w:val="004F415C"/>
    <w:rsid w:val="004F635D"/>
    <w:rsid w:val="005013B4"/>
    <w:rsid w:val="00502A0F"/>
    <w:rsid w:val="005033DF"/>
    <w:rsid w:val="005068EC"/>
    <w:rsid w:val="00512460"/>
    <w:rsid w:val="005127E8"/>
    <w:rsid w:val="00512DD5"/>
    <w:rsid w:val="00512F1A"/>
    <w:rsid w:val="00513B51"/>
    <w:rsid w:val="00513DCF"/>
    <w:rsid w:val="00514B1B"/>
    <w:rsid w:val="00516868"/>
    <w:rsid w:val="0052250D"/>
    <w:rsid w:val="00523B71"/>
    <w:rsid w:val="005260A7"/>
    <w:rsid w:val="005332FD"/>
    <w:rsid w:val="00533322"/>
    <w:rsid w:val="005334FB"/>
    <w:rsid w:val="005350FC"/>
    <w:rsid w:val="00536AF1"/>
    <w:rsid w:val="005411BB"/>
    <w:rsid w:val="0054281A"/>
    <w:rsid w:val="0054359A"/>
    <w:rsid w:val="00544571"/>
    <w:rsid w:val="00546267"/>
    <w:rsid w:val="0054627A"/>
    <w:rsid w:val="00551728"/>
    <w:rsid w:val="00551995"/>
    <w:rsid w:val="005524DA"/>
    <w:rsid w:val="0055483F"/>
    <w:rsid w:val="00555944"/>
    <w:rsid w:val="00555AA6"/>
    <w:rsid w:val="00557477"/>
    <w:rsid w:val="00560035"/>
    <w:rsid w:val="00560653"/>
    <w:rsid w:val="00560717"/>
    <w:rsid w:val="0056347D"/>
    <w:rsid w:val="005648F9"/>
    <w:rsid w:val="00565DF1"/>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D4322"/>
    <w:rsid w:val="005E0B7F"/>
    <w:rsid w:val="005E1533"/>
    <w:rsid w:val="005E212F"/>
    <w:rsid w:val="005E4689"/>
    <w:rsid w:val="005E6B11"/>
    <w:rsid w:val="005F118D"/>
    <w:rsid w:val="005F3597"/>
    <w:rsid w:val="005F3DB3"/>
    <w:rsid w:val="005F4DA7"/>
    <w:rsid w:val="005F4DAB"/>
    <w:rsid w:val="005F565B"/>
    <w:rsid w:val="005F7D4A"/>
    <w:rsid w:val="006033D7"/>
    <w:rsid w:val="00605068"/>
    <w:rsid w:val="00605C7E"/>
    <w:rsid w:val="0060606E"/>
    <w:rsid w:val="006061CE"/>
    <w:rsid w:val="00606AB8"/>
    <w:rsid w:val="00610E50"/>
    <w:rsid w:val="00612B96"/>
    <w:rsid w:val="00612E4D"/>
    <w:rsid w:val="00615006"/>
    <w:rsid w:val="00616DB1"/>
    <w:rsid w:val="006172CF"/>
    <w:rsid w:val="00627B0A"/>
    <w:rsid w:val="00632B9F"/>
    <w:rsid w:val="00633A73"/>
    <w:rsid w:val="00634CB2"/>
    <w:rsid w:val="00635DCA"/>
    <w:rsid w:val="00635DF7"/>
    <w:rsid w:val="00635E02"/>
    <w:rsid w:val="00635FFD"/>
    <w:rsid w:val="00637AE5"/>
    <w:rsid w:val="00637E55"/>
    <w:rsid w:val="00640B80"/>
    <w:rsid w:val="00640BBA"/>
    <w:rsid w:val="00641006"/>
    <w:rsid w:val="0064269D"/>
    <w:rsid w:val="00643975"/>
    <w:rsid w:val="00643B75"/>
    <w:rsid w:val="00644A60"/>
    <w:rsid w:val="006451E7"/>
    <w:rsid w:val="0064561A"/>
    <w:rsid w:val="0065080C"/>
    <w:rsid w:val="006509A1"/>
    <w:rsid w:val="00652446"/>
    <w:rsid w:val="00657C74"/>
    <w:rsid w:val="00661079"/>
    <w:rsid w:val="00661BCF"/>
    <w:rsid w:val="00664350"/>
    <w:rsid w:val="0066571F"/>
    <w:rsid w:val="00665831"/>
    <w:rsid w:val="006662D2"/>
    <w:rsid w:val="00666596"/>
    <w:rsid w:val="006668AE"/>
    <w:rsid w:val="0066720A"/>
    <w:rsid w:val="00667636"/>
    <w:rsid w:val="006703E1"/>
    <w:rsid w:val="00670676"/>
    <w:rsid w:val="00671FF3"/>
    <w:rsid w:val="006731F7"/>
    <w:rsid w:val="006738C7"/>
    <w:rsid w:val="006738E5"/>
    <w:rsid w:val="00675A5D"/>
    <w:rsid w:val="0068038D"/>
    <w:rsid w:val="006805EC"/>
    <w:rsid w:val="00681C98"/>
    <w:rsid w:val="00683DFC"/>
    <w:rsid w:val="00683E40"/>
    <w:rsid w:val="00687EE4"/>
    <w:rsid w:val="00691391"/>
    <w:rsid w:val="006915E4"/>
    <w:rsid w:val="00693F5A"/>
    <w:rsid w:val="0069489F"/>
    <w:rsid w:val="00696DCE"/>
    <w:rsid w:val="00696E3E"/>
    <w:rsid w:val="006971F7"/>
    <w:rsid w:val="006A1BE2"/>
    <w:rsid w:val="006A25CF"/>
    <w:rsid w:val="006A26C5"/>
    <w:rsid w:val="006A3066"/>
    <w:rsid w:val="006A36C9"/>
    <w:rsid w:val="006B0390"/>
    <w:rsid w:val="006B0DE6"/>
    <w:rsid w:val="006B1902"/>
    <w:rsid w:val="006B1CB9"/>
    <w:rsid w:val="006B3004"/>
    <w:rsid w:val="006B548B"/>
    <w:rsid w:val="006B628B"/>
    <w:rsid w:val="006C08A4"/>
    <w:rsid w:val="006C0F34"/>
    <w:rsid w:val="006C16DF"/>
    <w:rsid w:val="006C5615"/>
    <w:rsid w:val="006C5D52"/>
    <w:rsid w:val="006C6D1C"/>
    <w:rsid w:val="006C7C60"/>
    <w:rsid w:val="006D0BB4"/>
    <w:rsid w:val="006D1987"/>
    <w:rsid w:val="006D2C0E"/>
    <w:rsid w:val="006D44B5"/>
    <w:rsid w:val="006D5A44"/>
    <w:rsid w:val="006D5A4E"/>
    <w:rsid w:val="006D5B76"/>
    <w:rsid w:val="006D6153"/>
    <w:rsid w:val="006E08FB"/>
    <w:rsid w:val="006E39AA"/>
    <w:rsid w:val="006E3FA0"/>
    <w:rsid w:val="006E4BD7"/>
    <w:rsid w:val="006E61E2"/>
    <w:rsid w:val="006F146B"/>
    <w:rsid w:val="006F3E3A"/>
    <w:rsid w:val="006F61DA"/>
    <w:rsid w:val="006F6F58"/>
    <w:rsid w:val="006F7C27"/>
    <w:rsid w:val="00701973"/>
    <w:rsid w:val="00703AEC"/>
    <w:rsid w:val="00705EE2"/>
    <w:rsid w:val="0071014C"/>
    <w:rsid w:val="00710191"/>
    <w:rsid w:val="007120D3"/>
    <w:rsid w:val="00712CBF"/>
    <w:rsid w:val="00713E6D"/>
    <w:rsid w:val="00715201"/>
    <w:rsid w:val="007164DC"/>
    <w:rsid w:val="00720387"/>
    <w:rsid w:val="00721AF6"/>
    <w:rsid w:val="0072213B"/>
    <w:rsid w:val="0072272B"/>
    <w:rsid w:val="007254F5"/>
    <w:rsid w:val="007255AE"/>
    <w:rsid w:val="007264A7"/>
    <w:rsid w:val="00726543"/>
    <w:rsid w:val="007302F4"/>
    <w:rsid w:val="0073072E"/>
    <w:rsid w:val="00730B36"/>
    <w:rsid w:val="007336BC"/>
    <w:rsid w:val="00733F42"/>
    <w:rsid w:val="007378EF"/>
    <w:rsid w:val="0074082A"/>
    <w:rsid w:val="0074216C"/>
    <w:rsid w:val="00743363"/>
    <w:rsid w:val="00746CE7"/>
    <w:rsid w:val="00747FE2"/>
    <w:rsid w:val="007504D5"/>
    <w:rsid w:val="007519B5"/>
    <w:rsid w:val="007543CF"/>
    <w:rsid w:val="00756722"/>
    <w:rsid w:val="007600F4"/>
    <w:rsid w:val="007628F5"/>
    <w:rsid w:val="00763EF1"/>
    <w:rsid w:val="00764123"/>
    <w:rsid w:val="00764EC4"/>
    <w:rsid w:val="00765514"/>
    <w:rsid w:val="00766D03"/>
    <w:rsid w:val="00767F5A"/>
    <w:rsid w:val="00772238"/>
    <w:rsid w:val="007760AC"/>
    <w:rsid w:val="007779E6"/>
    <w:rsid w:val="0078043B"/>
    <w:rsid w:val="007815A5"/>
    <w:rsid w:val="00781CF2"/>
    <w:rsid w:val="0078252D"/>
    <w:rsid w:val="007844F6"/>
    <w:rsid w:val="0078624C"/>
    <w:rsid w:val="00786B07"/>
    <w:rsid w:val="007909CC"/>
    <w:rsid w:val="00796D74"/>
    <w:rsid w:val="007A3CF0"/>
    <w:rsid w:val="007A55DF"/>
    <w:rsid w:val="007A6FC3"/>
    <w:rsid w:val="007B04C8"/>
    <w:rsid w:val="007B13B4"/>
    <w:rsid w:val="007B1E50"/>
    <w:rsid w:val="007C00C3"/>
    <w:rsid w:val="007C2381"/>
    <w:rsid w:val="007C43AB"/>
    <w:rsid w:val="007C62D4"/>
    <w:rsid w:val="007D1C62"/>
    <w:rsid w:val="007D4E2C"/>
    <w:rsid w:val="007D71FD"/>
    <w:rsid w:val="007E2B21"/>
    <w:rsid w:val="007E51F9"/>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0BE3"/>
    <w:rsid w:val="00823BF6"/>
    <w:rsid w:val="00826CF2"/>
    <w:rsid w:val="00827F94"/>
    <w:rsid w:val="00837052"/>
    <w:rsid w:val="00837681"/>
    <w:rsid w:val="0084029A"/>
    <w:rsid w:val="008429AF"/>
    <w:rsid w:val="00842F28"/>
    <w:rsid w:val="00843DC0"/>
    <w:rsid w:val="00843E5D"/>
    <w:rsid w:val="00844E09"/>
    <w:rsid w:val="008475B0"/>
    <w:rsid w:val="008478CE"/>
    <w:rsid w:val="00847C98"/>
    <w:rsid w:val="008508EF"/>
    <w:rsid w:val="00850E09"/>
    <w:rsid w:val="008530E4"/>
    <w:rsid w:val="008545FB"/>
    <w:rsid w:val="00854CCF"/>
    <w:rsid w:val="00854DFB"/>
    <w:rsid w:val="00855096"/>
    <w:rsid w:val="00856CC9"/>
    <w:rsid w:val="00857E25"/>
    <w:rsid w:val="00862F09"/>
    <w:rsid w:val="00864465"/>
    <w:rsid w:val="008729B4"/>
    <w:rsid w:val="00876857"/>
    <w:rsid w:val="00876CD6"/>
    <w:rsid w:val="008804D6"/>
    <w:rsid w:val="00881E15"/>
    <w:rsid w:val="008836FD"/>
    <w:rsid w:val="0088391B"/>
    <w:rsid w:val="00883ABD"/>
    <w:rsid w:val="0088510D"/>
    <w:rsid w:val="00885BA6"/>
    <w:rsid w:val="00887B2B"/>
    <w:rsid w:val="00893028"/>
    <w:rsid w:val="00896112"/>
    <w:rsid w:val="008A0B1A"/>
    <w:rsid w:val="008A11BD"/>
    <w:rsid w:val="008A1916"/>
    <w:rsid w:val="008A1B59"/>
    <w:rsid w:val="008A23D3"/>
    <w:rsid w:val="008A47FF"/>
    <w:rsid w:val="008A495B"/>
    <w:rsid w:val="008A5DA4"/>
    <w:rsid w:val="008A67F2"/>
    <w:rsid w:val="008B4116"/>
    <w:rsid w:val="008B5395"/>
    <w:rsid w:val="008B5BC5"/>
    <w:rsid w:val="008B7895"/>
    <w:rsid w:val="008C1545"/>
    <w:rsid w:val="008C316E"/>
    <w:rsid w:val="008D07B7"/>
    <w:rsid w:val="008D18E9"/>
    <w:rsid w:val="008D3AEC"/>
    <w:rsid w:val="008D4919"/>
    <w:rsid w:val="008D6FEA"/>
    <w:rsid w:val="008D7EF2"/>
    <w:rsid w:val="008E426F"/>
    <w:rsid w:val="008E4DE4"/>
    <w:rsid w:val="008E5A28"/>
    <w:rsid w:val="008E63DB"/>
    <w:rsid w:val="008E6AB0"/>
    <w:rsid w:val="008E705C"/>
    <w:rsid w:val="008F2C45"/>
    <w:rsid w:val="008F3470"/>
    <w:rsid w:val="008F4534"/>
    <w:rsid w:val="008F5372"/>
    <w:rsid w:val="008F575B"/>
    <w:rsid w:val="008F7E5D"/>
    <w:rsid w:val="00904054"/>
    <w:rsid w:val="00904D14"/>
    <w:rsid w:val="00905B6A"/>
    <w:rsid w:val="009064BF"/>
    <w:rsid w:val="00906882"/>
    <w:rsid w:val="0090733C"/>
    <w:rsid w:val="0091063D"/>
    <w:rsid w:val="00916A2B"/>
    <w:rsid w:val="00922457"/>
    <w:rsid w:val="009227C4"/>
    <w:rsid w:val="00922AC5"/>
    <w:rsid w:val="00923647"/>
    <w:rsid w:val="0092499C"/>
    <w:rsid w:val="00924E68"/>
    <w:rsid w:val="00924F72"/>
    <w:rsid w:val="009269F5"/>
    <w:rsid w:val="00927CA9"/>
    <w:rsid w:val="00931D27"/>
    <w:rsid w:val="00932AF6"/>
    <w:rsid w:val="00940FA9"/>
    <w:rsid w:val="00942465"/>
    <w:rsid w:val="00943E8D"/>
    <w:rsid w:val="00944A6A"/>
    <w:rsid w:val="00944B84"/>
    <w:rsid w:val="00945CA2"/>
    <w:rsid w:val="009538B6"/>
    <w:rsid w:val="009559DA"/>
    <w:rsid w:val="009560BB"/>
    <w:rsid w:val="0095799C"/>
    <w:rsid w:val="009601E4"/>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91498"/>
    <w:rsid w:val="009A03E6"/>
    <w:rsid w:val="009A098A"/>
    <w:rsid w:val="009A2A28"/>
    <w:rsid w:val="009A4E71"/>
    <w:rsid w:val="009A54E2"/>
    <w:rsid w:val="009B216A"/>
    <w:rsid w:val="009B2D6D"/>
    <w:rsid w:val="009B5C0F"/>
    <w:rsid w:val="009B6C2A"/>
    <w:rsid w:val="009B797B"/>
    <w:rsid w:val="009C01FD"/>
    <w:rsid w:val="009C0AD6"/>
    <w:rsid w:val="009C0E2D"/>
    <w:rsid w:val="009C1903"/>
    <w:rsid w:val="009C1FA0"/>
    <w:rsid w:val="009C392D"/>
    <w:rsid w:val="009C3DC1"/>
    <w:rsid w:val="009D1255"/>
    <w:rsid w:val="009D6427"/>
    <w:rsid w:val="009D6FD8"/>
    <w:rsid w:val="009D7385"/>
    <w:rsid w:val="009D7A8F"/>
    <w:rsid w:val="009E1CF4"/>
    <w:rsid w:val="009E204F"/>
    <w:rsid w:val="009E329B"/>
    <w:rsid w:val="009E439A"/>
    <w:rsid w:val="009E638D"/>
    <w:rsid w:val="009E6AD1"/>
    <w:rsid w:val="009E72E1"/>
    <w:rsid w:val="009F1BF2"/>
    <w:rsid w:val="009F38DB"/>
    <w:rsid w:val="009F3EC7"/>
    <w:rsid w:val="009F405D"/>
    <w:rsid w:val="009F54D6"/>
    <w:rsid w:val="009F566F"/>
    <w:rsid w:val="009F5907"/>
    <w:rsid w:val="009F669B"/>
    <w:rsid w:val="00A00D5F"/>
    <w:rsid w:val="00A01859"/>
    <w:rsid w:val="00A01C32"/>
    <w:rsid w:val="00A02BED"/>
    <w:rsid w:val="00A03E31"/>
    <w:rsid w:val="00A052DF"/>
    <w:rsid w:val="00A11AF8"/>
    <w:rsid w:val="00A11D9E"/>
    <w:rsid w:val="00A13461"/>
    <w:rsid w:val="00A13CA4"/>
    <w:rsid w:val="00A15D73"/>
    <w:rsid w:val="00A16452"/>
    <w:rsid w:val="00A230AC"/>
    <w:rsid w:val="00A239B3"/>
    <w:rsid w:val="00A27FAA"/>
    <w:rsid w:val="00A3155A"/>
    <w:rsid w:val="00A36DE5"/>
    <w:rsid w:val="00A40567"/>
    <w:rsid w:val="00A40E2D"/>
    <w:rsid w:val="00A41EA9"/>
    <w:rsid w:val="00A44B72"/>
    <w:rsid w:val="00A47E9E"/>
    <w:rsid w:val="00A5053A"/>
    <w:rsid w:val="00A51A88"/>
    <w:rsid w:val="00A52BE9"/>
    <w:rsid w:val="00A54731"/>
    <w:rsid w:val="00A54CF8"/>
    <w:rsid w:val="00A55939"/>
    <w:rsid w:val="00A63B63"/>
    <w:rsid w:val="00A650A7"/>
    <w:rsid w:val="00A66147"/>
    <w:rsid w:val="00A676F4"/>
    <w:rsid w:val="00A70377"/>
    <w:rsid w:val="00A71475"/>
    <w:rsid w:val="00A73218"/>
    <w:rsid w:val="00A734C4"/>
    <w:rsid w:val="00A73FCD"/>
    <w:rsid w:val="00A74FDB"/>
    <w:rsid w:val="00A75106"/>
    <w:rsid w:val="00A75B31"/>
    <w:rsid w:val="00A76E9A"/>
    <w:rsid w:val="00A776D5"/>
    <w:rsid w:val="00A80881"/>
    <w:rsid w:val="00A870E5"/>
    <w:rsid w:val="00A94F2E"/>
    <w:rsid w:val="00A967AD"/>
    <w:rsid w:val="00A96D52"/>
    <w:rsid w:val="00A9754C"/>
    <w:rsid w:val="00AA5691"/>
    <w:rsid w:val="00AA5D79"/>
    <w:rsid w:val="00AA7A77"/>
    <w:rsid w:val="00AA7F0B"/>
    <w:rsid w:val="00AB13B4"/>
    <w:rsid w:val="00AB1687"/>
    <w:rsid w:val="00AB257D"/>
    <w:rsid w:val="00AB32D6"/>
    <w:rsid w:val="00AB44CE"/>
    <w:rsid w:val="00AC0A38"/>
    <w:rsid w:val="00AC24E1"/>
    <w:rsid w:val="00AC4271"/>
    <w:rsid w:val="00AC4967"/>
    <w:rsid w:val="00AC705C"/>
    <w:rsid w:val="00AD0868"/>
    <w:rsid w:val="00AD246B"/>
    <w:rsid w:val="00AD3ABD"/>
    <w:rsid w:val="00AD3D76"/>
    <w:rsid w:val="00AD48D9"/>
    <w:rsid w:val="00AD5662"/>
    <w:rsid w:val="00AD6391"/>
    <w:rsid w:val="00AE06D5"/>
    <w:rsid w:val="00AE157A"/>
    <w:rsid w:val="00AE4704"/>
    <w:rsid w:val="00AE7FBF"/>
    <w:rsid w:val="00AF308C"/>
    <w:rsid w:val="00AF3CDA"/>
    <w:rsid w:val="00AF5A1C"/>
    <w:rsid w:val="00AF6F4C"/>
    <w:rsid w:val="00B01133"/>
    <w:rsid w:val="00B0414D"/>
    <w:rsid w:val="00B050BD"/>
    <w:rsid w:val="00B07E5B"/>
    <w:rsid w:val="00B103CB"/>
    <w:rsid w:val="00B158E8"/>
    <w:rsid w:val="00B1709E"/>
    <w:rsid w:val="00B175C5"/>
    <w:rsid w:val="00B21D45"/>
    <w:rsid w:val="00B22B94"/>
    <w:rsid w:val="00B242AC"/>
    <w:rsid w:val="00B25B30"/>
    <w:rsid w:val="00B26701"/>
    <w:rsid w:val="00B329B5"/>
    <w:rsid w:val="00B341CF"/>
    <w:rsid w:val="00B355E5"/>
    <w:rsid w:val="00B35F1B"/>
    <w:rsid w:val="00B37669"/>
    <w:rsid w:val="00B4044D"/>
    <w:rsid w:val="00B40897"/>
    <w:rsid w:val="00B41888"/>
    <w:rsid w:val="00B42060"/>
    <w:rsid w:val="00B421A7"/>
    <w:rsid w:val="00B42584"/>
    <w:rsid w:val="00B42845"/>
    <w:rsid w:val="00B4652E"/>
    <w:rsid w:val="00B473F7"/>
    <w:rsid w:val="00B47E17"/>
    <w:rsid w:val="00B51B70"/>
    <w:rsid w:val="00B53895"/>
    <w:rsid w:val="00B54240"/>
    <w:rsid w:val="00B565DE"/>
    <w:rsid w:val="00B5661F"/>
    <w:rsid w:val="00B609C2"/>
    <w:rsid w:val="00B61401"/>
    <w:rsid w:val="00B6428A"/>
    <w:rsid w:val="00B65BD9"/>
    <w:rsid w:val="00B674E0"/>
    <w:rsid w:val="00B738B3"/>
    <w:rsid w:val="00B755DA"/>
    <w:rsid w:val="00B7603A"/>
    <w:rsid w:val="00B83F27"/>
    <w:rsid w:val="00B848EB"/>
    <w:rsid w:val="00B85210"/>
    <w:rsid w:val="00B85A3F"/>
    <w:rsid w:val="00B8604C"/>
    <w:rsid w:val="00B87AA2"/>
    <w:rsid w:val="00B90BA9"/>
    <w:rsid w:val="00B90F5A"/>
    <w:rsid w:val="00B91E48"/>
    <w:rsid w:val="00B943D6"/>
    <w:rsid w:val="00BA0CD6"/>
    <w:rsid w:val="00BA10A5"/>
    <w:rsid w:val="00BA248A"/>
    <w:rsid w:val="00BA314E"/>
    <w:rsid w:val="00BA4023"/>
    <w:rsid w:val="00BA4AAD"/>
    <w:rsid w:val="00BA61F1"/>
    <w:rsid w:val="00BA6CE0"/>
    <w:rsid w:val="00BB142B"/>
    <w:rsid w:val="00BB4223"/>
    <w:rsid w:val="00BB5E51"/>
    <w:rsid w:val="00BC0CB2"/>
    <w:rsid w:val="00BC143F"/>
    <w:rsid w:val="00BC3BC6"/>
    <w:rsid w:val="00BC3EEF"/>
    <w:rsid w:val="00BD2C9E"/>
    <w:rsid w:val="00BD370E"/>
    <w:rsid w:val="00BD4808"/>
    <w:rsid w:val="00BD6913"/>
    <w:rsid w:val="00BE336F"/>
    <w:rsid w:val="00BE4E90"/>
    <w:rsid w:val="00BE6F02"/>
    <w:rsid w:val="00BF3686"/>
    <w:rsid w:val="00BF430E"/>
    <w:rsid w:val="00BF4544"/>
    <w:rsid w:val="00BF6EAE"/>
    <w:rsid w:val="00C01BCD"/>
    <w:rsid w:val="00C03F9E"/>
    <w:rsid w:val="00C04E9D"/>
    <w:rsid w:val="00C058C2"/>
    <w:rsid w:val="00C05B35"/>
    <w:rsid w:val="00C07DC5"/>
    <w:rsid w:val="00C127B9"/>
    <w:rsid w:val="00C148A5"/>
    <w:rsid w:val="00C21F95"/>
    <w:rsid w:val="00C222F8"/>
    <w:rsid w:val="00C2307A"/>
    <w:rsid w:val="00C23F67"/>
    <w:rsid w:val="00C2459A"/>
    <w:rsid w:val="00C2507A"/>
    <w:rsid w:val="00C271B9"/>
    <w:rsid w:val="00C30639"/>
    <w:rsid w:val="00C36C3F"/>
    <w:rsid w:val="00C3790F"/>
    <w:rsid w:val="00C409C0"/>
    <w:rsid w:val="00C40AFB"/>
    <w:rsid w:val="00C43ABC"/>
    <w:rsid w:val="00C506B6"/>
    <w:rsid w:val="00C50C04"/>
    <w:rsid w:val="00C50F3F"/>
    <w:rsid w:val="00C51D6B"/>
    <w:rsid w:val="00C52830"/>
    <w:rsid w:val="00C53C59"/>
    <w:rsid w:val="00C53C7E"/>
    <w:rsid w:val="00C53FF3"/>
    <w:rsid w:val="00C56128"/>
    <w:rsid w:val="00C56E96"/>
    <w:rsid w:val="00C5746A"/>
    <w:rsid w:val="00C576E9"/>
    <w:rsid w:val="00C60D43"/>
    <w:rsid w:val="00C62817"/>
    <w:rsid w:val="00C63E91"/>
    <w:rsid w:val="00C64A07"/>
    <w:rsid w:val="00C64CC7"/>
    <w:rsid w:val="00C64D69"/>
    <w:rsid w:val="00C66301"/>
    <w:rsid w:val="00C67C69"/>
    <w:rsid w:val="00C67E25"/>
    <w:rsid w:val="00C724EA"/>
    <w:rsid w:val="00C73EB2"/>
    <w:rsid w:val="00C813D3"/>
    <w:rsid w:val="00C82DD5"/>
    <w:rsid w:val="00C842A5"/>
    <w:rsid w:val="00C86B6C"/>
    <w:rsid w:val="00C86DEA"/>
    <w:rsid w:val="00C909FE"/>
    <w:rsid w:val="00C91156"/>
    <w:rsid w:val="00C91DBA"/>
    <w:rsid w:val="00C94BE7"/>
    <w:rsid w:val="00C97C24"/>
    <w:rsid w:val="00CA02EF"/>
    <w:rsid w:val="00CA523E"/>
    <w:rsid w:val="00CA6643"/>
    <w:rsid w:val="00CA727D"/>
    <w:rsid w:val="00CB30D0"/>
    <w:rsid w:val="00CB385F"/>
    <w:rsid w:val="00CB44F7"/>
    <w:rsid w:val="00CC0B09"/>
    <w:rsid w:val="00CC3B08"/>
    <w:rsid w:val="00CC4BF5"/>
    <w:rsid w:val="00CC5287"/>
    <w:rsid w:val="00CC594B"/>
    <w:rsid w:val="00CC6ADA"/>
    <w:rsid w:val="00CD0AD9"/>
    <w:rsid w:val="00CD1404"/>
    <w:rsid w:val="00CD185F"/>
    <w:rsid w:val="00CD1ABC"/>
    <w:rsid w:val="00CD44C6"/>
    <w:rsid w:val="00CD4D44"/>
    <w:rsid w:val="00CD4E80"/>
    <w:rsid w:val="00CE049F"/>
    <w:rsid w:val="00CE0F58"/>
    <w:rsid w:val="00CE103C"/>
    <w:rsid w:val="00CE2760"/>
    <w:rsid w:val="00CE4A43"/>
    <w:rsid w:val="00CE5E10"/>
    <w:rsid w:val="00CF07B7"/>
    <w:rsid w:val="00CF0B2F"/>
    <w:rsid w:val="00CF11D8"/>
    <w:rsid w:val="00CF6BDE"/>
    <w:rsid w:val="00CF7912"/>
    <w:rsid w:val="00D008B7"/>
    <w:rsid w:val="00D00D5C"/>
    <w:rsid w:val="00D06971"/>
    <w:rsid w:val="00D07C4C"/>
    <w:rsid w:val="00D07D6B"/>
    <w:rsid w:val="00D12181"/>
    <w:rsid w:val="00D1220E"/>
    <w:rsid w:val="00D1356C"/>
    <w:rsid w:val="00D13B63"/>
    <w:rsid w:val="00D13CB3"/>
    <w:rsid w:val="00D13F62"/>
    <w:rsid w:val="00D142CA"/>
    <w:rsid w:val="00D16D6C"/>
    <w:rsid w:val="00D1727F"/>
    <w:rsid w:val="00D17402"/>
    <w:rsid w:val="00D17E50"/>
    <w:rsid w:val="00D208D6"/>
    <w:rsid w:val="00D215FA"/>
    <w:rsid w:val="00D21946"/>
    <w:rsid w:val="00D23789"/>
    <w:rsid w:val="00D24346"/>
    <w:rsid w:val="00D249F4"/>
    <w:rsid w:val="00D26752"/>
    <w:rsid w:val="00D26A41"/>
    <w:rsid w:val="00D27576"/>
    <w:rsid w:val="00D31317"/>
    <w:rsid w:val="00D31994"/>
    <w:rsid w:val="00D31A53"/>
    <w:rsid w:val="00D31D16"/>
    <w:rsid w:val="00D323EC"/>
    <w:rsid w:val="00D338F9"/>
    <w:rsid w:val="00D3488A"/>
    <w:rsid w:val="00D361E9"/>
    <w:rsid w:val="00D40391"/>
    <w:rsid w:val="00D43176"/>
    <w:rsid w:val="00D43596"/>
    <w:rsid w:val="00D440B0"/>
    <w:rsid w:val="00D46272"/>
    <w:rsid w:val="00D50262"/>
    <w:rsid w:val="00D5053F"/>
    <w:rsid w:val="00D51FA1"/>
    <w:rsid w:val="00D521F9"/>
    <w:rsid w:val="00D52870"/>
    <w:rsid w:val="00D52B0D"/>
    <w:rsid w:val="00D531ED"/>
    <w:rsid w:val="00D53A5C"/>
    <w:rsid w:val="00D53D88"/>
    <w:rsid w:val="00D55011"/>
    <w:rsid w:val="00D563FC"/>
    <w:rsid w:val="00D571D4"/>
    <w:rsid w:val="00D57C48"/>
    <w:rsid w:val="00D57E3E"/>
    <w:rsid w:val="00D621D1"/>
    <w:rsid w:val="00D64AAA"/>
    <w:rsid w:val="00D64ABE"/>
    <w:rsid w:val="00D66FD9"/>
    <w:rsid w:val="00D7209C"/>
    <w:rsid w:val="00D76E00"/>
    <w:rsid w:val="00D773D9"/>
    <w:rsid w:val="00D80AD1"/>
    <w:rsid w:val="00D81FD4"/>
    <w:rsid w:val="00D835D4"/>
    <w:rsid w:val="00D84734"/>
    <w:rsid w:val="00D84764"/>
    <w:rsid w:val="00D863A4"/>
    <w:rsid w:val="00D906EE"/>
    <w:rsid w:val="00D95AEF"/>
    <w:rsid w:val="00DA0291"/>
    <w:rsid w:val="00DA11C0"/>
    <w:rsid w:val="00DA1AB1"/>
    <w:rsid w:val="00DA24B7"/>
    <w:rsid w:val="00DA360F"/>
    <w:rsid w:val="00DA4C5A"/>
    <w:rsid w:val="00DB1180"/>
    <w:rsid w:val="00DB3D3A"/>
    <w:rsid w:val="00DC11DE"/>
    <w:rsid w:val="00DC322E"/>
    <w:rsid w:val="00DC4B86"/>
    <w:rsid w:val="00DC59CA"/>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1A"/>
    <w:rsid w:val="00DF2E4A"/>
    <w:rsid w:val="00DF39B9"/>
    <w:rsid w:val="00DF5F45"/>
    <w:rsid w:val="00DF67A3"/>
    <w:rsid w:val="00E0526D"/>
    <w:rsid w:val="00E05579"/>
    <w:rsid w:val="00E058B3"/>
    <w:rsid w:val="00E0635E"/>
    <w:rsid w:val="00E07274"/>
    <w:rsid w:val="00E13205"/>
    <w:rsid w:val="00E1396B"/>
    <w:rsid w:val="00E16568"/>
    <w:rsid w:val="00E17DC7"/>
    <w:rsid w:val="00E20510"/>
    <w:rsid w:val="00E23870"/>
    <w:rsid w:val="00E23AD5"/>
    <w:rsid w:val="00E23C2F"/>
    <w:rsid w:val="00E2497F"/>
    <w:rsid w:val="00E2643C"/>
    <w:rsid w:val="00E266D8"/>
    <w:rsid w:val="00E26C29"/>
    <w:rsid w:val="00E27380"/>
    <w:rsid w:val="00E27BCE"/>
    <w:rsid w:val="00E309DB"/>
    <w:rsid w:val="00E32631"/>
    <w:rsid w:val="00E339B0"/>
    <w:rsid w:val="00E33F2A"/>
    <w:rsid w:val="00E34BA8"/>
    <w:rsid w:val="00E34E09"/>
    <w:rsid w:val="00E41F3D"/>
    <w:rsid w:val="00E46403"/>
    <w:rsid w:val="00E46DE3"/>
    <w:rsid w:val="00E47752"/>
    <w:rsid w:val="00E5171D"/>
    <w:rsid w:val="00E51804"/>
    <w:rsid w:val="00E52D08"/>
    <w:rsid w:val="00E606AF"/>
    <w:rsid w:val="00E63E33"/>
    <w:rsid w:val="00E64221"/>
    <w:rsid w:val="00E64744"/>
    <w:rsid w:val="00E647C5"/>
    <w:rsid w:val="00E65DAE"/>
    <w:rsid w:val="00E67D71"/>
    <w:rsid w:val="00E67E37"/>
    <w:rsid w:val="00E70DD3"/>
    <w:rsid w:val="00E731F3"/>
    <w:rsid w:val="00E74134"/>
    <w:rsid w:val="00E754E2"/>
    <w:rsid w:val="00E75CA0"/>
    <w:rsid w:val="00E760D1"/>
    <w:rsid w:val="00E768D4"/>
    <w:rsid w:val="00E80BC1"/>
    <w:rsid w:val="00E80F7B"/>
    <w:rsid w:val="00E826FB"/>
    <w:rsid w:val="00E82F64"/>
    <w:rsid w:val="00E83D4E"/>
    <w:rsid w:val="00E841CA"/>
    <w:rsid w:val="00E842D0"/>
    <w:rsid w:val="00E8442D"/>
    <w:rsid w:val="00E84DD6"/>
    <w:rsid w:val="00E8537B"/>
    <w:rsid w:val="00E85873"/>
    <w:rsid w:val="00E91C59"/>
    <w:rsid w:val="00E92255"/>
    <w:rsid w:val="00EA1B1E"/>
    <w:rsid w:val="00EA51CB"/>
    <w:rsid w:val="00EB0AC4"/>
    <w:rsid w:val="00EB2762"/>
    <w:rsid w:val="00EB4553"/>
    <w:rsid w:val="00EC0800"/>
    <w:rsid w:val="00EC0B89"/>
    <w:rsid w:val="00EC3540"/>
    <w:rsid w:val="00EC51A3"/>
    <w:rsid w:val="00EC5AAB"/>
    <w:rsid w:val="00EC7061"/>
    <w:rsid w:val="00ED1FD2"/>
    <w:rsid w:val="00ED352F"/>
    <w:rsid w:val="00ED5A09"/>
    <w:rsid w:val="00ED62F0"/>
    <w:rsid w:val="00ED7174"/>
    <w:rsid w:val="00EE00D9"/>
    <w:rsid w:val="00EE2091"/>
    <w:rsid w:val="00EE255B"/>
    <w:rsid w:val="00EE41DA"/>
    <w:rsid w:val="00EE57F6"/>
    <w:rsid w:val="00EE6729"/>
    <w:rsid w:val="00EE738A"/>
    <w:rsid w:val="00EF212D"/>
    <w:rsid w:val="00EF3CA5"/>
    <w:rsid w:val="00EF5514"/>
    <w:rsid w:val="00F03169"/>
    <w:rsid w:val="00F03386"/>
    <w:rsid w:val="00F0352D"/>
    <w:rsid w:val="00F07824"/>
    <w:rsid w:val="00F079D4"/>
    <w:rsid w:val="00F07A4E"/>
    <w:rsid w:val="00F106E6"/>
    <w:rsid w:val="00F1220C"/>
    <w:rsid w:val="00F132D3"/>
    <w:rsid w:val="00F13C96"/>
    <w:rsid w:val="00F15154"/>
    <w:rsid w:val="00F15661"/>
    <w:rsid w:val="00F1662E"/>
    <w:rsid w:val="00F205A1"/>
    <w:rsid w:val="00F21266"/>
    <w:rsid w:val="00F23249"/>
    <w:rsid w:val="00F27EAC"/>
    <w:rsid w:val="00F30B02"/>
    <w:rsid w:val="00F377A4"/>
    <w:rsid w:val="00F421DA"/>
    <w:rsid w:val="00F46BAD"/>
    <w:rsid w:val="00F50E88"/>
    <w:rsid w:val="00F559F7"/>
    <w:rsid w:val="00F55A06"/>
    <w:rsid w:val="00F600AD"/>
    <w:rsid w:val="00F61620"/>
    <w:rsid w:val="00F61C59"/>
    <w:rsid w:val="00F634D4"/>
    <w:rsid w:val="00F65E4C"/>
    <w:rsid w:val="00F6762E"/>
    <w:rsid w:val="00F6771E"/>
    <w:rsid w:val="00F67D50"/>
    <w:rsid w:val="00F70398"/>
    <w:rsid w:val="00F707B7"/>
    <w:rsid w:val="00F86EF3"/>
    <w:rsid w:val="00F90BA1"/>
    <w:rsid w:val="00F920B0"/>
    <w:rsid w:val="00F93647"/>
    <w:rsid w:val="00FA0B5A"/>
    <w:rsid w:val="00FA0CFC"/>
    <w:rsid w:val="00FA186A"/>
    <w:rsid w:val="00FB22AF"/>
    <w:rsid w:val="00FB4002"/>
    <w:rsid w:val="00FB5659"/>
    <w:rsid w:val="00FC4CB1"/>
    <w:rsid w:val="00FC5916"/>
    <w:rsid w:val="00FD1C85"/>
    <w:rsid w:val="00FD37F9"/>
    <w:rsid w:val="00FD6B26"/>
    <w:rsid w:val="00FE0441"/>
    <w:rsid w:val="00FE109A"/>
    <w:rsid w:val="00FE65A4"/>
    <w:rsid w:val="00FE7F6D"/>
    <w:rsid w:val="00FE7F9F"/>
    <w:rsid w:val="00FF115E"/>
    <w:rsid w:val="00FF4579"/>
    <w:rsid w:val="00FF591C"/>
    <w:rsid w:val="00FF7EE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 w:type="character" w:styleId="PageNumber">
    <w:name w:val="page number"/>
    <w:basedOn w:val="DefaultParagraphFont"/>
    <w:uiPriority w:val="99"/>
    <w:semiHidden/>
    <w:unhideWhenUsed/>
    <w:rsid w:val="00A01C3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 w:type="character" w:styleId="PageNumber">
    <w:name w:val="page number"/>
    <w:basedOn w:val="DefaultParagraphFont"/>
    <w:uiPriority w:val="99"/>
    <w:semiHidden/>
    <w:unhideWhenUsed/>
    <w:rsid w:val="00A01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0A73D-A423-B348-9BF3-A1D5B4518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53</Pages>
  <Words>11677</Words>
  <Characters>66561</Characters>
  <Application>Microsoft Macintosh Word</Application>
  <DocSecurity>0</DocSecurity>
  <Lines>554</Lines>
  <Paragraphs>156</Paragraphs>
  <ScaleCrop>false</ScaleCrop>
  <Company>University of British Columbia</Company>
  <LinksUpToDate>false</LinksUpToDate>
  <CharactersWithSpaces>78082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Mary O'Connor</cp:lastModifiedBy>
  <cp:revision>5</cp:revision>
  <dcterms:created xsi:type="dcterms:W3CDTF">2016-07-13T16:58:00Z</dcterms:created>
  <dcterms:modified xsi:type="dcterms:W3CDTF">2016-07-13T20:03:00Z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btiva.style">
    <vt:lpwstr>ecology-letters.csl</vt:lpwstr>
  </property>
</Properties>
</file>