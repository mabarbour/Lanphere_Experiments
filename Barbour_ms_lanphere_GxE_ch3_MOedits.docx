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Matthew A. Barbour</w:t>
      </w:r>
      <w:r>
        <w:rPr>
          <w:rFonts w:ascii="Times New Roman" w:hAnsi="Times New Roman" w:cs="Times New Roman"/>
          <w:vertAlign w:val="superscript"/>
        </w:rPr>
        <w:t>a</w:t>
      </w:r>
      <w:r>
        <w:rPr>
          <w:rFonts w:ascii="Times New Roman" w:hAnsi="Times New Roman" w:cs="Times New Roman"/>
        </w:rPr>
        <w:t>, Sonya Erlandson</w:t>
      </w:r>
      <w:r>
        <w:rPr>
          <w:rFonts w:ascii="Times New Roman" w:hAnsi="Times New Roman" w:cs="Times New Roman"/>
          <w:vertAlign w:val="superscript"/>
        </w:rPr>
        <w:t>b</w:t>
      </w:r>
      <w:r>
        <w:rPr>
          <w:rFonts w:ascii="Times New Roman" w:hAnsi="Times New Roman" w:cs="Times New Roman"/>
        </w:rPr>
        <w:t>, Kabir Peay</w:t>
      </w:r>
      <w:r>
        <w:rPr>
          <w:rFonts w:ascii="Times New Roman" w:hAnsi="Times New Roman" w:cs="Times New Roman"/>
          <w:vertAlign w:val="superscript"/>
        </w:rPr>
        <w:t>b</w:t>
      </w:r>
      <w:r>
        <w:rPr>
          <w:rFonts w:ascii="Times New Roman" w:hAnsi="Times New Roman" w:cs="Times New Roman"/>
        </w:rPr>
        <w:t>, Brendan Locke</w:t>
      </w:r>
      <w:r>
        <w:rPr>
          <w:rFonts w:ascii="Times New Roman" w:hAnsi="Times New Roman" w:cs="Times New Roman"/>
          <w:vertAlign w:val="superscript"/>
        </w:rPr>
        <w:t>c</w:t>
      </w:r>
      <w:r>
        <w:rPr>
          <w:rFonts w:ascii="Times New Roman" w:hAnsi="Times New Roman" w:cs="Times New Roman"/>
        </w:rPr>
        <w:t>, Erik S. Jules</w:t>
      </w:r>
      <w:r>
        <w:rPr>
          <w:rFonts w:ascii="Times New Roman" w:hAnsi="Times New Roman" w:cs="Times New Roman"/>
          <w:vertAlign w:val="superscript"/>
        </w:rPr>
        <w:t>c</w:t>
      </w:r>
      <w:r>
        <w:rPr>
          <w:rFonts w:ascii="Times New Roman" w:hAnsi="Times New Roman" w:cs="Times New Roman"/>
        </w:rPr>
        <w:t>, Gregory M. Crutsinger</w:t>
      </w:r>
      <w:r>
        <w:rPr>
          <w:rFonts w:ascii="Times New Roman" w:hAnsi="Times New Roman" w:cs="Times New Roman"/>
          <w:vertAlign w:val="superscript"/>
        </w:rPr>
        <w:t>d</w:t>
      </w:r>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a</w:t>
      </w:r>
      <w:r w:rsidRPr="008A47FF">
        <w:rPr>
          <w:rFonts w:ascii="Times New Roman" w:hAnsi="Times New Roman" w:cs="Times New Roman"/>
        </w:rPr>
        <w:t xml:space="preserve">Department of Zoology, University of British Columbia, Vancouver, Canada; </w:t>
      </w:r>
      <w:r w:rsidRPr="008A47FF">
        <w:rPr>
          <w:rFonts w:ascii="Times New Roman" w:hAnsi="Times New Roman" w:cs="Times New Roman"/>
          <w:vertAlign w:val="superscript"/>
        </w:rPr>
        <w:t>b</w:t>
      </w:r>
      <w:r w:rsidR="00A96D52">
        <w:rPr>
          <w:rFonts w:ascii="Times New Roman" w:hAnsi="Times New Roman" w:cs="Times New Roman"/>
        </w:rPr>
        <w:t>Department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c</w:t>
      </w:r>
      <w:r w:rsidRPr="008A47FF">
        <w:rPr>
          <w:rFonts w:ascii="Times New Roman" w:hAnsi="Times New Roman" w:cs="Times New Roman"/>
        </w:rPr>
        <w:t>Department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d</w:t>
      </w:r>
      <w:r w:rsidRPr="008A47FF">
        <w:rPr>
          <w:rFonts w:ascii="Times New Roman" w:hAnsi="Times New Roman" w:cs="Times New Roman"/>
        </w:rPr>
        <w:t>3D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4584C636" w:rsidR="00590878" w:rsidRPr="00012769" w:rsidRDefault="00A71475" w:rsidP="00B91E48">
      <w:pPr>
        <w:spacing w:line="480" w:lineRule="auto"/>
        <w:rPr>
          <w:rFonts w:ascii="Times New Roman" w:hAnsi="Times New Roman" w:cs="Times New Roman"/>
        </w:rPr>
      </w:pPr>
      <w:commentRangeStart w:id="0"/>
      <w:del w:id="1" w:author="Mary O'Connor" w:date="2016-06-14T16:35:00Z">
        <w:r w:rsidDel="00565DF1">
          <w:rPr>
            <w:rFonts w:ascii="Times New Roman" w:hAnsi="Times New Roman" w:cs="Times New Roman"/>
          </w:rPr>
          <w:delText xml:space="preserve">Over the past </w:delText>
        </w:r>
        <w:r w:rsidR="00ED62F0" w:rsidDel="00565DF1">
          <w:rPr>
            <w:rFonts w:ascii="Times New Roman" w:hAnsi="Times New Roman" w:cs="Times New Roman"/>
          </w:rPr>
          <w:delText>several decades</w:delText>
        </w:r>
        <w:r w:rsidDel="00565DF1">
          <w:rPr>
            <w:rFonts w:ascii="Times New Roman" w:hAnsi="Times New Roman" w:cs="Times New Roman"/>
          </w:rPr>
          <w:delText xml:space="preserve">, </w:delText>
        </w:r>
        <w:r w:rsidR="00ED62F0" w:rsidDel="00565DF1">
          <w:rPr>
            <w:rFonts w:ascii="Times New Roman" w:hAnsi="Times New Roman" w:cs="Times New Roman"/>
          </w:rPr>
          <w:delText>the role of</w:delText>
        </w:r>
        <w:r w:rsidDel="00565DF1">
          <w:rPr>
            <w:rFonts w:ascii="Times New Roman" w:hAnsi="Times New Roman" w:cs="Times New Roman"/>
          </w:rPr>
          <w:delText xml:space="preserve"> h</w:delText>
        </w:r>
      </w:del>
      <w:ins w:id="2" w:author="Mary O'Connor" w:date="2016-06-14T16:35:00Z">
        <w:r w:rsidR="00565DF1">
          <w:rPr>
            <w:rFonts w:ascii="Times New Roman" w:hAnsi="Times New Roman" w:cs="Times New Roman"/>
          </w:rPr>
          <w:t>H</w:t>
        </w:r>
      </w:ins>
      <w:r>
        <w:rPr>
          <w:rFonts w:ascii="Times New Roman" w:hAnsi="Times New Roman" w:cs="Times New Roman"/>
        </w:rPr>
        <w:t>ost</w:t>
      </w:r>
      <w:ins w:id="3" w:author="Mary O'Connor" w:date="2016-06-14T16:34:00Z">
        <w:r w:rsidR="00565DF1">
          <w:rPr>
            <w:rFonts w:ascii="Times New Roman" w:hAnsi="Times New Roman" w:cs="Times New Roman"/>
          </w:rPr>
          <w:t xml:space="preserve"> </w:t>
        </w:r>
      </w:ins>
      <w:del w:id="4" w:author="Mary O'Connor" w:date="2016-06-14T16:34:00Z">
        <w:r w:rsidDel="00565DF1">
          <w:rPr>
            <w:rFonts w:ascii="Times New Roman" w:hAnsi="Times New Roman" w:cs="Times New Roman"/>
          </w:rPr>
          <w:delText>-</w:delText>
        </w:r>
      </w:del>
      <w:r>
        <w:rPr>
          <w:rFonts w:ascii="Times New Roman" w:hAnsi="Times New Roman" w:cs="Times New Roman"/>
        </w:rPr>
        <w:t>pl</w:t>
      </w:r>
      <w:r w:rsidR="00AE7FBF">
        <w:rPr>
          <w:rFonts w:ascii="Times New Roman" w:hAnsi="Times New Roman" w:cs="Times New Roman"/>
        </w:rPr>
        <w:t xml:space="preserve">ant genetic variation </w:t>
      </w:r>
      <w:commentRangeStart w:id="5"/>
      <w:del w:id="6" w:author="Mary O'Connor" w:date="2016-06-14T16:35:00Z">
        <w:r w:rsidR="00ED62F0" w:rsidDel="00565DF1">
          <w:rPr>
            <w:rFonts w:ascii="Times New Roman" w:hAnsi="Times New Roman" w:cs="Times New Roman"/>
          </w:rPr>
          <w:delText xml:space="preserve">has </w:delText>
        </w:r>
      </w:del>
      <w:del w:id="7" w:author="Mary O'Connor" w:date="2016-06-14T16:34:00Z">
        <w:r w:rsidR="00ED62F0" w:rsidDel="00565DF1">
          <w:rPr>
            <w:rFonts w:ascii="Times New Roman" w:hAnsi="Times New Roman" w:cs="Times New Roman"/>
          </w:rPr>
          <w:delText xml:space="preserve">received </w:delText>
        </w:r>
      </w:del>
      <w:del w:id="8" w:author="Mary O'Connor" w:date="2016-06-14T16:35:00Z">
        <w:r w:rsidR="00ED62F0" w:rsidDel="00565DF1">
          <w:rPr>
            <w:rFonts w:ascii="Times New Roman" w:hAnsi="Times New Roman" w:cs="Times New Roman"/>
          </w:rPr>
          <w:delText xml:space="preserve">a growing appreciation </w:delText>
        </w:r>
        <w:commentRangeEnd w:id="5"/>
        <w:r w:rsidR="00565DF1" w:rsidDel="00565DF1">
          <w:rPr>
            <w:rStyle w:val="CommentReference"/>
          </w:rPr>
          <w:commentReference w:id="5"/>
        </w:r>
        <w:r w:rsidR="00ED62F0" w:rsidDel="00565DF1">
          <w:rPr>
            <w:rFonts w:ascii="Times New Roman" w:hAnsi="Times New Roman" w:cs="Times New Roman"/>
          </w:rPr>
          <w:delText>for its effects</w:delText>
        </w:r>
      </w:del>
      <w:ins w:id="9" w:author="Mary O'Connor" w:date="2016-06-14T16:35:00Z">
        <w:r w:rsidR="00565DF1">
          <w:rPr>
            <w:rFonts w:ascii="Times New Roman" w:hAnsi="Times New Roman" w:cs="Times New Roman"/>
          </w:rPr>
          <w:t>affects</w:t>
        </w:r>
      </w:ins>
      <w:del w:id="10" w:author="Mary O'Connor" w:date="2016-06-14T16:35:00Z">
        <w:r w:rsidR="00ED62F0" w:rsidDel="00565DF1">
          <w:rPr>
            <w:rFonts w:ascii="Times New Roman" w:hAnsi="Times New Roman" w:cs="Times New Roman"/>
          </w:rPr>
          <w:delText xml:space="preserve"> on</w:delText>
        </w:r>
      </w:del>
      <w:r w:rsidR="002E6872">
        <w:rPr>
          <w:rFonts w:ascii="Times New Roman" w:hAnsi="Times New Roman" w:cs="Times New Roman"/>
        </w:rPr>
        <w:t xml:space="preserve"> </w:t>
      </w:r>
      <w:r w:rsidR="00ED62F0">
        <w:rPr>
          <w:rFonts w:ascii="Times New Roman" w:hAnsi="Times New Roman" w:cs="Times New Roman"/>
        </w:rPr>
        <w:t xml:space="preserve">the diversity and </w:t>
      </w:r>
      <w:r w:rsidR="00C36C3F">
        <w:rPr>
          <w:rFonts w:ascii="Times New Roman" w:hAnsi="Times New Roman" w:cs="Times New Roman"/>
        </w:rPr>
        <w:t xml:space="preserve">composition </w:t>
      </w:r>
      <w:r w:rsidR="00ED62F0">
        <w:rPr>
          <w:rFonts w:ascii="Times New Roman" w:hAnsi="Times New Roman" w:cs="Times New Roman"/>
        </w:rPr>
        <w:t>of associated</w:t>
      </w:r>
      <w:r w:rsidR="002E6872">
        <w:rPr>
          <w:rFonts w:ascii="Times New Roman" w:hAnsi="Times New Roman" w:cs="Times New Roman"/>
        </w:rPr>
        <w:t xml:space="preserve"> </w:t>
      </w:r>
      <w:r w:rsidR="00AE7FBF">
        <w:rPr>
          <w:rFonts w:ascii="Times New Roman" w:hAnsi="Times New Roman" w:cs="Times New Roman"/>
        </w:rPr>
        <w:t xml:space="preserve">above and belowground </w:t>
      </w:r>
      <w:ins w:id="11" w:author="Mary O'Connor" w:date="2016-06-14T16:34:00Z">
        <w:r w:rsidR="00565DF1">
          <w:rPr>
            <w:rFonts w:ascii="Times New Roman" w:hAnsi="Times New Roman" w:cs="Times New Roman"/>
          </w:rPr>
          <w:t xml:space="preserve">invertebrate? </w:t>
        </w:r>
      </w:ins>
      <w:r w:rsidR="00AE7FBF">
        <w:rPr>
          <w:rFonts w:ascii="Times New Roman" w:hAnsi="Times New Roman" w:cs="Times New Roman"/>
        </w:rPr>
        <w:t>communities.</w:t>
      </w:r>
      <w:r>
        <w:rPr>
          <w:rFonts w:ascii="Times New Roman" w:hAnsi="Times New Roman" w:cs="Times New Roman"/>
        </w:rPr>
        <w:t xml:space="preserve"> </w:t>
      </w:r>
      <w:del w:id="12" w:author="Mary O'Connor" w:date="2016-06-14T16:35:00Z">
        <w:r w:rsidR="00ED62F0" w:rsidDel="00565DF1">
          <w:rPr>
            <w:rFonts w:ascii="Times New Roman" w:hAnsi="Times New Roman" w:cs="Times New Roman"/>
          </w:rPr>
          <w:delText>To date, however, t</w:delText>
        </w:r>
      </w:del>
      <w:ins w:id="13" w:author="Mary O'Connor" w:date="2016-06-14T16:35:00Z">
        <w:r w:rsidR="00565DF1">
          <w:rPr>
            <w:rFonts w:ascii="Times New Roman" w:hAnsi="Times New Roman" w:cs="Times New Roman"/>
          </w:rPr>
          <w:t>Most evidence to support this view is derived from</w:t>
        </w:r>
      </w:ins>
      <w:del w:id="14" w:author="Mary O'Connor" w:date="2016-06-14T16:35:00Z">
        <w:r w:rsidR="00ED62F0" w:rsidDel="00565DF1">
          <w:rPr>
            <w:rFonts w:ascii="Times New Roman" w:hAnsi="Times New Roman" w:cs="Times New Roman"/>
          </w:rPr>
          <w:delText>he vast majority</w:delText>
        </w:r>
      </w:del>
      <w:r w:rsidR="00ED62F0">
        <w:rPr>
          <w:rFonts w:ascii="Times New Roman" w:hAnsi="Times New Roman" w:cs="Times New Roman"/>
        </w:rPr>
        <w:t xml:space="preserve"> of studies </w:t>
      </w:r>
      <w:del w:id="15" w:author="Mary O'Connor" w:date="2016-06-14T16:36:00Z">
        <w:r w:rsidR="00ED62F0" w:rsidDel="00565DF1">
          <w:rPr>
            <w:rFonts w:ascii="Times New Roman" w:hAnsi="Times New Roman" w:cs="Times New Roman"/>
          </w:rPr>
          <w:delText xml:space="preserve">have occurred </w:delText>
        </w:r>
      </w:del>
      <w:r w:rsidR="008D3AEC">
        <w:rPr>
          <w:rFonts w:ascii="Times New Roman" w:hAnsi="Times New Roman" w:cs="Times New Roman"/>
        </w:rPr>
        <w:t xml:space="preserve">within a single </w:t>
      </w:r>
      <w:r w:rsidR="00ED62F0">
        <w:rPr>
          <w:rFonts w:ascii="Times New Roman" w:hAnsi="Times New Roman" w:cs="Times New Roman"/>
        </w:rPr>
        <w:t xml:space="preserve">common garden, </w:t>
      </w:r>
      <w:r w:rsidR="00B91E48">
        <w:rPr>
          <w:rFonts w:ascii="Times New Roman" w:hAnsi="Times New Roman" w:cs="Times New Roman"/>
        </w:rPr>
        <w:t xml:space="preserve">thereby </w:t>
      </w:r>
      <w:del w:id="16" w:author="Mary O'Connor" w:date="2016-06-14T16:36:00Z">
        <w:r w:rsidR="00B91E48" w:rsidDel="00565DF1">
          <w:rPr>
            <w:rFonts w:ascii="Times New Roman" w:hAnsi="Times New Roman" w:cs="Times New Roman"/>
          </w:rPr>
          <w:delText xml:space="preserve">minimizing </w:delText>
        </w:r>
      </w:del>
      <w:ins w:id="17" w:author="Mary O'Connor" w:date="2016-06-14T16:36:00Z">
        <w:r w:rsidR="00565DF1">
          <w:rPr>
            <w:rFonts w:ascii="Times New Roman" w:hAnsi="Times New Roman" w:cs="Times New Roman"/>
          </w:rPr>
          <w:t xml:space="preserve">constraining </w:t>
        </w:r>
      </w:ins>
      <w:r w:rsidR="00ED62F0">
        <w:rPr>
          <w:rFonts w:ascii="Times New Roman" w:hAnsi="Times New Roman" w:cs="Times New Roman"/>
        </w:rPr>
        <w:t>the</w:t>
      </w:r>
      <w:r w:rsidR="00E51804">
        <w:rPr>
          <w:rFonts w:ascii="Times New Roman" w:hAnsi="Times New Roman" w:cs="Times New Roman"/>
        </w:rPr>
        <w:t xml:space="preserve"> </w:t>
      </w:r>
      <w:del w:id="18" w:author="Mary O'Connor" w:date="2016-06-14T16:36:00Z">
        <w:r w:rsidR="00E51804" w:rsidDel="00565DF1">
          <w:rPr>
            <w:rFonts w:ascii="Times New Roman" w:hAnsi="Times New Roman" w:cs="Times New Roman"/>
          </w:rPr>
          <w:delText>array</w:delText>
        </w:r>
        <w:r w:rsidDel="00565DF1">
          <w:rPr>
            <w:rFonts w:ascii="Times New Roman" w:hAnsi="Times New Roman" w:cs="Times New Roman"/>
          </w:rPr>
          <w:delText xml:space="preserve"> </w:delText>
        </w:r>
      </w:del>
      <w:ins w:id="19" w:author="Mary O'Connor" w:date="2016-06-14T16:36:00Z">
        <w:r w:rsidR="00565DF1">
          <w:rPr>
            <w:rFonts w:ascii="Times New Roman" w:hAnsi="Times New Roman" w:cs="Times New Roman"/>
          </w:rPr>
          <w:t xml:space="preserve">range </w:t>
        </w:r>
      </w:ins>
      <w:r>
        <w:rPr>
          <w:rFonts w:ascii="Times New Roman" w:hAnsi="Times New Roman" w:cs="Times New Roman"/>
        </w:rPr>
        <w:t xml:space="preserve">of biotic and abiotic </w:t>
      </w:r>
      <w:r w:rsidR="00980A5F">
        <w:rPr>
          <w:rFonts w:ascii="Times New Roman" w:hAnsi="Times New Roman" w:cs="Times New Roman"/>
        </w:rPr>
        <w:t>environment</w:t>
      </w:r>
      <w:r w:rsidR="00ED62F0">
        <w:rPr>
          <w:rFonts w:ascii="Times New Roman" w:hAnsi="Times New Roman" w:cs="Times New Roman"/>
        </w:rPr>
        <w:t>al conditions that</w:t>
      </w:r>
      <w:r w:rsidR="00B91E48">
        <w:rPr>
          <w:rFonts w:ascii="Times New Roman" w:hAnsi="Times New Roman" w:cs="Times New Roman"/>
        </w:rPr>
        <w:t xml:space="preserve"> might directly or indirectly (via host plant </w:t>
      </w:r>
      <w:r w:rsidR="00C36C3F">
        <w:rPr>
          <w:rFonts w:ascii="Times New Roman" w:hAnsi="Times New Roman" w:cs="Times New Roman"/>
        </w:rPr>
        <w:t>phenotypes</w:t>
      </w:r>
      <w:r w:rsidR="00B91E48">
        <w:rPr>
          <w:rFonts w:ascii="Times New Roman" w:hAnsi="Times New Roman" w:cs="Times New Roman"/>
        </w:rPr>
        <w:t xml:space="preserve">) </w:t>
      </w:r>
      <w:r w:rsidR="00C36C3F">
        <w:rPr>
          <w:rFonts w:ascii="Times New Roman" w:hAnsi="Times New Roman" w:cs="Times New Roman"/>
        </w:rPr>
        <w:t>a</w:t>
      </w:r>
      <w:r w:rsidR="00B91E48">
        <w:rPr>
          <w:rFonts w:ascii="Times New Roman" w:hAnsi="Times New Roman" w:cs="Times New Roman"/>
        </w:rPr>
        <w:t xml:space="preserve">ffect </w:t>
      </w:r>
      <w:r w:rsidR="00ED62F0">
        <w:rPr>
          <w:rFonts w:ascii="Times New Roman" w:hAnsi="Times New Roman" w:cs="Times New Roman"/>
        </w:rPr>
        <w:t>communities</w:t>
      </w:r>
      <w:r w:rsidR="00E51804">
        <w:rPr>
          <w:rFonts w:ascii="Times New Roman" w:hAnsi="Times New Roman" w:cs="Times New Roman"/>
        </w:rPr>
        <w:t xml:space="preserve">. </w:t>
      </w:r>
      <w:r w:rsidR="00B91E48">
        <w:rPr>
          <w:rFonts w:ascii="Times New Roman" w:hAnsi="Times New Roman" w:cs="Times New Roman"/>
        </w:rPr>
        <w:t xml:space="preserve">Therefore, whether abiotic and biotic environments </w:t>
      </w:r>
      <w:del w:id="20" w:author="Mary O'Connor" w:date="2016-06-14T16:36:00Z">
        <w:r w:rsidR="008D3AEC" w:rsidDel="00565DF1">
          <w:rPr>
            <w:rFonts w:ascii="Times New Roman" w:hAnsi="Times New Roman" w:cs="Times New Roman"/>
          </w:rPr>
          <w:delText xml:space="preserve">nullify </w:delText>
        </w:r>
        <w:r w:rsidR="00B91E48" w:rsidDel="00565DF1">
          <w:rPr>
            <w:rFonts w:ascii="Times New Roman" w:hAnsi="Times New Roman" w:cs="Times New Roman"/>
          </w:rPr>
          <w:delText xml:space="preserve">or </w:delText>
        </w:r>
      </w:del>
      <w:r w:rsidR="00B91E48">
        <w:rPr>
          <w:rFonts w:ascii="Times New Roman" w:hAnsi="Times New Roman" w:cs="Times New Roman"/>
        </w:rPr>
        <w:t>m</w:t>
      </w:r>
      <w:r w:rsidR="008D3AEC">
        <w:rPr>
          <w:rFonts w:ascii="Times New Roman" w:hAnsi="Times New Roman" w:cs="Times New Roman"/>
        </w:rPr>
        <w:t>odify</w:t>
      </w:r>
      <w:r w:rsidR="00B91E48">
        <w:rPr>
          <w:rFonts w:ascii="Times New Roman" w:hAnsi="Times New Roman" w:cs="Times New Roman"/>
        </w:rPr>
        <w:t xml:space="preserve"> host-plant genetic effects on the communities they support </w:t>
      </w:r>
      <w:commentRangeStart w:id="21"/>
      <w:r w:rsidR="00B91E48">
        <w:rPr>
          <w:rFonts w:ascii="Times New Roman" w:hAnsi="Times New Roman" w:cs="Times New Roman"/>
        </w:rPr>
        <w:t>remains poorly understood.</w:t>
      </w:r>
      <w:r w:rsidR="008D3AEC">
        <w:rPr>
          <w:rFonts w:ascii="Times New Roman" w:hAnsi="Times New Roman" w:cs="Times New Roman"/>
        </w:rPr>
        <w:t xml:space="preserve"> </w:t>
      </w:r>
      <w:commentRangeEnd w:id="0"/>
      <w:r w:rsidR="00565DF1">
        <w:rPr>
          <w:rStyle w:val="CommentReference"/>
        </w:rPr>
        <w:commentReference w:id="0"/>
      </w:r>
      <w:r w:rsidR="00E5171D">
        <w:rPr>
          <w:rFonts w:ascii="Times New Roman" w:hAnsi="Times New Roman" w:cs="Times New Roman"/>
        </w:rPr>
        <w:t xml:space="preserve">We addressed this knowledge gap </w:t>
      </w:r>
      <w:commentRangeEnd w:id="21"/>
      <w:r w:rsidR="00565DF1">
        <w:rPr>
          <w:rStyle w:val="CommentReference"/>
        </w:rPr>
        <w:commentReference w:id="21"/>
      </w:r>
      <w:r w:rsidR="00E5171D">
        <w:rPr>
          <w:rFonts w:ascii="Times New Roman" w:hAnsi="Times New Roman" w:cs="Times New Roman"/>
        </w:rPr>
        <w:t xml:space="preserve">by planting </w:t>
      </w:r>
      <w:r w:rsidR="00B91E48">
        <w:rPr>
          <w:rFonts w:ascii="Times New Roman" w:hAnsi="Times New Roman" w:cs="Times New Roman"/>
        </w:rPr>
        <w:t xml:space="preserve">a series of </w:t>
      </w:r>
      <w:r w:rsidR="008D3AEC">
        <w:rPr>
          <w:rFonts w:ascii="Times New Roman" w:hAnsi="Times New Roman" w:cs="Times New Roman"/>
        </w:rPr>
        <w:t>common gardens</w:t>
      </w:r>
      <w:r w:rsidR="00B91E48">
        <w:rPr>
          <w:rFonts w:ascii="Times New Roman" w:hAnsi="Times New Roman" w:cs="Times New Roman"/>
        </w:rPr>
        <w:t xml:space="preserve"> consisting of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Salix hookeriana</w:t>
      </w:r>
      <w:r w:rsidR="00E5171D" w:rsidRPr="006D5A4E">
        <w:rPr>
          <w:rFonts w:ascii="Times New Roman" w:hAnsi="Times New Roman" w:cs="Times New Roman"/>
        </w:rPr>
        <w:t xml:space="preserve"> </w:t>
      </w:r>
      <w:r w:rsidR="006D5A4E" w:rsidRPr="006D5A4E">
        <w:rPr>
          <w:rFonts w:ascii="Times New Roman" w:hAnsi="Times New Roman" w:cs="Times New Roman"/>
        </w:rPr>
        <w:t>in a coastal dune ecosystem an</w:t>
      </w:r>
      <w:ins w:id="22" w:author="Mary O'Connor" w:date="2016-06-14T16:42:00Z">
        <w:r w:rsidR="00565DF1">
          <w:rPr>
            <w:rFonts w:ascii="Times New Roman" w:hAnsi="Times New Roman" w:cs="Times New Roman"/>
          </w:rPr>
          <w:t>d, in two experiments?,</w:t>
        </w:r>
      </w:ins>
      <w:del w:id="23" w:author="Mary O'Connor" w:date="2016-06-14T16:42:00Z">
        <w:r w:rsidR="006D5A4E" w:rsidRPr="006D5A4E" w:rsidDel="00565DF1">
          <w:rPr>
            <w:rFonts w:ascii="Times New Roman" w:hAnsi="Times New Roman" w:cs="Times New Roman"/>
          </w:rPr>
          <w:delText>d</w:delText>
        </w:r>
      </w:del>
      <w:r w:rsidR="006D5A4E" w:rsidRPr="006D5A4E">
        <w:rPr>
          <w:rFonts w:ascii="Times New Roman" w:hAnsi="Times New Roman" w:cs="Times New Roman"/>
        </w:rPr>
        <w:t xml:space="preserve">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xml:space="preserve">. We then </w:t>
      </w:r>
      <w:r w:rsidR="00074F14">
        <w:rPr>
          <w:rFonts w:ascii="Times New Roman" w:hAnsi="Times New Roman" w:cs="Times New Roman"/>
        </w:rPr>
        <w:t>quantified</w:t>
      </w:r>
      <w:r w:rsidR="00E5171D">
        <w:rPr>
          <w:rFonts w:ascii="Times New Roman" w:hAnsi="Times New Roman" w:cs="Times New Roman"/>
        </w:rPr>
        <w:t xml:space="preserve"> </w:t>
      </w:r>
      <w:r w:rsidR="00B91E48">
        <w:rPr>
          <w:rFonts w:ascii="Times New Roman" w:hAnsi="Times New Roman" w:cs="Times New Roman"/>
        </w:rPr>
        <w:t xml:space="preserve">variation in associated </w:t>
      </w:r>
      <w:r w:rsidR="00E5171D">
        <w:rPr>
          <w:rFonts w:ascii="Times New Roman" w:hAnsi="Times New Roman" w:cs="Times New Roman"/>
        </w:rPr>
        <w:t>foliar arthropods</w:t>
      </w:r>
      <w:r w:rsidR="00074F14">
        <w:rPr>
          <w:rFonts w:ascii="Times New Roman" w:hAnsi="Times New Roman" w:cs="Times New Roman"/>
        </w:rPr>
        <w:t xml:space="preserve">, </w:t>
      </w:r>
      <w:r w:rsidR="00E5171D">
        <w:rPr>
          <w:rFonts w:ascii="Times New Roman" w:hAnsi="Times New Roman" w:cs="Times New Roman"/>
        </w:rPr>
        <w:t xml:space="preserve">root-associated </w:t>
      </w:r>
      <w:r w:rsidR="002E6872">
        <w:rPr>
          <w:rFonts w:ascii="Times New Roman" w:hAnsi="Times New Roman" w:cs="Times New Roman"/>
        </w:rPr>
        <w:t>ecto</w:t>
      </w:r>
      <w:r w:rsidR="00E5171D">
        <w:rPr>
          <w:rFonts w:ascii="Times New Roman" w:hAnsi="Times New Roman" w:cs="Times New Roman"/>
        </w:rPr>
        <w:t xml:space="preserve">mycorrhiza and </w:t>
      </w:r>
      <w:r w:rsidR="00BA4023">
        <w:rPr>
          <w:rFonts w:ascii="Times New Roman" w:hAnsi="Times New Roman" w:cs="Times New Roman"/>
        </w:rPr>
        <w:t>bacteria</w:t>
      </w:r>
      <w:r w:rsidR="00074F14">
        <w:rPr>
          <w:rFonts w:ascii="Times New Roman" w:hAnsi="Times New Roman" w:cs="Times New Roman"/>
        </w:rPr>
        <w:t>, and plant traits</w:t>
      </w:r>
      <w:r w:rsidR="00D13CB3">
        <w:rPr>
          <w:rFonts w:ascii="Times New Roman" w:hAnsi="Times New Roman" w:cs="Times New Roman"/>
        </w:rPr>
        <w:t xml:space="preserve"> </w:t>
      </w:r>
      <w:r w:rsidR="00B91E48">
        <w:rPr>
          <w:rFonts w:ascii="Times New Roman" w:hAnsi="Times New Roman" w:cs="Times New Roman"/>
        </w:rPr>
        <w:t>across all willow individuals</w:t>
      </w:r>
      <w:r w:rsidR="00074F14">
        <w:rPr>
          <w:rFonts w:ascii="Times New Roman" w:hAnsi="Times New Roman" w:cs="Times New Roman"/>
        </w:rPr>
        <w:t xml:space="preserve"> </w:t>
      </w:r>
      <w:commentRangeStart w:id="24"/>
      <w:r w:rsidR="00137407">
        <w:rPr>
          <w:rFonts w:ascii="Times New Roman" w:hAnsi="Times New Roman" w:cs="Times New Roman"/>
        </w:rPr>
        <w:t xml:space="preserve">to </w:t>
      </w:r>
      <w:del w:id="25" w:author="Mary O'Connor" w:date="2016-06-14T16:39:00Z">
        <w:r w:rsidR="00137407" w:rsidDel="00565DF1">
          <w:rPr>
            <w:rFonts w:ascii="Times New Roman" w:hAnsi="Times New Roman" w:cs="Times New Roman"/>
          </w:rPr>
          <w:delText>tease apart</w:delText>
        </w:r>
      </w:del>
      <w:ins w:id="26" w:author="Mary O'Connor" w:date="2016-06-14T16:39:00Z">
        <w:r w:rsidR="00565DF1">
          <w:rPr>
            <w:rFonts w:ascii="Times New Roman" w:hAnsi="Times New Roman" w:cs="Times New Roman"/>
          </w:rPr>
          <w:t>identify? Distinguish?</w:t>
        </w:r>
      </w:ins>
      <w:r w:rsidR="00137407">
        <w:rPr>
          <w:rFonts w:ascii="Times New Roman" w:hAnsi="Times New Roman" w:cs="Times New Roman"/>
        </w:rPr>
        <w:t xml:space="preserve"> the </w:t>
      </w:r>
      <w:r w:rsidR="00012769">
        <w:rPr>
          <w:rFonts w:ascii="Times New Roman" w:hAnsi="Times New Roman" w:cs="Times New Roman"/>
        </w:rPr>
        <w:t xml:space="preserve">processes by which </w:t>
      </w:r>
      <w:r w:rsidR="002E6872">
        <w:rPr>
          <w:rFonts w:ascii="Times New Roman" w:hAnsi="Times New Roman" w:cs="Times New Roman"/>
        </w:rPr>
        <w:t>willow</w:t>
      </w:r>
      <w:r w:rsidR="00137407">
        <w:rPr>
          <w:rFonts w:ascii="Times New Roman" w:hAnsi="Times New Roman" w:cs="Times New Roman"/>
        </w:rPr>
        <w:t xml:space="preserve"> genotype and </w:t>
      </w:r>
      <w:del w:id="27" w:author="Mary O'Connor" w:date="2016-06-14T16:40:00Z">
        <w:r w:rsidR="00137407" w:rsidDel="00565DF1">
          <w:rPr>
            <w:rFonts w:ascii="Times New Roman" w:hAnsi="Times New Roman" w:cs="Times New Roman"/>
          </w:rPr>
          <w:delText xml:space="preserve">the </w:delText>
        </w:r>
      </w:del>
      <w:r w:rsidR="00137407">
        <w:rPr>
          <w:rFonts w:ascii="Times New Roman" w:hAnsi="Times New Roman" w:cs="Times New Roman"/>
        </w:rPr>
        <w:t xml:space="preserve">environment </w:t>
      </w:r>
      <w:r w:rsidR="00074F14">
        <w:rPr>
          <w:rFonts w:ascii="Times New Roman" w:hAnsi="Times New Roman" w:cs="Times New Roman"/>
        </w:rPr>
        <w:t xml:space="preserve">influenced </w:t>
      </w:r>
      <w:r w:rsidR="00137407">
        <w:rPr>
          <w:rFonts w:ascii="Times New Roman" w:hAnsi="Times New Roman" w:cs="Times New Roman"/>
        </w:rPr>
        <w:t xml:space="preserve">associated communities. </w:t>
      </w:r>
      <w:commentRangeEnd w:id="24"/>
      <w:r w:rsidR="00565DF1">
        <w:rPr>
          <w:rStyle w:val="CommentReference"/>
        </w:rPr>
        <w:commentReference w:id="24"/>
      </w:r>
      <w:r w:rsidR="002E6872">
        <w:rPr>
          <w:rFonts w:ascii="Times New Roman" w:hAnsi="Times New Roman" w:cs="Times New Roman"/>
        </w:rPr>
        <w:t xml:space="preserve">In the ant-aphid experiment, we found that willow genotype </w:t>
      </w:r>
      <w:del w:id="28" w:author="Mary O'Connor" w:date="2016-06-14T16:41:00Z">
        <w:r w:rsidR="00B91E48" w:rsidDel="00565DF1">
          <w:rPr>
            <w:rFonts w:ascii="Times New Roman" w:hAnsi="Times New Roman" w:cs="Times New Roman"/>
          </w:rPr>
          <w:delText xml:space="preserve">what </w:delText>
        </w:r>
      </w:del>
      <w:ins w:id="29" w:author="Mary O'Connor" w:date="2016-06-14T16:41:00Z">
        <w:r w:rsidR="00565DF1">
          <w:rPr>
            <w:rFonts w:ascii="Times New Roman" w:hAnsi="Times New Roman" w:cs="Times New Roman"/>
          </w:rPr>
          <w:t xml:space="preserve">was </w:t>
        </w:r>
      </w:ins>
      <w:r w:rsidR="00B91E48">
        <w:rPr>
          <w:rFonts w:ascii="Times New Roman" w:hAnsi="Times New Roman" w:cs="Times New Roman"/>
        </w:rPr>
        <w:t xml:space="preserve">the strongest predictor of variation in foliar arthropod communities compared to </w:t>
      </w:r>
      <w:r w:rsidR="002E6872">
        <w:rPr>
          <w:rFonts w:ascii="Times New Roman" w:hAnsi="Times New Roman" w:cs="Times New Roman"/>
        </w:rPr>
        <w:t xml:space="preserve">aphid additions and proximity to </w:t>
      </w:r>
      <w:r w:rsidR="00B91E48">
        <w:rPr>
          <w:rFonts w:ascii="Times New Roman" w:hAnsi="Times New Roman" w:cs="Times New Roman"/>
        </w:rPr>
        <w:t xml:space="preserve">aphid-tending </w:t>
      </w:r>
      <w:r w:rsidR="002E6872">
        <w:rPr>
          <w:rFonts w:ascii="Times New Roman" w:hAnsi="Times New Roman" w:cs="Times New Roman"/>
        </w:rPr>
        <w:t>ant mounds. Still, we observed that aphid additions modified the effect of willow genotype on arthropod community composition</w:t>
      </w:r>
      <w:r w:rsidR="00B91E48">
        <w:rPr>
          <w:rFonts w:ascii="Times New Roman" w:hAnsi="Times New Roman" w:cs="Times New Roman"/>
        </w:rPr>
        <w:t xml:space="preserve"> </w:t>
      </w:r>
      <w:r w:rsidR="00D13CB3">
        <w:rPr>
          <w:rFonts w:ascii="Times New Roman" w:hAnsi="Times New Roman" w:cs="Times New Roman"/>
        </w:rPr>
        <w:t>by attracting</w:t>
      </w:r>
      <w:r w:rsidR="00074F14">
        <w:rPr>
          <w:rFonts w:ascii="Times New Roman" w:hAnsi="Times New Roman" w:cs="Times New Roman"/>
        </w:rPr>
        <w:t xml:space="preserve"> other aphid species on certain willow genotypes</w:t>
      </w:r>
      <w:r w:rsidR="002E6872">
        <w:rPr>
          <w:rFonts w:ascii="Times New Roman" w:hAnsi="Times New Roman" w:cs="Times New Roman"/>
        </w:rPr>
        <w:t xml:space="preserve">, </w:t>
      </w:r>
      <w:r w:rsidR="00B91E48">
        <w:rPr>
          <w:rFonts w:ascii="Times New Roman" w:hAnsi="Times New Roman" w:cs="Times New Roman"/>
        </w:rPr>
        <w:t>supporting that both host-plant genotype and herbivores were key factors.</w:t>
      </w:r>
      <w:r w:rsidR="00B91E48" w:rsidDel="00B91E48">
        <w:rPr>
          <w:rFonts w:ascii="Times New Roman" w:hAnsi="Times New Roman" w:cs="Times New Roman"/>
        </w:rPr>
        <w:t xml:space="preserve"> </w:t>
      </w:r>
      <w:r w:rsidR="00FB4002">
        <w:rPr>
          <w:rFonts w:ascii="Times New Roman" w:hAnsi="Times New Roman" w:cs="Times New Roman"/>
        </w:rPr>
        <w:t xml:space="preserve">In the wind experiment, we found that wind exposure </w:t>
      </w:r>
      <w:r w:rsidR="00B91E48">
        <w:rPr>
          <w:rFonts w:ascii="Times New Roman" w:hAnsi="Times New Roman" w:cs="Times New Roman"/>
        </w:rPr>
        <w:t>was the main predictor of variation in</w:t>
      </w:r>
      <w:r w:rsidR="00FB4002">
        <w:rPr>
          <w:rFonts w:ascii="Times New Roman" w:hAnsi="Times New Roman" w:cs="Times New Roman"/>
        </w:rPr>
        <w:t xml:space="preserve"> communities of foliar arthropods and root </w:t>
      </w:r>
      <w:r w:rsidR="00BA4023">
        <w:rPr>
          <w:rFonts w:ascii="Times New Roman" w:hAnsi="Times New Roman" w:cs="Times New Roman"/>
        </w:rPr>
        <w:t>bacteria</w:t>
      </w:r>
      <w:r w:rsidR="00FB4002">
        <w:rPr>
          <w:rFonts w:ascii="Times New Roman" w:hAnsi="Times New Roman" w:cs="Times New Roman"/>
        </w:rPr>
        <w:t xml:space="preserve">. Still, willow genotype had strong effect sizes </w:t>
      </w:r>
      <w:r w:rsidR="000149D3">
        <w:rPr>
          <w:rFonts w:ascii="Times New Roman" w:hAnsi="Times New Roman" w:cs="Times New Roman"/>
        </w:rPr>
        <w:t>on several community properties of arthropods and ectomycorrhiza, indicating th</w:t>
      </w:r>
      <w:r w:rsidR="00D13CB3">
        <w:rPr>
          <w:rFonts w:ascii="Times New Roman" w:hAnsi="Times New Roman" w:cs="Times New Roman"/>
        </w:rPr>
        <w:t xml:space="preserve">at </w:t>
      </w:r>
      <w:r w:rsidR="000149D3">
        <w:rPr>
          <w:rFonts w:ascii="Times New Roman" w:hAnsi="Times New Roman" w:cs="Times New Roman"/>
        </w:rPr>
        <w:t>host-plant genetic variation</w:t>
      </w:r>
      <w:r w:rsidR="00B91E48">
        <w:rPr>
          <w:rFonts w:ascii="Times New Roman" w:hAnsi="Times New Roman" w:cs="Times New Roman"/>
        </w:rPr>
        <w:t xml:space="preserve"> remains</w:t>
      </w:r>
      <w:r w:rsidR="00D13CB3">
        <w:rPr>
          <w:rFonts w:ascii="Times New Roman" w:hAnsi="Times New Roman" w:cs="Times New Roman"/>
        </w:rPr>
        <w:t xml:space="preserve"> important</w:t>
      </w:r>
      <w:r w:rsidR="00B91E48">
        <w:rPr>
          <w:rFonts w:ascii="Times New Roman" w:hAnsi="Times New Roman" w:cs="Times New Roman"/>
        </w:rPr>
        <w:t xml:space="preserve"> despite wind being a </w:t>
      </w:r>
      <w:r w:rsidR="00D13CB3">
        <w:rPr>
          <w:rFonts w:ascii="Times New Roman" w:hAnsi="Times New Roman" w:cs="Times New Roman"/>
        </w:rPr>
        <w:t>key</w:t>
      </w:r>
      <w:r w:rsidR="00B91E48">
        <w:rPr>
          <w:rFonts w:ascii="Times New Roman" w:hAnsi="Times New Roman" w:cs="Times New Roman"/>
        </w:rPr>
        <w:t xml:space="preserve"> environmental </w:t>
      </w:r>
      <w:r w:rsidR="00D13CB3">
        <w:rPr>
          <w:rFonts w:ascii="Times New Roman" w:hAnsi="Times New Roman" w:cs="Times New Roman"/>
        </w:rPr>
        <w:t>factor</w:t>
      </w:r>
      <w:r w:rsidR="00B91E48">
        <w:rPr>
          <w:rFonts w:ascii="Times New Roman" w:hAnsi="Times New Roman" w:cs="Times New Roman"/>
        </w:rPr>
        <w:t xml:space="preserve"> in coastal dune ecosystems</w:t>
      </w:r>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commentRangeStart w:id="30"/>
      <w:r w:rsidR="00590878">
        <w:rPr>
          <w:rFonts w:ascii="Times New Roman" w:hAnsi="Times New Roman" w:cs="Times New Roman"/>
        </w:rPr>
        <w:t xml:space="preserve">Taken together, our results suggest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commentRangeEnd w:id="30"/>
      <w:r w:rsidR="00057515">
        <w:rPr>
          <w:rStyle w:val="CommentReference"/>
        </w:rPr>
        <w:commentReference w:id="30"/>
      </w:r>
      <w:r w:rsidR="006B628B">
        <w:rPr>
          <w:rFonts w:ascii="Times New Roman" w:hAnsi="Times New Roman" w:cs="Times New Roman"/>
        </w:rPr>
        <w:t>.</w:t>
      </w:r>
      <w:r w:rsidR="00D13CB3">
        <w:rPr>
          <w:rFonts w:ascii="Times New Roman" w:hAnsi="Times New Roman" w:cs="Times New Roman"/>
        </w:rPr>
        <w:t xml:space="preserve"> </w:t>
      </w:r>
      <w:commentRangeStart w:id="31"/>
      <w:r w:rsidR="00D13CB3">
        <w:rPr>
          <w:rFonts w:ascii="Times New Roman" w:hAnsi="Times New Roman" w:cs="Times New Roman"/>
        </w:rPr>
        <w:t>However</w:t>
      </w:r>
      <w:r w:rsidR="006B628B">
        <w:rPr>
          <w:rFonts w:ascii="Times New Roman" w:hAnsi="Times New Roman" w:cs="Times New Roman"/>
        </w:rPr>
        <w:t xml:space="preserve">, considering the role of both genotype and the surrounding environment will lead to </w:t>
      </w:r>
      <w:r w:rsidR="00B91E48">
        <w:rPr>
          <w:rFonts w:ascii="Times New Roman" w:hAnsi="Times New Roman" w:cs="Times New Roman"/>
        </w:rPr>
        <w:t xml:space="preserve">a </w:t>
      </w:r>
      <w:r w:rsidR="006B628B">
        <w:rPr>
          <w:rFonts w:ascii="Times New Roman" w:hAnsi="Times New Roman" w:cs="Times New Roman"/>
        </w:rPr>
        <w:t>better</w:t>
      </w:r>
      <w:r w:rsidR="00B91E48">
        <w:rPr>
          <w:rFonts w:ascii="Times New Roman" w:hAnsi="Times New Roman" w:cs="Times New Roman"/>
        </w:rPr>
        <w:t xml:space="preserve"> understanding of how </w:t>
      </w:r>
      <w:r w:rsidR="00D13CB3">
        <w:rPr>
          <w:rFonts w:ascii="Times New Roman" w:hAnsi="Times New Roman" w:cs="Times New Roman"/>
        </w:rPr>
        <w:t xml:space="preserve">host-plant </w:t>
      </w:r>
      <w:r w:rsidR="00B91E48">
        <w:rPr>
          <w:rFonts w:ascii="Times New Roman" w:hAnsi="Times New Roman" w:cs="Times New Roman"/>
        </w:rPr>
        <w:t>communities are assembled.</w:t>
      </w:r>
      <w:commentRangeEnd w:id="31"/>
      <w:r w:rsidR="00057515">
        <w:rPr>
          <w:rStyle w:val="CommentReference"/>
        </w:rPr>
        <w:commentReference w:id="31"/>
      </w:r>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t>Introduction</w:t>
      </w:r>
    </w:p>
    <w:p w14:paraId="6D7A85D9" w14:textId="77777777" w:rsidR="00036F70" w:rsidRDefault="00036F70" w:rsidP="00036F70">
      <w:pPr>
        <w:rPr>
          <w:rFonts w:ascii="Times New Roman" w:hAnsi="Times New Roman" w:cs="Times New Roman"/>
          <w:b/>
        </w:rPr>
      </w:pPr>
    </w:p>
    <w:p w14:paraId="287159E3" w14:textId="302E7F86" w:rsidR="008478CE" w:rsidRPr="00687EE4" w:rsidRDefault="00E754E2" w:rsidP="006D6153">
      <w:pPr>
        <w:spacing w:line="480" w:lineRule="auto"/>
        <w:rPr>
          <w:rFonts w:ascii="Times New Roman" w:hAnsi="Times New Roman" w:cs="Times New Roman"/>
        </w:rPr>
      </w:pPr>
      <w:r>
        <w:rPr>
          <w:rFonts w:ascii="Times New Roman" w:hAnsi="Times New Roman" w:cs="Times New Roman"/>
        </w:rPr>
        <w:t xml:space="preserve">Intraspecific genetic variation </w:t>
      </w:r>
      <w:r w:rsidR="006A1BE2">
        <w:rPr>
          <w:rFonts w:ascii="Times New Roman" w:hAnsi="Times New Roman" w:cs="Times New Roman"/>
        </w:rPr>
        <w:t>is a key</w:t>
      </w:r>
      <w:r>
        <w:rPr>
          <w:rFonts w:ascii="Times New Roman" w:hAnsi="Times New Roman" w:cs="Times New Roman"/>
        </w:rPr>
        <w:t xml:space="preserve"> drive</w:t>
      </w:r>
      <w:r w:rsidR="006A1BE2">
        <w:rPr>
          <w:rFonts w:ascii="Times New Roman" w:hAnsi="Times New Roman" w:cs="Times New Roman"/>
        </w:rPr>
        <w:t>r o</w:t>
      </w:r>
      <w:r w:rsidR="00687EE4">
        <w:rPr>
          <w:rFonts w:ascii="Times New Roman" w:hAnsi="Times New Roman" w:cs="Times New Roman"/>
        </w:rPr>
        <w:t>f</w:t>
      </w:r>
      <w:r>
        <w:rPr>
          <w:rFonts w:ascii="Times New Roman" w:hAnsi="Times New Roman" w:cs="Times New Roman"/>
        </w:rPr>
        <w:t xml:space="preserve"> </w:t>
      </w:r>
      <w:r w:rsidR="006A1BE2">
        <w:rPr>
          <w:rFonts w:ascii="Times New Roman" w:hAnsi="Times New Roman" w:cs="Times New Roman"/>
        </w:rPr>
        <w:t xml:space="preserve">phenotypic </w:t>
      </w:r>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4B4446" w:rsidRPr="004B4446">
        <w:rPr>
          <w:rFonts w:ascii="Times New Roman" w:hAnsi="Times New Roman" w:cs="Times New Roman"/>
          <w:noProof/>
          <w:color w:val="000000"/>
        </w:rPr>
        <w:t xml:space="preserve"> (Fritz &amp; Price 1988; Maddox &amp; Root 1990; Antonovics 1992; Lamit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D31D16">
        <w:rPr>
          <w:rFonts w:ascii="Times New Roman" w:hAnsi="Times New Roman" w:cs="Times New Roman"/>
        </w:rPr>
        <w:fldChar w:fldCharType="end"/>
      </w:r>
      <w:ins w:id="32" w:author="Mary O'Connor" w:date="2016-06-14T16:45:00Z">
        <w:r w:rsidR="006A36C9">
          <w:rPr>
            <w:rFonts w:ascii="Times New Roman" w:hAnsi="Times New Roman" w:cs="Times New Roman"/>
          </w:rPr>
          <w:t xml:space="preserve">. </w:t>
        </w:r>
      </w:ins>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del w:id="33" w:author="Mary O'Connor" w:date="2016-06-14T16:45:00Z">
        <w:r w:rsidR="00C222F8" w:rsidDel="006A36C9">
          <w:rPr>
            <w:rFonts w:ascii="Times New Roman" w:hAnsi="Times New Roman" w:cs="Times New Roman"/>
          </w:rPr>
          <w:delText xml:space="preserve"> </w:delText>
        </w:r>
      </w:del>
      <w:commentRangeStart w:id="34"/>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3034B1">
        <w:rPr>
          <w:rFonts w:ascii="Times New Roman" w:hAnsi="Times New Roman" w:cs="Times New Roman"/>
        </w:rPr>
        <w:fldChar w:fldCharType="end"/>
      </w:r>
      <w:r w:rsidR="00C86B6C">
        <w:rPr>
          <w:rFonts w:ascii="Times New Roman" w:hAnsi="Times New Roman" w:cs="Times New Roman"/>
        </w:rPr>
        <w:t xml:space="preserve">and </w:t>
      </w:r>
      <w:commentRangeEnd w:id="34"/>
      <w:r w:rsidR="006A36C9">
        <w:rPr>
          <w:rStyle w:val="CommentReference"/>
        </w:rPr>
        <w:commentReference w:id="34"/>
      </w:r>
      <w:r w:rsidR="00C86B6C">
        <w:rPr>
          <w:rFonts w:ascii="Times New Roman" w:hAnsi="Times New Roman" w:cs="Times New Roman"/>
        </w:rPr>
        <w:t xml:space="preserve">the </w:t>
      </w:r>
      <w:ins w:id="35" w:author="Mary O'Connor" w:date="2016-06-14T16:46:00Z">
        <w:r w:rsidR="006A36C9">
          <w:rPr>
            <w:rFonts w:ascii="Times New Roman" w:hAnsi="Times New Roman" w:cs="Times New Roman"/>
          </w:rPr>
          <w:t xml:space="preserve">genetic variation in? </w:t>
        </w:r>
      </w:ins>
      <w:r w:rsidR="00C86B6C">
        <w:rPr>
          <w:rFonts w:ascii="Times New Roman" w:hAnsi="Times New Roman" w:cs="Times New Roman"/>
        </w:rPr>
        <w:t>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3034B1">
        <w:rPr>
          <w:rFonts w:ascii="Times New Roman" w:hAnsi="Times New Roman" w:cs="Times New Roman"/>
        </w:rPr>
        <w:fldChar w:fldCharType="end"/>
      </w:r>
      <w:ins w:id="36" w:author="Mary O'Connor" w:date="2016-06-14T16:45:00Z">
        <w:r w:rsidR="006A36C9">
          <w:rPr>
            <w:rFonts w:ascii="Times New Roman" w:hAnsi="Times New Roman" w:cs="Times New Roman"/>
          </w:rPr>
          <w:t xml:space="preserve"> </w:t>
        </w:r>
      </w:ins>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687EE4">
        <w:rPr>
          <w:rFonts w:ascii="Times New Roman" w:hAnsi="Times New Roman" w:cs="Times New Roman"/>
        </w:rPr>
        <w:t xml:space="preserve"> of species</w:t>
      </w:r>
      <w:r w:rsidR="006A1BE2">
        <w:rPr>
          <w:rFonts w:ascii="Times New Roman" w:hAnsi="Times New Roman" w:cs="Times New Roman"/>
        </w:rPr>
        <w:t xml:space="preserve">, from </w:t>
      </w:r>
      <w:r w:rsidR="001B76E7">
        <w:rPr>
          <w:rFonts w:ascii="Times New Roman" w:hAnsi="Times New Roman" w:cs="Times New Roman"/>
        </w:rPr>
        <w:t>foliar art</w:t>
      </w:r>
      <w:r w:rsidR="002553A7">
        <w:rPr>
          <w:rFonts w:ascii="Times New Roman" w:hAnsi="Times New Roman" w:cs="Times New Roman"/>
        </w:rPr>
        <w:t>hropods</w:t>
      </w:r>
      <w:r w:rsidR="006A1BE2">
        <w:rPr>
          <w:rFonts w:ascii="Times New Roman" w:hAnsi="Times New Roman" w:cs="Times New Roman"/>
        </w:rPr>
        <w:t xml:space="preserve"> aboveground to</w:t>
      </w:r>
      <w:r w:rsidR="002553A7">
        <w:rPr>
          <w:rFonts w:ascii="Times New Roman" w:hAnsi="Times New Roman" w:cs="Times New Roman"/>
        </w:rPr>
        <w:t xml:space="preserve"> soil microbes</w:t>
      </w:r>
      <w:r w:rsidR="006A1BE2">
        <w:rPr>
          <w:rFonts w:ascii="Times New Roman" w:hAnsi="Times New Roman" w:cs="Times New Roman"/>
        </w:rPr>
        <w:t xml:space="preserve"> below</w:t>
      </w:r>
      <w:r w:rsidR="002553A7">
        <w:rPr>
          <w:rFonts w:ascii="Times New Roman" w:hAnsi="Times New Roman" w:cs="Times New Roman"/>
        </w:rPr>
        <w:t xml:space="preserve">. </w:t>
      </w:r>
      <w:r w:rsidR="00C506B6">
        <w:rPr>
          <w:rFonts w:ascii="Times New Roman" w:hAnsi="Times New Roman" w:cs="Times New Roman"/>
        </w:rPr>
        <w:t xml:space="preserve">While </w:t>
      </w:r>
      <w:r>
        <w:rPr>
          <w:rFonts w:ascii="Times New Roman" w:hAnsi="Times New Roman" w:cs="Times New Roman"/>
        </w:rPr>
        <w:t>the community</w:t>
      </w:r>
      <w:r w:rsidR="004417F0">
        <w:rPr>
          <w:rFonts w:ascii="Times New Roman" w:hAnsi="Times New Roman" w:cs="Times New Roman"/>
        </w:rPr>
        <w:t>-</w:t>
      </w:r>
      <w:r>
        <w:rPr>
          <w:rFonts w:ascii="Times New Roman" w:hAnsi="Times New Roman" w:cs="Times New Roman"/>
        </w:rPr>
        <w:t>level consequences of genetic variation</w:t>
      </w:r>
      <w:r w:rsidR="004417F0">
        <w:rPr>
          <w:rFonts w:ascii="Times New Roman" w:hAnsi="Times New Roman" w:cs="Times New Roman"/>
        </w:rPr>
        <w:t xml:space="preserve"> (commonly referred to as ‘community genetics’, </w:t>
      </w:r>
      <w:r w:rsidR="004417F0" w:rsidRPr="00CA523E">
        <w:rPr>
          <w:rFonts w:ascii="Times New Roman" w:hAnsi="Times New Roman" w:cs="Times New Roman"/>
          <w:i/>
        </w:rPr>
        <w:t>sensu</w:t>
      </w:r>
      <w:r w:rsidR="004417F0">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AGQAMAA4AGQANAA5AGYALwBGADQAQQA3AEQAMAA2ADcALQA0ADMARgA4AC0AMABBAEUANgAtADgA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(Antonovics 1992)</w:t>
      </w:r>
      <w:r w:rsidR="00E760D1">
        <w:rPr>
          <w:rFonts w:ascii="Times New Roman" w:hAnsi="Times New Roman" w:cs="Times New Roman"/>
        </w:rPr>
        <w:fldChar w:fldCharType="end"/>
      </w:r>
      <w:r w:rsidR="004417F0">
        <w:rPr>
          <w:rFonts w:ascii="Times New Roman" w:hAnsi="Times New Roman" w:cs="Times New Roman"/>
        </w:rPr>
        <w:t xml:space="preserve">, </w:t>
      </w:r>
      <w:r>
        <w:rPr>
          <w:rFonts w:ascii="Times New Roman" w:hAnsi="Times New Roman" w:cs="Times New Roman"/>
        </w:rPr>
        <w:t>have been documented in a variety of</w:t>
      </w:r>
      <w:r w:rsidR="00E26C29">
        <w:rPr>
          <w:rFonts w:ascii="Times New Roman" w:hAnsi="Times New Roman" w:cs="Times New Roman"/>
        </w:rPr>
        <w:t xml:space="preserve"> host-plant</w:t>
      </w:r>
      <w:r>
        <w:rPr>
          <w:rFonts w:ascii="Times New Roman" w:hAnsi="Times New Roman" w:cs="Times New Roman"/>
        </w:rPr>
        <w:t xml:space="preserve">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3034B1">
        <w:rPr>
          <w:rFonts w:ascii="Times New Roman" w:hAnsi="Times New Roman" w:cs="Times New Roman"/>
        </w:rPr>
        <w:fldChar w:fldCharType="end"/>
      </w:r>
      <w:r>
        <w:rPr>
          <w:rFonts w:ascii="Times New Roman" w:hAnsi="Times New Roman" w:cs="Times New Roman"/>
        </w:rPr>
        <w:t>case studies come</w:t>
      </w:r>
      <w:r w:rsidR="006A1BE2">
        <w:rPr>
          <w:rFonts w:ascii="Times New Roman" w:hAnsi="Times New Roman" w:cs="Times New Roman"/>
        </w:rPr>
        <w:t xml:space="preserve"> primarily</w:t>
      </w:r>
      <w:r>
        <w:rPr>
          <w:rFonts w:ascii="Times New Roman" w:hAnsi="Times New Roman" w:cs="Times New Roman"/>
        </w:rPr>
        <w:t xml:space="preserve"> from common garden experiments where </w:t>
      </w:r>
      <w:r w:rsidR="00C506B6">
        <w:rPr>
          <w:rFonts w:ascii="Times New Roman" w:hAnsi="Times New Roman" w:cs="Times New Roman"/>
        </w:rPr>
        <w:t>environmental variation is minimized</w:t>
      </w:r>
      <w:r>
        <w:rPr>
          <w:rFonts w:ascii="Times New Roman" w:hAnsi="Times New Roman" w:cs="Times New Roman"/>
        </w:rPr>
        <w:t xml:space="preserve">. </w:t>
      </w:r>
      <w:r w:rsidR="00183B90">
        <w:rPr>
          <w:rFonts w:ascii="Times New Roman" w:hAnsi="Times New Roman" w:cs="Times New Roman"/>
        </w:rPr>
        <w:t>Yet,</w:t>
      </w:r>
      <w:r w:rsidR="00A40E2D">
        <w:rPr>
          <w:rFonts w:ascii="Times New Roman" w:hAnsi="Times New Roman" w:cs="Times New Roman"/>
        </w:rPr>
        <w:t xml:space="preserve"> </w:t>
      </w:r>
      <w:r w:rsidR="006A1BE2">
        <w:rPr>
          <w:rFonts w:ascii="Times New Roman" w:hAnsi="Times New Roman" w:cs="Times New Roman"/>
        </w:rPr>
        <w:t xml:space="preserve">decades of ecological studies </w:t>
      </w:r>
      <w:r w:rsidR="00183B90">
        <w:rPr>
          <w:rFonts w:ascii="Times New Roman" w:hAnsi="Times New Roman" w:cs="Times New Roman"/>
        </w:rPr>
        <w:t xml:space="preserve">have shown </w:t>
      </w:r>
      <w:r w:rsidR="00A40E2D">
        <w:rPr>
          <w:rFonts w:ascii="Times New Roman" w:hAnsi="Times New Roman" w:cs="Times New Roman"/>
        </w:rPr>
        <w:t>that</w:t>
      </w:r>
      <w:r w:rsidR="006A1BE2">
        <w:rPr>
          <w:rFonts w:ascii="Times New Roman" w:hAnsi="Times New Roman" w:cs="Times New Roman"/>
        </w:rPr>
        <w:t xml:space="preserve"> variability </w:t>
      </w:r>
      <w:r>
        <w:rPr>
          <w:rFonts w:ascii="Times New Roman" w:hAnsi="Times New Roman" w:cs="Times New Roman"/>
        </w:rPr>
        <w:t xml:space="preserve">in the environment has a fundamental influence on </w:t>
      </w:r>
      <w:commentRangeStart w:id="37"/>
      <w:r>
        <w:rPr>
          <w:rFonts w:ascii="Times New Roman" w:hAnsi="Times New Roman" w:cs="Times New Roman"/>
        </w:rPr>
        <w:t>tra</w:t>
      </w:r>
      <w:r w:rsidR="00EE6729">
        <w:rPr>
          <w:rFonts w:ascii="Times New Roman" w:hAnsi="Times New Roman" w:cs="Times New Roman"/>
        </w:rPr>
        <w:t xml:space="preserve">it variation </w:t>
      </w:r>
      <w:commentRangeEnd w:id="37"/>
      <w:r w:rsidR="006A36C9">
        <w:rPr>
          <w:rStyle w:val="CommentReference"/>
        </w:rPr>
        <w:commentReference w:id="37"/>
      </w:r>
      <w:r w:rsidR="00EE6729">
        <w:rPr>
          <w:rFonts w:ascii="Times New Roman" w:hAnsi="Times New Roman" w:cs="Times New Roman"/>
        </w:rPr>
        <w:t>in host plants</w:t>
      </w:r>
      <w:r w:rsidR="007760AC">
        <w:rPr>
          <w:rFonts w:ascii="Times New Roman" w:hAnsi="Times New Roman" w:cs="Times New Roman"/>
        </w:rPr>
        <w:fldChar w:fldCharType="begin">
          <w:fldData xml:space="preserve">NgA5ADUAMABlADEAYwA3AC0AOABiADgANAAtADQANgAzADcALQA5AGQAZAA5AC0AZQA3ADQANgA0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</w:fldData>
        </w:fldChar>
      </w:r>
      <w:r w:rsidR="007760AC">
        <w:rPr>
          <w:rFonts w:ascii="Times New Roman" w:hAnsi="Times New Roman" w:cs="Times New Roman"/>
        </w:rPr>
        <w:instrText>ADDIN LABTIVA_CITE \* MERGEFORMAT</w:instrText>
      </w:r>
      <w:r w:rsidR="007760AC">
        <w:rPr>
          <w:rFonts w:ascii="Times New Roman" w:hAnsi="Times New Roman" w:cs="Times New Roman"/>
        </w:rPr>
      </w:r>
      <w:r w:rsidR="007760AC">
        <w:rPr>
          <w:rFonts w:ascii="Times New Roman" w:hAnsi="Times New Roman" w:cs="Times New Roman"/>
        </w:rPr>
        <w:fldChar w:fldCharType="separate"/>
      </w:r>
      <w:r w:rsidR="004B4446" w:rsidRPr="004B4446">
        <w:rPr>
          <w:rFonts w:ascii="Times New Roman" w:hAnsi="Times New Roman" w:cs="Times New Roman"/>
          <w:noProof/>
          <w:color w:val="000000"/>
        </w:rPr>
        <w:t xml:space="preserve"> (Gratani 2014)</w:t>
      </w:r>
      <w:r w:rsidR="007760AC">
        <w:rPr>
          <w:rFonts w:ascii="Times New Roman" w:hAnsi="Times New Roman" w:cs="Times New Roman"/>
        </w:rPr>
        <w:fldChar w:fldCharType="end"/>
      </w:r>
      <w:r w:rsidR="00A40E2D">
        <w:rPr>
          <w:rFonts w:ascii="Times New Roman" w:hAnsi="Times New Roman" w:cs="Times New Roman"/>
        </w:rPr>
        <w:t>; however,</w:t>
      </w:r>
      <w:r w:rsidR="00EE6729">
        <w:rPr>
          <w:rFonts w:ascii="Times New Roman" w:hAnsi="Times New Roman" w:cs="Times New Roman"/>
        </w:rPr>
        <w:t xml:space="preserve"> </w:t>
      </w:r>
      <w:commentRangeStart w:id="38"/>
      <w:r w:rsidR="008478CE">
        <w:rPr>
          <w:rFonts w:ascii="Times New Roman" w:hAnsi="Times New Roman" w:cs="Times New Roman"/>
        </w:rPr>
        <w:t xml:space="preserve">the relative importance </w:t>
      </w:r>
      <w:commentRangeEnd w:id="38"/>
      <w:r w:rsidR="006A36C9">
        <w:rPr>
          <w:rStyle w:val="CommentReference"/>
        </w:rPr>
        <w:commentReference w:id="38"/>
      </w:r>
      <w:r w:rsidR="008478CE">
        <w:rPr>
          <w:rFonts w:ascii="Times New Roman" w:hAnsi="Times New Roman" w:cs="Times New Roman"/>
        </w:rPr>
        <w:t xml:space="preserve">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remains an open question</w:t>
      </w:r>
      <w:ins w:id="39" w:author="Mary O'Connor" w:date="2016-06-14T16:49:00Z">
        <w:r w:rsidR="006A36C9">
          <w:rPr>
            <w:rFonts w:ascii="Times New Roman" w:hAnsi="Times New Roman" w:cs="Times New Roman"/>
          </w:rPr>
          <w:t>.</w:t>
        </w:r>
      </w:ins>
      <w:del w:id="40" w:author="Mary O'Connor" w:date="2016-06-14T16:49:00Z">
        <w:r w:rsidR="006A1BE2" w:rsidDel="006A36C9">
          <w:rPr>
            <w:rFonts w:ascii="Times New Roman" w:hAnsi="Times New Roman" w:cs="Times New Roman"/>
          </w:rPr>
          <w:delText xml:space="preserve"> for the vast majority of systems</w:delText>
        </w:r>
      </w:del>
      <w:r w:rsidR="008478CE">
        <w:rPr>
          <w:rFonts w:ascii="Times New Roman" w:hAnsi="Times New Roman" w:cs="Times New Roman"/>
        </w:rPr>
        <w:t xml:space="preserve">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4B4446" w:rsidRPr="004B4446">
        <w:rPr>
          <w:rFonts w:ascii="Times New Roman" w:hAnsi="Times New Roman" w:cs="Times New Roman"/>
          <w:noProof/>
          <w:color w:val="000000"/>
        </w:rPr>
        <w:t xml:space="preserve"> (Hersch-Green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Tack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 Crutsinger 2015)</w:t>
      </w:r>
      <w:r w:rsidR="005068EC">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40CF4280" w14:textId="61D2F304" w:rsidR="00F132D3" w:rsidRDefault="00885BA6" w:rsidP="00D07C4C">
      <w:pPr>
        <w:spacing w:line="480" w:lineRule="auto"/>
        <w:rPr>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w:t>
      </w:r>
      <w:r w:rsidR="006A1BE2">
        <w:rPr>
          <w:rFonts w:ascii="Times New Roman" w:hAnsi="Times New Roman" w:cs="Times New Roman"/>
        </w:rPr>
        <w:t>advancing community genetics</w:t>
      </w:r>
      <w:r w:rsidR="00E26C29">
        <w:rPr>
          <w:rFonts w:ascii="Times New Roman" w:hAnsi="Times New Roman" w:cs="Times New Roman"/>
        </w:rPr>
        <w:t xml:space="preserve"> </w:t>
      </w:r>
      <w:r w:rsidR="00FD6B26">
        <w:rPr>
          <w:rFonts w:ascii="Times New Roman" w:hAnsi="Times New Roman" w:cs="Times New Roman"/>
        </w:rPr>
        <w:t xml:space="preserve">beyond the common garden is </w:t>
      </w:r>
      <w:r w:rsidR="00BF430E">
        <w:rPr>
          <w:rFonts w:ascii="Times New Roman" w:hAnsi="Times New Roman" w:cs="Times New Roman"/>
        </w:rPr>
        <w:t>to</w:t>
      </w:r>
      <w:r w:rsidR="00F65E4C">
        <w:rPr>
          <w:rFonts w:ascii="Times New Roman" w:hAnsi="Times New Roman" w:cs="Times New Roman"/>
        </w:rPr>
        <w:t>: (i)</w:t>
      </w:r>
      <w:r w:rsidR="00BF430E">
        <w:rPr>
          <w:rFonts w:ascii="Times New Roman" w:hAnsi="Times New Roman" w:cs="Times New Roman"/>
        </w:rPr>
        <w:t xml:space="preserve"> identify </w:t>
      </w:r>
      <w:r w:rsidR="006A1BE2">
        <w:rPr>
          <w:rFonts w:ascii="Times New Roman" w:hAnsi="Times New Roman" w:cs="Times New Roman"/>
        </w:rPr>
        <w:t>important</w:t>
      </w:r>
      <w:r w:rsidR="00BF430E">
        <w:rPr>
          <w:rFonts w:ascii="Times New Roman" w:hAnsi="Times New Roman" w:cs="Times New Roman"/>
        </w:rPr>
        <w:t xml:space="preserve"> </w:t>
      </w:r>
      <w:del w:id="41" w:author="Mary O'Connor" w:date="2016-06-14T16:51:00Z">
        <w:r w:rsidR="00BF430E" w:rsidDel="006A36C9">
          <w:rPr>
            <w:rFonts w:ascii="Times New Roman" w:hAnsi="Times New Roman" w:cs="Times New Roman"/>
          </w:rPr>
          <w:delText xml:space="preserve">sources </w:delText>
        </w:r>
      </w:del>
      <w:ins w:id="42" w:author="Mary O'Connor" w:date="2016-06-14T16:51:00Z">
        <w:r w:rsidR="006A36C9">
          <w:rPr>
            <w:rFonts w:ascii="Times New Roman" w:hAnsi="Times New Roman" w:cs="Times New Roman"/>
          </w:rPr>
          <w:t xml:space="preserve">axes </w:t>
        </w:r>
      </w:ins>
      <w:r w:rsidR="00BF430E">
        <w:rPr>
          <w:rFonts w:ascii="Times New Roman" w:hAnsi="Times New Roman" w:cs="Times New Roman"/>
        </w:rPr>
        <w:t>of</w:t>
      </w:r>
      <w:r w:rsidR="0018083C">
        <w:rPr>
          <w:rFonts w:ascii="Times New Roman" w:hAnsi="Times New Roman" w:cs="Times New Roman"/>
        </w:rPr>
        <w:t xml:space="preserve"> </w:t>
      </w:r>
      <w:r w:rsidR="00BF430E">
        <w:rPr>
          <w:rFonts w:ascii="Times New Roman" w:hAnsi="Times New Roman" w:cs="Times New Roman"/>
        </w:rPr>
        <w:t>environmental</w:t>
      </w:r>
      <w:r w:rsidR="00BF3686">
        <w:rPr>
          <w:rFonts w:ascii="Times New Roman" w:hAnsi="Times New Roman" w:cs="Times New Roman"/>
        </w:rPr>
        <w:t xml:space="preserve"> variation</w:t>
      </w:r>
      <w:r w:rsidR="0018083C">
        <w:rPr>
          <w:rFonts w:ascii="Times New Roman" w:hAnsi="Times New Roman" w:cs="Times New Roman"/>
        </w:rPr>
        <w:t xml:space="preserve"> </w:t>
      </w:r>
      <w:r>
        <w:rPr>
          <w:rFonts w:ascii="Times New Roman" w:hAnsi="Times New Roman" w:cs="Times New Roman"/>
        </w:rPr>
        <w:t xml:space="preserve">that host-plants </w:t>
      </w:r>
      <w:commentRangeStart w:id="43"/>
      <w:r>
        <w:rPr>
          <w:rFonts w:ascii="Times New Roman" w:hAnsi="Times New Roman" w:cs="Times New Roman"/>
        </w:rPr>
        <w:t xml:space="preserve">are exposed to </w:t>
      </w:r>
      <w:r w:rsidR="006A1BE2">
        <w:rPr>
          <w:rFonts w:ascii="Times New Roman" w:hAnsi="Times New Roman" w:cs="Times New Roman"/>
        </w:rPr>
        <w:t>within a given ecosystem</w:t>
      </w:r>
      <w:commentRangeEnd w:id="43"/>
      <w:r w:rsidR="006A36C9">
        <w:rPr>
          <w:rStyle w:val="CommentReference"/>
        </w:rPr>
        <w:commentReference w:id="43"/>
      </w:r>
      <w:r w:rsidR="00F65E4C">
        <w:rPr>
          <w:rFonts w:ascii="Times New Roman" w:hAnsi="Times New Roman" w:cs="Times New Roman"/>
        </w:rPr>
        <w:t>;</w:t>
      </w:r>
      <w:r w:rsidR="006A1BE2">
        <w:rPr>
          <w:rFonts w:ascii="Times New Roman" w:hAnsi="Times New Roman" w:cs="Times New Roman"/>
        </w:rPr>
        <w:t xml:space="preserve"> </w:t>
      </w:r>
      <w:r>
        <w:rPr>
          <w:rFonts w:ascii="Times New Roman" w:hAnsi="Times New Roman" w:cs="Times New Roman"/>
        </w:rPr>
        <w:t xml:space="preserve">and </w:t>
      </w:r>
      <w:r w:rsidR="00F65E4C">
        <w:rPr>
          <w:rFonts w:ascii="Times New Roman" w:hAnsi="Times New Roman" w:cs="Times New Roman"/>
        </w:rPr>
        <w:t xml:space="preserve">(ii) </w:t>
      </w:r>
      <w:r w:rsidR="006A1BE2">
        <w:rPr>
          <w:rFonts w:ascii="Times New Roman" w:hAnsi="Times New Roman" w:cs="Times New Roman"/>
        </w:rPr>
        <w:t xml:space="preserve">distinguish </w:t>
      </w:r>
      <w:r w:rsidR="00C91DBA">
        <w:rPr>
          <w:rFonts w:ascii="Times New Roman" w:hAnsi="Times New Roman" w:cs="Times New Roman"/>
        </w:rPr>
        <w:t xml:space="preserve">whether </w:t>
      </w:r>
      <w:r w:rsidR="00D563FC">
        <w:rPr>
          <w:rFonts w:ascii="Times New Roman" w:hAnsi="Times New Roman" w:cs="Times New Roman"/>
        </w:rPr>
        <w:t>environmental effects</w:t>
      </w:r>
      <w:r w:rsidR="00F65E4C">
        <w:rPr>
          <w:rFonts w:ascii="Times New Roman" w:hAnsi="Times New Roman" w:cs="Times New Roman"/>
        </w:rPr>
        <w:t xml:space="preserve"> are </w:t>
      </w:r>
      <w:r w:rsidR="00D563FC">
        <w:rPr>
          <w:rFonts w:ascii="Times New Roman" w:hAnsi="Times New Roman" w:cs="Times New Roman"/>
        </w:rPr>
        <w:t>independent (E</w:t>
      </w:r>
      <w:r w:rsidR="00F65E4C">
        <w:rPr>
          <w:rFonts w:ascii="Times New Roman" w:hAnsi="Times New Roman" w:cs="Times New Roman"/>
        </w:rPr>
        <w:t xml:space="preserve">) or modified by </w:t>
      </w:r>
      <w:r w:rsidR="00D563FC">
        <w:rPr>
          <w:rFonts w:ascii="Times New Roman" w:hAnsi="Times New Roman" w:cs="Times New Roman"/>
        </w:rPr>
        <w:t>host-plant genotype</w:t>
      </w:r>
      <w:r w:rsidR="00F65E4C">
        <w:rPr>
          <w:rFonts w:ascii="Times New Roman" w:hAnsi="Times New Roman" w:cs="Times New Roman"/>
        </w:rPr>
        <w:t xml:space="preserve"> (G x E). </w:t>
      </w:r>
      <w:r w:rsidR="001C4071">
        <w:rPr>
          <w:rFonts w:ascii="Times New Roman" w:hAnsi="Times New Roman" w:cs="Times New Roman"/>
        </w:rPr>
        <w:t>For example, a series of experiments in common milkweed (</w:t>
      </w:r>
      <w:r w:rsidR="001C4071" w:rsidRPr="00AC705C">
        <w:rPr>
          <w:rFonts w:ascii="Times New Roman" w:hAnsi="Times New Roman" w:cs="Times New Roman"/>
          <w:i/>
        </w:rPr>
        <w:t>Asclepias syriaca</w:t>
      </w:r>
      <w:r w:rsidR="001C4071">
        <w:rPr>
          <w:rFonts w:ascii="Times New Roman" w:hAnsi="Times New Roman" w:cs="Times New Roman"/>
        </w:rPr>
        <w:t xml:space="preserve">) have shown that a diversity of biotic </w:t>
      </w:r>
      <w:r w:rsidR="00BF3686">
        <w:rPr>
          <w:rFonts w:ascii="Times New Roman" w:hAnsi="Times New Roman" w:cs="Times New Roman"/>
        </w:rPr>
        <w:t xml:space="preserve">and abiotic </w:t>
      </w:r>
      <w:r w:rsidR="001C4071">
        <w:rPr>
          <w:rFonts w:ascii="Times New Roman" w:hAnsi="Times New Roman" w:cs="Times New Roman"/>
        </w:rPr>
        <w:t xml:space="preserve">factors, such as </w:t>
      </w:r>
      <w:r w:rsidR="0055483F">
        <w:rPr>
          <w:rFonts w:ascii="Times New Roman" w:hAnsi="Times New Roman" w:cs="Times New Roman"/>
        </w:rPr>
        <w:t xml:space="preserve">light </w:t>
      </w:r>
      <w:r w:rsidR="00E760D1">
        <w:rPr>
          <w:rFonts w:ascii="Times New Roman" w:hAnsi="Times New Roman" w:cs="Times New Roman"/>
        </w:rPr>
        <w:t>competition from neighboring p</w:t>
      </w:r>
      <w:r w:rsidR="00AC705C">
        <w:rPr>
          <w:rFonts w:ascii="Times New Roman" w:hAnsi="Times New Roman" w:cs="Times New Roman"/>
        </w:rPr>
        <w:t>l</w:t>
      </w:r>
      <w:r w:rsidR="001C4071">
        <w:rPr>
          <w:rFonts w:ascii="Times New Roman" w:hAnsi="Times New Roman" w:cs="Times New Roman"/>
        </w:rPr>
        <w:t>ant</w:t>
      </w:r>
      <w:r w:rsidR="00AC705C">
        <w:rPr>
          <w:rFonts w:ascii="Times New Roman" w:hAnsi="Times New Roman" w:cs="Times New Roman"/>
        </w:rPr>
        <w:t xml:space="preserve">s </w:t>
      </w:r>
      <w:r w:rsidR="00AC705C">
        <w:rPr>
          <w:rFonts w:ascii="Times New Roman" w:hAnsi="Times New Roman" w:cs="Times New Roman"/>
        </w:rPr>
        <w:fldChar w:fldCharType="begin">
          <w:fldData xml:space="preserve">NgA5ADUAMABlADEAYwA3AC0AOABiADgANAAtADQANgAzADcALQA5AGQAZAA5AC0AZQA3ADQANgA0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=
</w:fldData>
        </w:fldChar>
      </w:r>
      <w:r w:rsidR="00AC705C">
        <w:rPr>
          <w:rFonts w:ascii="Times New Roman" w:hAnsi="Times New Roman" w:cs="Times New Roman"/>
        </w:rPr>
        <w:instrText>ADDIN LABTIVA_CITE \* MERGEFORMAT</w:instrText>
      </w:r>
      <w:r w:rsidR="00AC705C">
        <w:rPr>
          <w:rFonts w:ascii="Times New Roman" w:hAnsi="Times New Roman" w:cs="Times New Roman"/>
        </w:rPr>
      </w:r>
      <w:r w:rsidR="00AC705C">
        <w:rPr>
          <w:rFonts w:ascii="Times New Roman" w:hAnsi="Times New Roman" w:cs="Times New Roman"/>
        </w:rPr>
        <w:fldChar w:fldCharType="separate"/>
      </w:r>
      <w:r w:rsidR="004B4446" w:rsidRPr="004B4446">
        <w:rPr>
          <w:rFonts w:ascii="Times New Roman" w:hAnsi="Times New Roman" w:cs="Times New Roman"/>
          <w:noProof/>
          <w:color w:val="000000"/>
        </w:rPr>
        <w:t xml:space="preserve"> (Agrawal &amp; Zandt 2003)</w:t>
      </w:r>
      <w:r w:rsidR="00AC705C">
        <w:rPr>
          <w:rFonts w:ascii="Times New Roman" w:hAnsi="Times New Roman" w:cs="Times New Roman"/>
        </w:rPr>
        <w:fldChar w:fldCharType="end"/>
      </w:r>
      <w:r w:rsidR="001C4071">
        <w:rPr>
          <w:rFonts w:ascii="Times New Roman" w:hAnsi="Times New Roman" w:cs="Times New Roman"/>
        </w:rPr>
        <w:t xml:space="preserve">, </w:t>
      </w:r>
      <w:r w:rsidR="00F132D3">
        <w:rPr>
          <w:rFonts w:ascii="Times New Roman" w:hAnsi="Times New Roman" w:cs="Times New Roman"/>
        </w:rPr>
        <w:t>caterpillar</w:t>
      </w:r>
      <w:r w:rsidR="001C4071">
        <w:rPr>
          <w:rFonts w:ascii="Times New Roman" w:hAnsi="Times New Roman" w:cs="Times New Roman"/>
        </w:rPr>
        <w:t xml:space="preserve"> </w:t>
      </w:r>
      <w:r w:rsidR="00F132D3">
        <w:rPr>
          <w:rFonts w:ascii="Times New Roman" w:hAnsi="Times New Roman" w:cs="Times New Roman"/>
        </w:rPr>
        <w:t>herbivory</w:t>
      </w:r>
      <w:r w:rsidR="001C4071">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MgAyAEUALQAyAEIAMgBDAEQARAA4AEEAQgBFAEEANgB8AGUATgBwAGQAawBVAHQATwB3AHoAQQBR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==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1C4071">
        <w:rPr>
          <w:rFonts w:ascii="Times New Roman" w:hAnsi="Times New Roman" w:cs="Times New Roman"/>
        </w:rPr>
        <w:t xml:space="preserve">, and aphid-tending ants </w:t>
      </w:r>
      <w:r w:rsidR="00E760D1">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ADQALQA0ADYAMwA3AC0AOQBkAGQAOQAtAGUANwA0ADYANABkADAAOABkADQAOQBmAC8AOQA5AEUA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BF3686">
        <w:rPr>
          <w:rFonts w:ascii="Times New Roman" w:hAnsi="Times New Roman" w:cs="Times New Roman"/>
        </w:rPr>
        <w:t xml:space="preserve"> </w:t>
      </w:r>
      <w:r w:rsidR="005D4322">
        <w:rPr>
          <w:rFonts w:ascii="Times New Roman" w:hAnsi="Times New Roman" w:cs="Times New Roman"/>
        </w:rPr>
        <w:t>can act independently or interact with milkweed genotype to shape its associated community of foliar arthropods.</w:t>
      </w:r>
      <w:r w:rsidR="00F132D3">
        <w:rPr>
          <w:rFonts w:ascii="Times New Roman" w:hAnsi="Times New Roman" w:cs="Times New Roman"/>
        </w:rPr>
        <w:t xml:space="preserve"> </w:t>
      </w:r>
    </w:p>
    <w:p w14:paraId="5B9DF28F" w14:textId="2F2E041A" w:rsidR="00F132D3" w:rsidRDefault="00F132D3" w:rsidP="00D07C4C">
      <w:pPr>
        <w:spacing w:line="480" w:lineRule="auto"/>
        <w:rPr>
          <w:rFonts w:ascii="Times New Roman" w:hAnsi="Times New Roman" w:cs="Times New Roman"/>
        </w:rPr>
      </w:pPr>
      <w:commentRangeStart w:id="44"/>
      <w:r>
        <w:rPr>
          <w:rFonts w:ascii="Times New Roman" w:hAnsi="Times New Roman" w:cs="Times New Roman"/>
        </w:rPr>
        <w:t>For the majority of host-plant systems</w:t>
      </w:r>
      <w:commentRangeEnd w:id="44"/>
      <w:r w:rsidR="006A36C9">
        <w:rPr>
          <w:rStyle w:val="CommentReference"/>
        </w:rPr>
        <w:commentReference w:id="44"/>
      </w:r>
      <w:r>
        <w:rPr>
          <w:rFonts w:ascii="Times New Roman" w:hAnsi="Times New Roman" w:cs="Times New Roman"/>
        </w:rPr>
        <w:t xml:space="preserve">, however, </w:t>
      </w:r>
      <w:r w:rsidR="00BF3686">
        <w:rPr>
          <w:rFonts w:ascii="Times New Roman" w:hAnsi="Times New Roman" w:cs="Times New Roman"/>
        </w:rPr>
        <w:t>we have a poor understanding of the relevant sources of environmental variation and whether they</w:t>
      </w:r>
      <w:r w:rsidR="004E07FD">
        <w:rPr>
          <w:rFonts w:ascii="Times New Roman" w:hAnsi="Times New Roman" w:cs="Times New Roman"/>
        </w:rPr>
        <w:t xml:space="preserve"> act independently or</w:t>
      </w:r>
      <w:r w:rsidR="00BF3686">
        <w:rPr>
          <w:rFonts w:ascii="Times New Roman" w:hAnsi="Times New Roman" w:cs="Times New Roman"/>
        </w:rPr>
        <w:t xml:space="preserve"> modify the effects of host-plant genetic variation on associated communities.</w:t>
      </w:r>
    </w:p>
    <w:p w14:paraId="4DC37B8C" w14:textId="77777777" w:rsidR="00ED7174" w:rsidRDefault="00ED7174" w:rsidP="002E5968">
      <w:pPr>
        <w:spacing w:line="480" w:lineRule="auto"/>
        <w:rPr>
          <w:rFonts w:ascii="Times New Roman" w:hAnsi="Times New Roman" w:cs="Times New Roman"/>
        </w:rPr>
      </w:pPr>
    </w:p>
    <w:p w14:paraId="2FFEB369" w14:textId="7730D994" w:rsidR="00BF430E" w:rsidRDefault="000D417B" w:rsidP="00BA4AAD">
      <w:pPr>
        <w:spacing w:line="480" w:lineRule="auto"/>
        <w:rPr>
          <w:rFonts w:ascii="Times New Roman" w:hAnsi="Times New Roman" w:cs="Times New Roman"/>
        </w:rPr>
      </w:pPr>
      <w:r>
        <w:rPr>
          <w:rFonts w:ascii="Times New Roman" w:hAnsi="Times New Roman" w:cs="Times New Roman"/>
        </w:rPr>
        <w:t>Although h</w:t>
      </w:r>
      <w:r w:rsidR="00ED7174">
        <w:rPr>
          <w:rFonts w:ascii="Times New Roman" w:hAnsi="Times New Roman" w:cs="Times New Roman"/>
        </w:rPr>
        <w:t>ost plants provide essential resources for a diverse array of taxa both above- and belowground</w:t>
      </w:r>
      <w:r>
        <w:rPr>
          <w:rFonts w:ascii="Times New Roman" w:hAnsi="Times New Roman" w:cs="Times New Roman"/>
        </w:rPr>
        <w:t xml:space="preserve">, the majority of community genetics studies have focused on aboveground assemblages </w:t>
      </w:r>
      <w:r w:rsidR="00C50C0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OAA4AEQALQA5ADYAOABEADkAOAAxAEYANQA3AEQAMQB8AGUATgBxAEYAawBrADIAUAAyAGoAQQBR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C50C04">
        <w:rPr>
          <w:rFonts w:ascii="Times New Roman" w:hAnsi="Times New Roman" w:cs="Times New Roman"/>
        </w:rPr>
        <w:fldChar w:fldCharType="end"/>
      </w:r>
      <w:r w:rsidR="00C50C04">
        <w:rPr>
          <w:rFonts w:ascii="Times New Roman" w:hAnsi="Times New Roman" w:cs="Times New Roman"/>
        </w:rPr>
        <w:t>.</w:t>
      </w:r>
      <w:r w:rsidR="008E426F">
        <w:rPr>
          <w:rFonts w:ascii="Times New Roman" w:hAnsi="Times New Roman" w:cs="Times New Roman"/>
        </w:rPr>
        <w:t xml:space="preserve"> </w:t>
      </w:r>
      <w:r w:rsidR="007378EF">
        <w:rPr>
          <w:rFonts w:ascii="Times New Roman" w:hAnsi="Times New Roman" w:cs="Times New Roman"/>
        </w:rPr>
        <w:t>Studies that have simultaneously examined above- and belowground communit</w:t>
      </w:r>
      <w:r w:rsidR="000D61EE">
        <w:rPr>
          <w:rFonts w:ascii="Times New Roman" w:hAnsi="Times New Roman" w:cs="Times New Roman"/>
        </w:rPr>
        <w:t xml:space="preserve">ies </w:t>
      </w:r>
      <w:r w:rsidR="00316B38">
        <w:rPr>
          <w:rFonts w:ascii="Times New Roman" w:hAnsi="Times New Roman" w:cs="Times New Roman"/>
        </w:rPr>
        <w:t>have found variable results, with</w:t>
      </w:r>
      <w:r w:rsidR="007378EF">
        <w:rPr>
          <w:rFonts w:ascii="Times New Roman" w:hAnsi="Times New Roman" w:cs="Times New Roman"/>
        </w:rPr>
        <w:t xml:space="preserve"> </w:t>
      </w:r>
      <w:r w:rsidR="00000270">
        <w:rPr>
          <w:rFonts w:ascii="Times New Roman" w:hAnsi="Times New Roman" w:cs="Times New Roman"/>
        </w:rPr>
        <w:t xml:space="preserve">host-plant genetic effects on </w:t>
      </w:r>
      <w:r w:rsidR="00316B38">
        <w:rPr>
          <w:rFonts w:ascii="Times New Roman" w:hAnsi="Times New Roman" w:cs="Times New Roman"/>
        </w:rPr>
        <w:t>aboveground communit</w:t>
      </w:r>
      <w:r w:rsidR="00000270">
        <w:rPr>
          <w:rFonts w:ascii="Times New Roman" w:hAnsi="Times New Roman" w:cs="Times New Roman"/>
        </w:rPr>
        <w:t>ies</w:t>
      </w:r>
      <w:r w:rsidR="007378EF">
        <w:rPr>
          <w:rFonts w:ascii="Times New Roman" w:hAnsi="Times New Roman" w:cs="Times New Roman"/>
        </w:rPr>
        <w:t xml:space="preserve"> </w:t>
      </w:r>
      <w:r w:rsidR="00316B38">
        <w:rPr>
          <w:rFonts w:ascii="Times New Roman" w:hAnsi="Times New Roman" w:cs="Times New Roman"/>
        </w:rPr>
        <w:t xml:space="preserve">being </w:t>
      </w:r>
      <w:r w:rsidR="007378EF">
        <w:rPr>
          <w:rFonts w:ascii="Times New Roman" w:hAnsi="Times New Roman" w:cs="Times New Roman"/>
        </w:rPr>
        <w:t xml:space="preserve">stronger </w:t>
      </w:r>
      <w:r w:rsidR="00CA523E">
        <w:rPr>
          <w:rFonts w:ascii="Times New Roman" w:hAnsi="Times New Roman" w:cs="Times New Roman"/>
        </w:rPr>
        <w:fldChar w:fldCharType="begin">
          <w:fldData xml:space="preserve">NgA5ADUAMABlADEAYwA3AC0AOABiADgANAAtADQANgAzADcALQA5AGQAZAA5AC0AZQA3ADQANgA0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</w:fldData>
        </w:fldChar>
      </w:r>
      <w:r w:rsidR="00CA523E">
        <w:rPr>
          <w:rFonts w:ascii="Times New Roman" w:hAnsi="Times New Roman" w:cs="Times New Roman"/>
        </w:rPr>
        <w:instrText>ADDIN LABTIVA_CITE \* MERGEFORMAT</w:instrText>
      </w:r>
      <w:r w:rsidR="00CA523E">
        <w:rPr>
          <w:rFonts w:ascii="Times New Roman" w:hAnsi="Times New Roman" w:cs="Times New Roman"/>
        </w:rPr>
      </w:r>
      <w:r w:rsidR="00CA523E">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2008; Bailey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2009)</w:t>
      </w:r>
      <w:r w:rsidR="00CA523E">
        <w:rPr>
          <w:rFonts w:ascii="Times New Roman" w:hAnsi="Times New Roman" w:cs="Times New Roman"/>
        </w:rPr>
        <w:fldChar w:fldCharType="end"/>
      </w:r>
      <w:r w:rsidR="007378EF">
        <w:rPr>
          <w:rFonts w:ascii="Times New Roman" w:hAnsi="Times New Roman" w:cs="Times New Roman"/>
        </w:rPr>
        <w:t xml:space="preserve"> or comparable</w:t>
      </w:r>
      <w:r w:rsidR="00316B38">
        <w:rPr>
          <w:rFonts w:ascii="Times New Roman" w:hAnsi="Times New Roman" w:cs="Times New Roman"/>
        </w:rPr>
        <w:t xml:space="preserve"> </w:t>
      </w:r>
      <w:r w:rsidR="005524D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MgA5AEUALQBFADEANABCADcAOABEADUAMABFAEIARgB8AGUATgBwAHQAawBNAHQAdQB3AGoAQQBV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</w:fldData>
        </w:fldChar>
      </w:r>
      <w:r w:rsidR="005524DA">
        <w:rPr>
          <w:rFonts w:ascii="Times New Roman" w:hAnsi="Times New Roman" w:cs="Times New Roman"/>
        </w:rPr>
        <w:instrText>ADDIN LABTIVA_CITE \* MERGEFORMAT</w:instrText>
      </w:r>
      <w:r w:rsidR="005524DA">
        <w:rPr>
          <w:rFonts w:ascii="Times New Roman" w:hAnsi="Times New Roman" w:cs="Times New Roman"/>
        </w:rPr>
      </w:r>
      <w:r w:rsidR="005524DA">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5524DA">
        <w:rPr>
          <w:rFonts w:ascii="Times New Roman" w:hAnsi="Times New Roman" w:cs="Times New Roman"/>
        </w:rPr>
        <w:fldChar w:fldCharType="end"/>
      </w:r>
      <w:r w:rsidR="005524DA">
        <w:rPr>
          <w:rFonts w:ascii="Times New Roman" w:hAnsi="Times New Roman" w:cs="Times New Roman"/>
        </w:rPr>
        <w:t xml:space="preserve"> </w:t>
      </w:r>
      <w:r w:rsidR="00316B38">
        <w:rPr>
          <w:rFonts w:ascii="Times New Roman" w:hAnsi="Times New Roman" w:cs="Times New Roman"/>
        </w:rPr>
        <w:t xml:space="preserve">to </w:t>
      </w:r>
      <w:r w:rsidR="00000270">
        <w:rPr>
          <w:rFonts w:ascii="Times New Roman" w:hAnsi="Times New Roman" w:cs="Times New Roman"/>
        </w:rPr>
        <w:t>those belowground</w:t>
      </w:r>
      <w:r w:rsidR="00316B38">
        <w:rPr>
          <w:rFonts w:ascii="Times New Roman" w:hAnsi="Times New Roman" w:cs="Times New Roman"/>
        </w:rPr>
        <w:t>. Communities that are only weakly coupled to host-plant genotypes may be more sensitive to variation in the environment</w:t>
      </w:r>
      <w:commentRangeStart w:id="45"/>
      <w:r w:rsidR="00316B38">
        <w:rPr>
          <w:rFonts w:ascii="Times New Roman" w:hAnsi="Times New Roman" w:cs="Times New Roman"/>
        </w:rPr>
        <w:t xml:space="preserve">; however, there are no studies, to our knowledge, that have simultaneously examined above- and belowground community responses to host-plant genetic and environmental variation. </w:t>
      </w:r>
      <w:commentRangeEnd w:id="45"/>
      <w:r w:rsidR="00C724EA">
        <w:rPr>
          <w:rStyle w:val="CommentReference"/>
        </w:rPr>
        <w:commentReference w:id="45"/>
      </w:r>
      <w:r w:rsidR="00316B38">
        <w:rPr>
          <w:rFonts w:ascii="Times New Roman" w:hAnsi="Times New Roman" w:cs="Times New Roman"/>
        </w:rPr>
        <w:t>Since a</w:t>
      </w:r>
      <w:r w:rsidR="007378EF">
        <w:rPr>
          <w:rFonts w:ascii="Times New Roman" w:hAnsi="Times New Roman" w:cs="Times New Roman"/>
        </w:rPr>
        <w:t>bove- and belowground linkages can have important consequences for both plant fitness</w:t>
      </w:r>
      <w:r w:rsidR="00C50C04">
        <w:rPr>
          <w:rFonts w:ascii="Times New Roman" w:hAnsi="Times New Roman" w:cs="Times New Roman"/>
        </w:rPr>
        <w:t xml:space="preserve"> </w:t>
      </w:r>
      <w:r w:rsidR="00C50C04">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AFIASAA5AEYANgBCAHgAUgB1ADUARQBkADIAegBlAGIAcABJAEUAVQBlAGkAcgAwAEUASABLAFEA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C50C04">
        <w:rPr>
          <w:rFonts w:ascii="Times New Roman" w:hAnsi="Times New Roman" w:cs="Times New Roman"/>
        </w:rPr>
        <w:fldChar w:fldCharType="end"/>
      </w:r>
      <w:r w:rsidR="007378EF">
        <w:rPr>
          <w:rFonts w:ascii="Times New Roman" w:hAnsi="Times New Roman" w:cs="Times New Roman"/>
        </w:rPr>
        <w:t xml:space="preserve"> and terre</w:t>
      </w:r>
      <w:r w:rsidR="00C50C04">
        <w:rPr>
          <w:rFonts w:ascii="Times New Roman" w:hAnsi="Times New Roman" w:cs="Times New Roman"/>
        </w:rPr>
        <w:t xml:space="preserve">strial ecosystem processes </w:t>
      </w:r>
      <w:r w:rsidR="00E760D1">
        <w:rPr>
          <w:rFonts w:ascii="Times New Roman" w:hAnsi="Times New Roman" w:cs="Times New Roman"/>
        </w:rPr>
        <w:fldChar w:fldCharType="begin">
          <w:fldData xml:space="preserve">NgA5ADUAMABlADEAYwA3AC0AOABiADgANAAtADQANgAzADcALQA5AGQAZAA5AC0AZQA3ADQANgA0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(Wardle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2004)</w:t>
      </w:r>
      <w:r w:rsidR="00E760D1">
        <w:rPr>
          <w:rFonts w:ascii="Times New Roman" w:hAnsi="Times New Roman" w:cs="Times New Roman"/>
        </w:rPr>
        <w:fldChar w:fldCharType="end"/>
      </w:r>
      <w:r w:rsidR="00316B38">
        <w:rPr>
          <w:rFonts w:ascii="Times New Roman" w:hAnsi="Times New Roman" w:cs="Times New Roman"/>
        </w:rPr>
        <w:t xml:space="preserve">, </w:t>
      </w:r>
      <w:r w:rsidR="004C6AA6">
        <w:rPr>
          <w:rFonts w:ascii="Times New Roman" w:hAnsi="Times New Roman" w:cs="Times New Roman"/>
        </w:rPr>
        <w:t>a</w:t>
      </w:r>
      <w:r w:rsidR="00ED7174">
        <w:rPr>
          <w:rFonts w:ascii="Times New Roman" w:hAnsi="Times New Roman" w:cs="Times New Roman"/>
        </w:rPr>
        <w:t xml:space="preserve"> rising </w:t>
      </w:r>
      <w:r w:rsidR="006C5615">
        <w:rPr>
          <w:rFonts w:ascii="Times New Roman" w:hAnsi="Times New Roman" w:cs="Times New Roman"/>
        </w:rPr>
        <w:t xml:space="preserve">challenge for </w:t>
      </w:r>
      <w:r w:rsidR="006D1987">
        <w:rPr>
          <w:rFonts w:ascii="Times New Roman" w:hAnsi="Times New Roman" w:cs="Times New Roman"/>
        </w:rPr>
        <w:t xml:space="preserve">community genetics </w:t>
      </w:r>
      <w:r w:rsidR="006C5615">
        <w:rPr>
          <w:rFonts w:ascii="Times New Roman" w:hAnsi="Times New Roman" w:cs="Times New Roman"/>
        </w:rPr>
        <w:t xml:space="preserve">is </w:t>
      </w:r>
      <w:r w:rsidR="00102F16">
        <w:rPr>
          <w:rFonts w:ascii="Times New Roman" w:hAnsi="Times New Roman" w:cs="Times New Roman"/>
        </w:rPr>
        <w:t xml:space="preserve">to understand the linkages between </w:t>
      </w:r>
      <w:r w:rsidR="00ED7174">
        <w:rPr>
          <w:rFonts w:ascii="Times New Roman" w:hAnsi="Times New Roman" w:cs="Times New Roman"/>
        </w:rPr>
        <w:t xml:space="preserve">these </w:t>
      </w:r>
      <w:r w:rsidR="00102F16">
        <w:rPr>
          <w:rFonts w:ascii="Times New Roman" w:hAnsi="Times New Roman" w:cs="Times New Roman"/>
        </w:rPr>
        <w:t xml:space="preserve">above- and belowground communities </w:t>
      </w:r>
      <w:r w:rsidR="00E760D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MgA5AEUALQBFADEANABCADcAOABEADUAMABFAEIARgAsADYAOQA1ADAAZQAxAGMANwAtADgAYgA4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 Lamit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E760D1">
        <w:rPr>
          <w:rFonts w:ascii="Times New Roman" w:hAnsi="Times New Roman" w:cs="Times New Roman"/>
        </w:rPr>
        <w:fldChar w:fldCharType="end"/>
      </w:r>
      <w:r w:rsidR="004C6AA6">
        <w:rPr>
          <w:rFonts w:ascii="Times New Roman" w:hAnsi="Times New Roman" w:cs="Times New Roman"/>
        </w:rPr>
        <w:t xml:space="preserve"> and whether these linkages are modified by environmental variation</w:t>
      </w:r>
      <w:r w:rsidR="000B7FA4">
        <w:rPr>
          <w:rFonts w:ascii="Times New Roman" w:hAnsi="Times New Roman" w:cs="Times New Roman"/>
        </w:rPr>
        <w:t>.</w:t>
      </w:r>
      <w:r w:rsidR="00ED7174">
        <w:rPr>
          <w:rFonts w:ascii="Times New Roman" w:hAnsi="Times New Roman" w:cs="Times New Roman"/>
        </w:rPr>
        <w:t xml:space="preserve"> </w:t>
      </w:r>
    </w:p>
    <w:p w14:paraId="1091BC40" w14:textId="5B7F43E7" w:rsidR="004023C2" w:rsidRDefault="00EE255B" w:rsidP="00BA4AAD">
      <w:pPr>
        <w:spacing w:line="480" w:lineRule="auto"/>
        <w:rPr>
          <w:rFonts w:ascii="Times New Roman" w:hAnsi="Times New Roman" w:cs="Times New Roman"/>
        </w:rPr>
      </w:pPr>
      <w:r>
        <w:rPr>
          <w:rFonts w:ascii="Times New Roman" w:hAnsi="Times New Roman" w:cs="Times New Roman"/>
        </w:rPr>
        <w:t>Finally,</w:t>
      </w:r>
      <w:r w:rsidR="00102F16">
        <w:rPr>
          <w:rFonts w:ascii="Times New Roman" w:hAnsi="Times New Roman" w:cs="Times New Roman"/>
        </w:rPr>
        <w:t xml:space="preserve"> </w:t>
      </w:r>
      <w:r w:rsidR="009559DA">
        <w:rPr>
          <w:rFonts w:ascii="Times New Roman" w:hAnsi="Times New Roman" w:cs="Times New Roman"/>
        </w:rPr>
        <w:t>identifying the</w:t>
      </w:r>
      <w:r w:rsidR="00885BA6">
        <w:rPr>
          <w:rFonts w:ascii="Times New Roman" w:hAnsi="Times New Roman" w:cs="Times New Roman"/>
        </w:rPr>
        <w:t xml:space="preserve"> </w:t>
      </w:r>
      <w:r w:rsidR="009559DA">
        <w:rPr>
          <w:rFonts w:ascii="Times New Roman" w:hAnsi="Times New Roman" w:cs="Times New Roman"/>
        </w:rPr>
        <w:t xml:space="preserve">underlying mechanisms of </w:t>
      </w:r>
      <w:r w:rsidR="00102F16">
        <w:rPr>
          <w:rFonts w:ascii="Times New Roman" w:hAnsi="Times New Roman" w:cs="Times New Roman"/>
        </w:rPr>
        <w:t>community assembly</w:t>
      </w:r>
      <w:r w:rsidR="009559DA">
        <w:rPr>
          <w:rFonts w:ascii="Times New Roman" w:hAnsi="Times New Roman" w:cs="Times New Roman"/>
        </w:rPr>
        <w:t xml:space="preserve"> requires a detailed survey of the specific</w:t>
      </w:r>
      <w:r w:rsidR="00885BA6">
        <w:rPr>
          <w:rFonts w:ascii="Times New Roman" w:hAnsi="Times New Roman" w:cs="Times New Roman"/>
        </w:rPr>
        <w:t xml:space="preserve"> plant traits </w:t>
      </w:r>
      <w:r w:rsidR="009559DA">
        <w:rPr>
          <w:rFonts w:ascii="Times New Roman" w:hAnsi="Times New Roman" w:cs="Times New Roman"/>
        </w:rPr>
        <w:t>th</w:t>
      </w:r>
      <w:r w:rsidR="00A40E2D">
        <w:rPr>
          <w:rFonts w:ascii="Times New Roman" w:hAnsi="Times New Roman" w:cs="Times New Roman"/>
        </w:rPr>
        <w:t>at</w:t>
      </w:r>
      <w:r w:rsidR="009559DA">
        <w:rPr>
          <w:rFonts w:ascii="Times New Roman" w:hAnsi="Times New Roman" w:cs="Times New Roman"/>
        </w:rPr>
        <w:t xml:space="preserve"> shape interactions with associated species</w:t>
      </w:r>
      <w:r w:rsidR="00885BA6">
        <w:rPr>
          <w:rFonts w:ascii="Times New Roman" w:hAnsi="Times New Roman" w:cs="Times New Roman"/>
        </w:rPr>
        <w:t xml:space="preserve">. </w:t>
      </w:r>
      <w:r w:rsidR="00DC322E">
        <w:rPr>
          <w:rFonts w:ascii="Times New Roman" w:hAnsi="Times New Roman" w:cs="Times New Roman"/>
        </w:rPr>
        <w:t xml:space="preserve">Identifying these key </w:t>
      </w:r>
      <w:r w:rsidR="008A1916">
        <w:rPr>
          <w:rFonts w:ascii="Times New Roman" w:hAnsi="Times New Roman" w:cs="Times New Roman"/>
        </w:rPr>
        <w:t>tra</w:t>
      </w:r>
      <w:r w:rsidR="009559DA">
        <w:rPr>
          <w:rFonts w:ascii="Times New Roman" w:hAnsi="Times New Roman" w:cs="Times New Roman"/>
        </w:rPr>
        <w:t>its</w:t>
      </w:r>
      <w:r w:rsidR="008A1916">
        <w:rPr>
          <w:rFonts w:ascii="Times New Roman" w:hAnsi="Times New Roman" w:cs="Times New Roman"/>
        </w:rPr>
        <w:t xml:space="preserve"> </w:t>
      </w:r>
      <w:r w:rsidR="009559DA">
        <w:rPr>
          <w:rFonts w:ascii="Times New Roman" w:hAnsi="Times New Roman" w:cs="Times New Roman"/>
        </w:rPr>
        <w:t>can be challenging. P</w:t>
      </w:r>
      <w:r w:rsidR="008A1916">
        <w:rPr>
          <w:rFonts w:ascii="Times New Roman" w:hAnsi="Times New Roman" w:cs="Times New Roman"/>
        </w:rPr>
        <w:t>lant traits</w:t>
      </w:r>
      <w:r w:rsidR="009A2A28">
        <w:rPr>
          <w:rFonts w:ascii="Times New Roman" w:hAnsi="Times New Roman" w:cs="Times New Roman"/>
        </w:rPr>
        <w:t xml:space="preserve"> are often highly correlated, making it difficult to determine which trait (or </w:t>
      </w:r>
      <w:r w:rsidR="00FC4CB1">
        <w:rPr>
          <w:rFonts w:ascii="Times New Roman" w:hAnsi="Times New Roman" w:cs="Times New Roman"/>
        </w:rPr>
        <w:t xml:space="preserve">suite of </w:t>
      </w:r>
      <w:r w:rsidR="009A2A28">
        <w:rPr>
          <w:rFonts w:ascii="Times New Roman" w:hAnsi="Times New Roman" w:cs="Times New Roman"/>
        </w:rPr>
        <w:t>traits) associated community members are cueing in on</w:t>
      </w:r>
      <w:r w:rsidR="00000270">
        <w:rPr>
          <w:rFonts w:ascii="Times New Roman" w:hAnsi="Times New Roman" w:cs="Times New Roman"/>
        </w:rPr>
        <w:t xml:space="preserve"> (Barbour et al. 2015)</w:t>
      </w:r>
      <w:r w:rsidR="009A2A28">
        <w:rPr>
          <w:rFonts w:ascii="Times New Roman" w:hAnsi="Times New Roman" w:cs="Times New Roman"/>
        </w:rPr>
        <w:t>. Different traits</w:t>
      </w:r>
      <w:r w:rsidR="008A1916">
        <w:rPr>
          <w:rFonts w:ascii="Times New Roman" w:hAnsi="Times New Roman" w:cs="Times New Roman"/>
        </w:rPr>
        <w:t xml:space="preserve"> </w:t>
      </w:r>
      <w:r w:rsidR="00A40E2D">
        <w:rPr>
          <w:rFonts w:ascii="Times New Roman" w:hAnsi="Times New Roman" w:cs="Times New Roman"/>
        </w:rPr>
        <w:t xml:space="preserve">can also </w:t>
      </w:r>
      <w:r w:rsidR="009A2A28">
        <w:rPr>
          <w:rFonts w:ascii="Times New Roman" w:hAnsi="Times New Roman" w:cs="Times New Roman"/>
        </w:rPr>
        <w:t>vary in their</w:t>
      </w:r>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4B4446" w:rsidRPr="004B4446">
        <w:rPr>
          <w:rFonts w:ascii="Times New Roman" w:hAnsi="Times New Roman" w:cs="Times New Roman"/>
          <w:noProof/>
          <w:color w:val="000000"/>
        </w:rPr>
        <w:t xml:space="preserve"> (Lynch &amp; Walsh 1998)</w:t>
      </w:r>
      <w:r w:rsidR="00C03F9E">
        <w:rPr>
          <w:rFonts w:ascii="Times New Roman" w:hAnsi="Times New Roman" w:cs="Times New Roman"/>
        </w:rPr>
        <w:fldChar w:fldCharType="end"/>
      </w:r>
      <w:r w:rsidR="009A2A28">
        <w:rPr>
          <w:rFonts w:ascii="Times New Roman" w:hAnsi="Times New Roman" w:cs="Times New Roman"/>
        </w:rPr>
        <w:t>which may coincide with their</w:t>
      </w:r>
      <w:r w:rsidR="00FC4CB1">
        <w:rPr>
          <w:rFonts w:ascii="Times New Roman" w:hAnsi="Times New Roman" w:cs="Times New Roman"/>
        </w:rPr>
        <w:t xml:space="preserve"> </w:t>
      </w:r>
      <w:r w:rsidR="008A1916">
        <w:rPr>
          <w:rFonts w:ascii="Times New Roman" w:hAnsi="Times New Roman" w:cs="Times New Roman"/>
        </w:rPr>
        <w:t>response to environmental variation.</w:t>
      </w:r>
      <w:r w:rsidR="006C0F34">
        <w:rPr>
          <w:rFonts w:ascii="Times New Roman" w:hAnsi="Times New Roman" w:cs="Times New Roman"/>
        </w:rPr>
        <w:t xml:space="preserve"> </w:t>
      </w:r>
      <w:commentRangeStart w:id="46"/>
      <w:r w:rsidR="009A2A28">
        <w:rPr>
          <w:rFonts w:ascii="Times New Roman" w:hAnsi="Times New Roman" w:cs="Times New Roman"/>
        </w:rPr>
        <w:t xml:space="preserve">Because </w:t>
      </w:r>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4B4446" w:rsidRPr="004B4446">
        <w:rPr>
          <w:rFonts w:ascii="Times New Roman" w:hAnsi="Times New Roman" w:cs="Times New Roman"/>
          <w:noProof/>
          <w:color w:val="000000"/>
        </w:rPr>
        <w:t xml:space="preserve"> (Hersch-Green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commentRangeEnd w:id="46"/>
      <w:r w:rsidR="00C724EA">
        <w:rPr>
          <w:rStyle w:val="CommentReference"/>
        </w:rPr>
        <w:commentReference w:id="46"/>
      </w:r>
    </w:p>
    <w:p w14:paraId="71361855" w14:textId="77777777" w:rsidR="0023651E" w:rsidRDefault="0023651E" w:rsidP="0059295B">
      <w:pPr>
        <w:spacing w:line="480" w:lineRule="auto"/>
        <w:rPr>
          <w:rFonts w:ascii="Times New Roman" w:hAnsi="Times New Roman" w:cs="Times New Roman"/>
        </w:rPr>
      </w:pPr>
    </w:p>
    <w:p w14:paraId="5B840665" w14:textId="6563C2F6"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Salix hookeriana</w:t>
      </w:r>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2015, 2016)</w:t>
      </w:r>
      <w:r w:rsidR="001E37BF">
        <w:rPr>
          <w:rFonts w:ascii="Times New Roman" w:hAnsi="Times New Roman" w:cs="Times New Roman"/>
        </w:rPr>
        <w:fldChar w:fldCharType="end"/>
      </w:r>
      <w:r w:rsidR="00A54731">
        <w:rPr>
          <w:rFonts w:ascii="Times New Roman" w:hAnsi="Times New Roman" w:cs="Times New Roman"/>
        </w:rPr>
        <w:t>Importantly, these phenotypes varied substantially in the</w:t>
      </w:r>
      <w:r w:rsidR="00000270">
        <w:rPr>
          <w:rFonts w:ascii="Times New Roman" w:hAnsi="Times New Roman" w:cs="Times New Roman"/>
        </w:rPr>
        <w:t>ir</w:t>
      </w:r>
      <w:r w:rsidR="00A54731">
        <w:rPr>
          <w:rFonts w:ascii="Times New Roman" w:hAnsi="Times New Roman" w:cs="Times New Roman"/>
        </w:rPr>
        <w:t xml:space="preserv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influence them</w:t>
      </w:r>
      <w:r w:rsidR="009A2A28">
        <w:rPr>
          <w:rFonts w:ascii="Times New Roman" w:hAnsi="Times New Roman" w:cs="Times New Roman"/>
        </w:rPr>
        <w:t xml:space="preserve"> in different ways</w:t>
      </w:r>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 xml:space="preserve">sought to </w:t>
      </w:r>
      <w:del w:id="47" w:author="Mary O'Connor" w:date="2016-06-14T16:58:00Z">
        <w:r w:rsidR="00A54731" w:rsidDel="00C724EA">
          <w:rPr>
            <w:rFonts w:ascii="Times New Roman" w:hAnsi="Times New Roman" w:cs="Times New Roman"/>
          </w:rPr>
          <w:delText>address</w:delText>
        </w:r>
        <w:r w:rsidR="00606AB8" w:rsidDel="00C724EA">
          <w:rPr>
            <w:rFonts w:ascii="Times New Roman" w:hAnsi="Times New Roman" w:cs="Times New Roman"/>
          </w:rPr>
          <w:delText xml:space="preserve"> </w:delText>
        </w:r>
      </w:del>
      <w:ins w:id="48" w:author="Mary O'Connor" w:date="2016-06-14T16:58:00Z">
        <w:r w:rsidR="00C724EA">
          <w:rPr>
            <w:rFonts w:ascii="Times New Roman" w:hAnsi="Times New Roman" w:cs="Times New Roman"/>
          </w:rPr>
          <w:t xml:space="preserve">answer </w:t>
        </w:r>
      </w:ins>
      <w:r w:rsidR="00606AB8">
        <w:rPr>
          <w:rFonts w:ascii="Times New Roman" w:hAnsi="Times New Roman" w:cs="Times New Roman"/>
        </w:rPr>
        <w:t xml:space="preserve">the following questions: </w:t>
      </w:r>
      <w:commentRangeStart w:id="49"/>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w:t>
      </w:r>
      <w:r w:rsidR="009A2A28">
        <w:rPr>
          <w:rFonts w:ascii="Times New Roman" w:hAnsi="Times New Roman" w:cs="Times New Roman"/>
        </w:rPr>
        <w:t>above- and belowground communities differ in the</w:t>
      </w:r>
      <w:r w:rsidR="007844F6">
        <w:rPr>
          <w:rFonts w:ascii="Times New Roman" w:hAnsi="Times New Roman" w:cs="Times New Roman"/>
        </w:rPr>
        <w:t>i</w:t>
      </w:r>
      <w:r w:rsidR="009A2A28">
        <w:rPr>
          <w:rFonts w:ascii="Times New Roman" w:hAnsi="Times New Roman" w:cs="Times New Roman"/>
        </w:rPr>
        <w:t>r</w:t>
      </w:r>
      <w:r w:rsidR="00560035">
        <w:rPr>
          <w:rFonts w:ascii="Times New Roman" w:hAnsi="Times New Roman" w:cs="Times New Roman"/>
        </w:rPr>
        <w:t xml:space="preserve"> responses to willow genetic and environmental variation? </w:t>
      </w:r>
      <w:commentRangeEnd w:id="49"/>
      <w:r w:rsidR="00C724EA">
        <w:rPr>
          <w:rStyle w:val="CommentReference"/>
        </w:rPr>
        <w:commentReference w:id="49"/>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000270" w:rsidRDefault="00F67D50" w:rsidP="0059295B">
      <w:pPr>
        <w:spacing w:line="480" w:lineRule="auto"/>
        <w:rPr>
          <w:rFonts w:ascii="Times New Roman" w:hAnsi="Times New Roman" w:cs="Times New Roman"/>
          <w:b/>
        </w:rPr>
      </w:pPr>
      <w:r w:rsidRPr="00000270">
        <w:rPr>
          <w:rFonts w:ascii="Times New Roman" w:hAnsi="Times New Roman" w:cs="Times New Roman"/>
          <w:b/>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We conducted this research at Lanphere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29.85</w:t>
      </w:r>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Salix hookeriana</w:t>
      </w:r>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curs in nearshore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 xml:space="preserve">(Pickart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r w:rsidRPr="0059295B">
        <w:rPr>
          <w:rFonts w:ascii="Times New Roman" w:hAnsi="Times New Roman" w:cs="Times New Roman"/>
          <w:i/>
        </w:rPr>
        <w:t>Pinus contorta</w:t>
      </w:r>
      <w:r w:rsidR="0059295B" w:rsidRPr="0059295B">
        <w:rPr>
          <w:rFonts w:ascii="Times New Roman" w:hAnsi="Times New Roman" w:cs="Times New Roman"/>
        </w:rPr>
        <w:t xml:space="preserve"> ssp. </w:t>
      </w:r>
      <w:r w:rsidR="0023651E" w:rsidRPr="0059295B">
        <w:rPr>
          <w:rFonts w:ascii="Times New Roman" w:hAnsi="Times New Roman" w:cs="Times New Roman"/>
          <w:i/>
        </w:rPr>
        <w:t>C</w:t>
      </w:r>
      <w:r w:rsidRPr="0059295B">
        <w:rPr>
          <w:rFonts w:ascii="Times New Roman" w:hAnsi="Times New Roman" w:cs="Times New Roman"/>
          <w:i/>
        </w:rPr>
        <w:t>ontorta</w:t>
      </w:r>
      <w:r w:rsidRPr="0059295B">
        <w:rPr>
          <w:rFonts w:ascii="Times New Roman" w:hAnsi="Times New Roman" w:cs="Times New Roman"/>
        </w:rPr>
        <w:t>)</w:t>
      </w:r>
      <w:r w:rsidR="0059295B" w:rsidRPr="0059295B">
        <w:rPr>
          <w:rFonts w:ascii="Times New Roman" w:hAnsi="Times New Roman" w:cs="Times New Roman"/>
        </w:rPr>
        <w:t xml:space="preserve"> and slough sedge (</w:t>
      </w:r>
      <w:r w:rsidR="0059295B" w:rsidRPr="0059295B">
        <w:rPr>
          <w:rFonts w:ascii="Times New Roman" w:hAnsi="Times New Roman" w:cs="Times New Roman"/>
          <w:i/>
        </w:rPr>
        <w:t>Carex obnupta</w:t>
      </w:r>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62D8B57E"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r w:rsidR="009A2A28">
        <w:rPr>
          <w:rFonts w:ascii="Times New Roman" w:hAnsi="Times New Roman" w:cs="Times New Roman"/>
        </w:rPr>
        <w:t>one abiotic (</w:t>
      </w:r>
      <w:r w:rsidR="005E6B11">
        <w:rPr>
          <w:rFonts w:ascii="Times New Roman" w:hAnsi="Times New Roman" w:cs="Times New Roman"/>
        </w:rPr>
        <w:t>wind exposure</w:t>
      </w:r>
      <w:r w:rsidR="009A2A28">
        <w:rPr>
          <w:rFonts w:ascii="Times New Roman" w:hAnsi="Times New Roman" w:cs="Times New Roman"/>
        </w:rPr>
        <w:t>)</w:t>
      </w:r>
      <w:r w:rsidR="005E6B11">
        <w:rPr>
          <w:rFonts w:ascii="Times New Roman" w:hAnsi="Times New Roman" w:cs="Times New Roman"/>
        </w:rPr>
        <w:t xml:space="preserve"> and</w:t>
      </w:r>
      <w:r w:rsidR="009A2A28">
        <w:rPr>
          <w:rFonts w:ascii="Times New Roman" w:hAnsi="Times New Roman" w:cs="Times New Roman"/>
        </w:rPr>
        <w:t xml:space="preserve"> one biotic (the presence of </w:t>
      </w:r>
      <w:r w:rsidR="002A6C9D">
        <w:rPr>
          <w:rFonts w:ascii="Times New Roman" w:hAnsi="Times New Roman" w:cs="Times New Roman"/>
        </w:rPr>
        <w:t>ant-aphid mutualisms</w:t>
      </w:r>
      <w:r w:rsidR="009A2A28">
        <w:rPr>
          <w:rFonts w:ascii="Times New Roman" w:hAnsi="Times New Roman" w:cs="Times New Roman"/>
        </w:rPr>
        <w:t>)</w:t>
      </w:r>
      <w:r w:rsidR="005E6B11">
        <w:rPr>
          <w:rFonts w:ascii="Times New Roman" w:hAnsi="Times New Roman" w:cs="Times New Roman"/>
        </w:rPr>
        <w:t>.</w:t>
      </w:r>
      <w:r>
        <w:rPr>
          <w:rFonts w:ascii="Times New Roman" w:hAnsi="Times New Roman" w:cs="Times New Roman"/>
        </w:rPr>
        <w:t xml:space="preserve"> </w:t>
      </w:r>
      <w:commentRangeStart w:id="50"/>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 xml:space="preserve">by the wind. </w:t>
      </w:r>
      <w:commentRangeEnd w:id="50"/>
      <w:r w:rsidR="000F3FDB">
        <w:rPr>
          <w:rStyle w:val="CommentReference"/>
        </w:rPr>
        <w:commentReference w:id="50"/>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r w:rsidR="00D1727F">
        <w:rPr>
          <w:rFonts w:ascii="Times New Roman" w:hAnsi="Times New Roman" w:cs="Times New Roman"/>
          <w:i/>
        </w:rPr>
        <w:t xml:space="preserve">farinosa </w:t>
      </w:r>
      <w:r w:rsidR="00344CEC">
        <w:rPr>
          <w:rFonts w:ascii="Times New Roman" w:hAnsi="Times New Roman" w:cs="Times New Roman"/>
        </w:rPr>
        <w:t>was an abundant herbivore at Lanphere Dunes</w:t>
      </w:r>
      <w:r w:rsidR="005334FB">
        <w:rPr>
          <w:rFonts w:ascii="Times New Roman" w:hAnsi="Times New Roman" w:cs="Times New Roman"/>
        </w:rPr>
        <w:t xml:space="preserve">. </w:t>
      </w:r>
      <w:r w:rsidR="00D1727F">
        <w:rPr>
          <w:rFonts w:ascii="Times New Roman" w:hAnsi="Times New Roman" w:cs="Times New Roman"/>
          <w:i/>
        </w:rPr>
        <w:t xml:space="preserve">Aphis farinosa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A. farinosa</w:t>
      </w:r>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4B4446" w:rsidRPr="004B4446">
        <w:rPr>
          <w:rFonts w:ascii="Times New Roman" w:hAnsi="Times New Roman" w:cs="Times New Roman"/>
          <w:noProof/>
          <w:color w:val="000000"/>
        </w:rPr>
        <w:t xml:space="preserve"> (Floate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A. farinosa</w:t>
      </w:r>
      <w:r w:rsidR="00B87AA2">
        <w:rPr>
          <w:rFonts w:ascii="Times New Roman" w:hAnsi="Times New Roman" w:cs="Times New Roman"/>
        </w:rPr>
        <w:t xml:space="preserve"> was the western thatching ant, </w:t>
      </w:r>
      <w:r w:rsidR="00B87AA2" w:rsidRPr="00B87AA2">
        <w:rPr>
          <w:rFonts w:ascii="Times New Roman" w:hAnsi="Times New Roman" w:cs="Times New Roman"/>
          <w:i/>
        </w:rPr>
        <w:t>Formica obscuripes</w:t>
      </w:r>
      <w:r w:rsidR="00B87AA2">
        <w:rPr>
          <w:rFonts w:ascii="Times New Roman" w:hAnsi="Times New Roman" w:cs="Times New Roman"/>
        </w:rPr>
        <w:t xml:space="preserve">. </w:t>
      </w:r>
      <w:r w:rsidR="007779E6">
        <w:rPr>
          <w:rFonts w:ascii="Times New Roman" w:hAnsi="Times New Roman" w:cs="Times New Roman"/>
        </w:rPr>
        <w:t xml:space="preserve">Western thatching ants create distinct dome-shaped mounds from nearby plant-material and are known to influence </w:t>
      </w:r>
      <w:r w:rsidR="007779E6" w:rsidRPr="007779E6">
        <w:rPr>
          <w:rFonts w:ascii="Times New Roman" w:hAnsi="Times New Roman" w:cs="Times New Roman"/>
          <w:i/>
        </w:rPr>
        <w:t>S. hookeriana</w:t>
      </w:r>
      <w:r w:rsidR="007779E6">
        <w:rPr>
          <w:rFonts w:ascii="Times New Roman" w:hAnsi="Times New Roman" w:cs="Times New Roman"/>
        </w:rPr>
        <w:t>’s arthropod community at our study site</w:t>
      </w:r>
      <w:ins w:id="51" w:author="Mary O'Connor" w:date="2016-06-14T17:10:00Z">
        <w:r w:rsidR="000F3FDB">
          <w:rPr>
            <w:rFonts w:ascii="Times New Roman" w:hAnsi="Times New Roman" w:cs="Times New Roman"/>
          </w:rPr>
          <w:t xml:space="preserve"> through the predation / guarding mechanism?</w:t>
        </w:r>
      </w:ins>
      <w:r w:rsidR="007779E6">
        <w:rPr>
          <w:rFonts w:ascii="Times New Roman" w:hAnsi="Times New Roman" w:cs="Times New Roman"/>
        </w:rPr>
        <w:t xml:space="preserve"> </w:t>
      </w:r>
      <w:r w:rsidR="007779E6">
        <w:rPr>
          <w:rFonts w:ascii="Times New Roman" w:hAnsi="Times New Roman" w:cs="Times New Roman"/>
        </w:rPr>
        <w:fldChar w:fldCharType="begin">
          <w:fldData xml:space="preserve">NgA5ADUAMABlADEAYwA3AC0AOABiADgANAAtADQANgAzADcALQA5AGQAZAA5AC0AZQA3ADQANgA0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</w:fldData>
        </w:fldChar>
      </w:r>
      <w:r w:rsidR="007779E6">
        <w:rPr>
          <w:rFonts w:ascii="Times New Roman" w:hAnsi="Times New Roman" w:cs="Times New Roman"/>
        </w:rPr>
        <w:instrText>ADDIN LABTIVA_CITE \* MERGEFORMAT</w:instrText>
      </w:r>
      <w:r w:rsidR="007779E6">
        <w:rPr>
          <w:rFonts w:ascii="Times New Roman" w:hAnsi="Times New Roman" w:cs="Times New Roman"/>
        </w:rPr>
      </w:r>
      <w:r w:rsidR="007779E6">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&amp; Sanders 2005)</w:t>
      </w:r>
      <w:r w:rsidR="007779E6">
        <w:rPr>
          <w:rFonts w:ascii="Times New Roman" w:hAnsi="Times New Roman" w:cs="Times New Roman"/>
        </w:rPr>
        <w:fldChar w:fldCharType="end"/>
      </w:r>
      <w:r w:rsidR="007779E6">
        <w:rPr>
          <w:rFonts w:ascii="Times New Roman" w:hAnsi="Times New Roman" w:cs="Times New Roman"/>
        </w:rPr>
        <w:t xml:space="preserve">. Therefore, we </w:t>
      </w:r>
      <w:commentRangeStart w:id="52"/>
      <w:r w:rsidR="007779E6">
        <w:rPr>
          <w:rFonts w:ascii="Times New Roman" w:hAnsi="Times New Roman" w:cs="Times New Roman"/>
        </w:rPr>
        <w:t xml:space="preserve">hypothesized </w:t>
      </w:r>
      <w:commentRangeEnd w:id="52"/>
      <w:r w:rsidR="00C724EA">
        <w:rPr>
          <w:rStyle w:val="CommentReference"/>
        </w:rPr>
        <w:commentReference w:id="52"/>
      </w:r>
      <w:r w:rsidR="007779E6">
        <w:rPr>
          <w:rFonts w:ascii="Times New Roman" w:hAnsi="Times New Roman" w:cs="Times New Roman"/>
        </w:rPr>
        <w:t xml:space="preserve">that the presence of aphids and the proximity to ant mounds were </w:t>
      </w:r>
      <w:commentRangeStart w:id="53"/>
      <w:r w:rsidR="007779E6">
        <w:rPr>
          <w:rFonts w:ascii="Times New Roman" w:hAnsi="Times New Roman" w:cs="Times New Roman"/>
        </w:rPr>
        <w:t xml:space="preserve">important biotic factors that would affect ant-aphid interactions, and in turn other members of the arthropod community. </w:t>
      </w:r>
      <w:commentRangeEnd w:id="53"/>
      <w:r w:rsidR="00C724EA">
        <w:rPr>
          <w:rStyle w:val="CommentReference"/>
        </w:rPr>
        <w:commentReference w:id="53"/>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21EF451E"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Pr="0059295B">
        <w:rPr>
          <w:rFonts w:ascii="Times New Roman" w:hAnsi="Times New Roman" w:cs="Times New Roman"/>
        </w:rPr>
        <w:t xml:space="preserve">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 xml:space="preserve">leaf </w:t>
      </w:r>
      <w:r w:rsidR="00000270">
        <w:rPr>
          <w:rFonts w:ascii="Times New Roman" w:hAnsi="Times New Roman" w:cs="Times New Roman"/>
        </w:rPr>
        <w:t xml:space="preserve">quality </w:t>
      </w:r>
      <w:r w:rsidR="002400A8">
        <w:rPr>
          <w:rFonts w:ascii="Times New Roman" w:hAnsi="Times New Roman" w:cs="Times New Roman"/>
        </w:rPr>
        <w:t xml:space="preserve">traits </w:t>
      </w:r>
      <w:r w:rsidR="0069489F">
        <w:rPr>
          <w:rFonts w:ascii="Times New Roman" w:hAnsi="Times New Roman" w:cs="Times New Roman"/>
        </w:rPr>
        <w:t>(</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Pr="0059295B">
        <w:rPr>
          <w:rFonts w:ascii="Times New Roman" w:hAnsi="Times New Roman" w:cs="Times New Roman"/>
        </w:rPr>
        <w:t>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cone-tainers</w:t>
      </w:r>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Lanphere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763379C5"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r w:rsidR="009A2A28">
        <w:rPr>
          <w:rFonts w:ascii="Times New Roman" w:hAnsi="Times New Roman" w:cs="Times New Roman"/>
        </w:rPr>
        <w:t>To examine how the presence of an</w:t>
      </w:r>
      <w:r w:rsidR="007844F6">
        <w:rPr>
          <w:rFonts w:ascii="Times New Roman" w:hAnsi="Times New Roman" w:cs="Times New Roman"/>
        </w:rPr>
        <w:t>t-aphid mutualisms</w:t>
      </w:r>
      <w:r w:rsidR="009A2A28">
        <w:rPr>
          <w:rFonts w:ascii="Times New Roman" w:hAnsi="Times New Roman" w:cs="Times New Roman"/>
        </w:rPr>
        <w:t xml:space="preserve"> </w:t>
      </w:r>
      <w:r w:rsidR="007844F6">
        <w:rPr>
          <w:rFonts w:ascii="Times New Roman" w:hAnsi="Times New Roman" w:cs="Times New Roman"/>
        </w:rPr>
        <w:t>affected</w:t>
      </w:r>
      <w:r w:rsidR="009A2A28">
        <w:rPr>
          <w:rFonts w:ascii="Times New Roman" w:hAnsi="Times New Roman" w:cs="Times New Roman"/>
        </w:rPr>
        <w:t xml:space="preserve"> willow associated communities, we</w:t>
      </w:r>
      <w:ins w:id="54" w:author="Mary O'Connor" w:date="2016-06-14T17:08:00Z">
        <w:r w:rsidR="000F3FDB">
          <w:rPr>
            <w:rFonts w:ascii="Times New Roman" w:hAnsi="Times New Roman" w:cs="Times New Roman"/>
          </w:rPr>
          <w:t xml:space="preserve"> tested the hypothesis that…</w:t>
        </w:r>
      </w:ins>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ferent ant mounds (</w:t>
      </w:r>
      <w:r w:rsidR="009A2A28">
        <w:rPr>
          <w:rFonts w:ascii="Times New Roman" w:hAnsi="Times New Roman" w:cs="Times New Roman"/>
        </w:rPr>
        <w:t xml:space="preserve">treated as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t>
      </w:r>
      <w:commentRangeStart w:id="55"/>
      <w:r>
        <w:rPr>
          <w:rFonts w:ascii="Times New Roman" w:hAnsi="Times New Roman" w:cs="Times New Roman"/>
        </w:rPr>
        <w:t xml:space="preserve">Within each plot, we randomly assigned the aphid treatment (aphid presence vs. absence) </w:t>
      </w:r>
      <w:commentRangeEnd w:id="55"/>
      <w:r w:rsidR="000F3FDB">
        <w:rPr>
          <w:rStyle w:val="CommentReference"/>
        </w:rPr>
        <w:commentReference w:id="55"/>
      </w:r>
      <w:r>
        <w:rPr>
          <w:rFonts w:ascii="Times New Roman" w:hAnsi="Times New Roman" w:cs="Times New Roman"/>
        </w:rPr>
        <w:t xml:space="preserve">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r>
        <w:rPr>
          <w:rFonts w:ascii="Times New Roman" w:hAnsi="Times New Roman" w:cs="Times New Roman"/>
          <w:i/>
        </w:rPr>
        <w:t>farinosa</w:t>
      </w:r>
      <w:r>
        <w:rPr>
          <w:rFonts w:ascii="Times New Roman" w:hAnsi="Times New Roman" w:cs="Times New Roman"/>
        </w:rPr>
        <w:t>)</w:t>
      </w:r>
      <w:r w:rsidRPr="0059295B">
        <w:rPr>
          <w:rFonts w:ascii="Times New Roman" w:hAnsi="Times New Roman" w:cs="Times New Roman"/>
        </w:rPr>
        <w:t xml:space="preserve"> </w:t>
      </w:r>
      <w:r w:rsidR="007844F6">
        <w:rPr>
          <w:rFonts w:ascii="Times New Roman" w:hAnsi="Times New Roman" w:cs="Times New Roman"/>
        </w:rPr>
        <w:t xml:space="preserve">from a single willow patch at Lanphere Dunes </w:t>
      </w:r>
      <w:r w:rsidRPr="0059295B">
        <w:rPr>
          <w:rFonts w:ascii="Times New Roman" w:hAnsi="Times New Roman" w:cs="Times New Roman"/>
        </w:rPr>
        <w:t xml:space="preserve">and placed 5 adult apterate aphids on </w:t>
      </w:r>
      <w:r w:rsidR="00854DFB">
        <w:rPr>
          <w:rFonts w:ascii="Times New Roman" w:hAnsi="Times New Roman" w:cs="Times New Roman"/>
        </w:rPr>
        <w:t xml:space="preserve">the tips of </w:t>
      </w:r>
      <w:r w:rsidRPr="0059295B">
        <w:rPr>
          <w:rFonts w:ascii="Times New Roman" w:hAnsi="Times New Roman" w:cs="Times New Roman"/>
        </w:rPr>
        <w:t>willow cu</w:t>
      </w:r>
      <w:r>
        <w:rPr>
          <w:rFonts w:ascii="Times New Roman" w:hAnsi="Times New Roman" w:cs="Times New Roman"/>
        </w:rPr>
        <w:t>ttings in the aphid treatment</w:t>
      </w:r>
      <w:r w:rsidR="00854DFB">
        <w:rPr>
          <w:rFonts w:ascii="Times New Roman" w:hAnsi="Times New Roman" w:cs="Times New Roman"/>
        </w:rPr>
        <w:t xml:space="preserve"> using a </w:t>
      </w:r>
      <w:r w:rsidR="007844F6">
        <w:rPr>
          <w:rFonts w:ascii="Times New Roman" w:hAnsi="Times New Roman" w:cs="Times New Roman"/>
        </w:rPr>
        <w:t>moist paintbrush</w:t>
      </w:r>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r w:rsidR="00854DFB">
        <w:rPr>
          <w:rFonts w:ascii="Times New Roman" w:hAnsi="Times New Roman" w:cs="Times New Roman"/>
        </w:rPr>
        <w:t xml:space="preserve"> on plants</w:t>
      </w:r>
      <w:r>
        <w:rPr>
          <w:rFonts w:ascii="Times New Roman" w:hAnsi="Times New Roman" w:cs="Times New Roman"/>
        </w:rPr>
        <w:t>.</w:t>
      </w:r>
      <w:r w:rsidR="00854DFB">
        <w:rPr>
          <w:rFonts w:ascii="Times New Roman" w:hAnsi="Times New Roman" w:cs="Times New Roman"/>
        </w:rPr>
        <w:t xml:space="preserve"> Similarly, we </w:t>
      </w:r>
      <w:r w:rsidRPr="0059295B">
        <w:rPr>
          <w:rFonts w:ascii="Times New Roman" w:hAnsi="Times New Roman" w:cs="Times New Roman"/>
        </w:rPr>
        <w:t>placed organza bags o</w:t>
      </w:r>
      <w:r>
        <w:rPr>
          <w:rFonts w:ascii="Times New Roman" w:hAnsi="Times New Roman" w:cs="Times New Roman"/>
        </w:rPr>
        <w:t xml:space="preserve">n all control plants.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w:t>
      </w:r>
      <w:r w:rsidR="00D43596">
        <w:rPr>
          <w:rFonts w:ascii="Times New Roman" w:hAnsi="Times New Roman" w:cs="Times New Roman"/>
        </w:rPr>
        <w:t xml:space="preserve">. If plants in the aphid treatment had less than 5 apterate aphids, we noted their abundance and </w:t>
      </w:r>
      <w:r w:rsidR="00000270">
        <w:rPr>
          <w:rFonts w:ascii="Times New Roman" w:hAnsi="Times New Roman" w:cs="Times New Roman"/>
        </w:rPr>
        <w:t>added aphids un</w:t>
      </w:r>
      <w:r w:rsidR="00D43596">
        <w:rPr>
          <w:rFonts w:ascii="Times New Roman" w:hAnsi="Times New Roman" w:cs="Times New Roman"/>
        </w:rPr>
        <w:t>til there were at least 5 individuals</w:t>
      </w:r>
      <w:r>
        <w:rPr>
          <w:rFonts w:ascii="Times New Roman" w:hAnsi="Times New Roman" w:cs="Times New Roman"/>
        </w:rPr>
        <w:t xml:space="preserve">. The ant-aphid experiment was restricted to the summer of 2012, because in the summer of 2013 there was high </w:t>
      </w:r>
      <w:r w:rsidR="00854DFB">
        <w:rPr>
          <w:rFonts w:ascii="Times New Roman" w:hAnsi="Times New Roman" w:cs="Times New Roman"/>
        </w:rPr>
        <w:t xml:space="preserve">drought induced </w:t>
      </w:r>
      <w:r>
        <w:rPr>
          <w:rFonts w:ascii="Times New Roman" w:hAnsi="Times New Roman" w:cs="Times New Roman"/>
        </w:rPr>
        <w:t xml:space="preserve">willow mortality and </w:t>
      </w:r>
      <w:r w:rsidR="00000270">
        <w:rPr>
          <w:rFonts w:ascii="Times New Roman" w:hAnsi="Times New Roman" w:cs="Times New Roman"/>
          <w:i/>
        </w:rPr>
        <w:t>A.</w:t>
      </w:r>
      <w:r w:rsidRPr="00DE5EAD">
        <w:rPr>
          <w:rFonts w:ascii="Times New Roman" w:hAnsi="Times New Roman" w:cs="Times New Roman"/>
          <w:i/>
        </w:rPr>
        <w:t xml:space="preserve"> </w:t>
      </w:r>
      <w:r>
        <w:rPr>
          <w:rFonts w:ascii="Times New Roman" w:hAnsi="Times New Roman" w:cs="Times New Roman"/>
          <w:i/>
        </w:rPr>
        <w:t>farinosa</w:t>
      </w:r>
      <w:r>
        <w:rPr>
          <w:rFonts w:ascii="Times New Roman" w:hAnsi="Times New Roman" w:cs="Times New Roman"/>
        </w:rPr>
        <w:t xml:space="preserve"> was in </w:t>
      </w:r>
      <w:r w:rsidR="007844F6">
        <w:rPr>
          <w:rFonts w:ascii="Times New Roman" w:hAnsi="Times New Roman" w:cs="Times New Roman"/>
        </w:rPr>
        <w:t xml:space="preserve">too </w:t>
      </w:r>
      <w:r w:rsidR="00854DFB">
        <w:rPr>
          <w:rFonts w:ascii="Times New Roman" w:hAnsi="Times New Roman" w:cs="Times New Roman"/>
        </w:rPr>
        <w:t>low</w:t>
      </w:r>
      <w:r>
        <w:rPr>
          <w:rFonts w:ascii="Times New Roman" w:hAnsi="Times New Roman" w:cs="Times New Roman"/>
        </w:rPr>
        <w:t xml:space="preserve"> </w:t>
      </w:r>
      <w:r w:rsidR="007844F6">
        <w:rPr>
          <w:rFonts w:ascii="Times New Roman" w:hAnsi="Times New Roman" w:cs="Times New Roman"/>
        </w:rPr>
        <w:t xml:space="preserve">of </w:t>
      </w:r>
      <w:r>
        <w:rPr>
          <w:rFonts w:ascii="Times New Roman" w:hAnsi="Times New Roman" w:cs="Times New Roman"/>
        </w:rPr>
        <w:t>abundance on naturally occurring willows to</w:t>
      </w:r>
      <w:r w:rsidR="00854DFB">
        <w:rPr>
          <w:rFonts w:ascii="Times New Roman" w:hAnsi="Times New Roman" w:cs="Times New Roman"/>
        </w:rPr>
        <w:t xml:space="preserve"> allow us to</w:t>
      </w:r>
      <w:r>
        <w:rPr>
          <w:rFonts w:ascii="Times New Roman" w:hAnsi="Times New Roman" w:cs="Times New Roman"/>
        </w:rPr>
        <w:t xml:space="preserve"> repeat the </w:t>
      </w:r>
      <w:r w:rsidR="00854DFB">
        <w:rPr>
          <w:rFonts w:ascii="Times New Roman" w:hAnsi="Times New Roman" w:cs="Times New Roman"/>
        </w:rPr>
        <w:t>experiment.</w:t>
      </w:r>
    </w:p>
    <w:p w14:paraId="16FA8DD1" w14:textId="77777777" w:rsidR="00764123" w:rsidRPr="0059295B" w:rsidRDefault="00764123" w:rsidP="0059295B">
      <w:pPr>
        <w:spacing w:line="480" w:lineRule="auto"/>
        <w:rPr>
          <w:rFonts w:ascii="Times New Roman" w:hAnsi="Times New Roman" w:cs="Times New Roman"/>
        </w:rPr>
      </w:pPr>
    </w:p>
    <w:p w14:paraId="68A07FB2" w14:textId="7115763B"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r w:rsidR="00854DFB">
        <w:rPr>
          <w:rFonts w:ascii="Times New Roman" w:hAnsi="Times New Roman" w:cs="Times New Roman"/>
        </w:rPr>
        <w:t xml:space="preserve">To examine how wind </w:t>
      </w:r>
      <w:r w:rsidR="007844F6">
        <w:rPr>
          <w:rFonts w:ascii="Times New Roman" w:hAnsi="Times New Roman" w:cs="Times New Roman"/>
        </w:rPr>
        <w:t>exposure a</w:t>
      </w:r>
      <w:r w:rsidR="00854DFB">
        <w:rPr>
          <w:rFonts w:ascii="Times New Roman" w:hAnsi="Times New Roman" w:cs="Times New Roman"/>
        </w:rPr>
        <w:t xml:space="preserve">ffected willow associated communities in the coastal dunes, </w:t>
      </w:r>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w:t>
      </w:r>
      <w:r w:rsidR="00854DFB">
        <w:rPr>
          <w:rFonts w:ascii="Times New Roman" w:hAnsi="Times New Roman" w:cs="Times New Roman"/>
        </w:rPr>
        <w:t>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r w:rsidR="00640BBA">
        <w:rPr>
          <w:rFonts w:ascii="Times New Roman" w:hAnsi="Times New Roman" w:cs="Times New Roman"/>
        </w:rPr>
        <w:t xml:space="preserve">. </w:t>
      </w:r>
      <w:r w:rsidR="005F4DAB" w:rsidRPr="0059295B">
        <w:rPr>
          <w:rFonts w:ascii="Times New Roman" w:hAnsi="Times New Roman" w:cs="Times New Roman"/>
        </w:rPr>
        <w:t>At 10 different willow patches (</w:t>
      </w:r>
      <w:r w:rsidR="0069489F">
        <w:rPr>
          <w:rFonts w:ascii="Times New Roman" w:hAnsi="Times New Roman" w:cs="Times New Roman"/>
        </w:rPr>
        <w:t xml:space="preserve">treated as </w:t>
      </w:r>
      <w:r w:rsidR="005F4DAB" w:rsidRPr="0059295B">
        <w:rPr>
          <w:rFonts w:ascii="Times New Roman" w:hAnsi="Times New Roman" w:cs="Times New Roman"/>
        </w:rPr>
        <w:t xml:space="preserve">blocks), we established 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w:t>
      </w:r>
      <w:r w:rsidR="00ED5A09">
        <w:rPr>
          <w:rFonts w:ascii="Times New Roman" w:hAnsi="Times New Roman" w:cs="Times New Roman"/>
        </w:rPr>
        <w:t xml:space="preserve"> with exposed gardens facing prevailing winds during the growing season</w:t>
      </w:r>
      <w:r w:rsidR="005F4DAB" w:rsidRPr="0059295B">
        <w:rPr>
          <w:rFonts w:ascii="Times New Roman" w:hAnsi="Times New Roman" w:cs="Times New Roman"/>
        </w:rPr>
        <w:t>.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w:t>
      </w:r>
      <w:r w:rsidR="001363E4">
        <w:rPr>
          <w:rFonts w:ascii="Times New Roman" w:hAnsi="Times New Roman" w:cs="Times New Roman"/>
        </w:rPr>
        <w:t xml:space="preserve"> </w:t>
      </w:r>
      <w:r w:rsidR="002D1413">
        <w:rPr>
          <w:rFonts w:ascii="Times New Roman" w:hAnsi="Times New Roman" w:cs="Times New Roman"/>
        </w:rPr>
        <w:t xml:space="preserve">To estimate the </w:t>
      </w:r>
      <w:r w:rsidR="009C392D">
        <w:rPr>
          <w:rFonts w:ascii="Times New Roman" w:hAnsi="Times New Roman" w:cs="Times New Roman"/>
        </w:rPr>
        <w:t>difference in</w:t>
      </w:r>
      <w:r w:rsidR="002D1413">
        <w:rPr>
          <w:rFonts w:ascii="Times New Roman" w:hAnsi="Times New Roman" w:cs="Times New Roman"/>
        </w:rPr>
        <w:t xml:space="preserve"> wind </w:t>
      </w:r>
      <w:r w:rsidR="009C392D">
        <w:rPr>
          <w:rFonts w:ascii="Times New Roman" w:hAnsi="Times New Roman" w:cs="Times New Roman"/>
        </w:rPr>
        <w:t xml:space="preserve">conditions </w:t>
      </w:r>
      <w:r w:rsidR="002D1413">
        <w:rPr>
          <w:rFonts w:ascii="Times New Roman" w:hAnsi="Times New Roman" w:cs="Times New Roman"/>
        </w:rPr>
        <w:t xml:space="preserve">experienced by exposed vs. unexposed plants, </w:t>
      </w:r>
      <w:r w:rsidR="00837052">
        <w:rPr>
          <w:rFonts w:ascii="Times New Roman" w:hAnsi="Times New Roman" w:cs="Times New Roman"/>
        </w:rPr>
        <w:t>we went out on a</w:t>
      </w:r>
      <w:r w:rsidR="009C392D">
        <w:rPr>
          <w:rFonts w:ascii="Times New Roman" w:hAnsi="Times New Roman" w:cs="Times New Roman"/>
        </w:rPr>
        <w:t xml:space="preserve"> representative</w:t>
      </w:r>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r w:rsidR="009C392D">
        <w:rPr>
          <w:rFonts w:ascii="Times New Roman" w:hAnsi="Times New Roman" w:cs="Times New Roman"/>
        </w:rPr>
        <w:t xml:space="preserve">. </w:t>
      </w:r>
      <w:r w:rsidR="00ED5A09">
        <w:rPr>
          <w:rFonts w:ascii="Times New Roman" w:hAnsi="Times New Roman" w:cs="Times New Roman"/>
        </w:rPr>
        <w:t>A nearby w</w:t>
      </w:r>
      <w:r w:rsidR="00837052">
        <w:rPr>
          <w:rFonts w:ascii="Times New Roman" w:hAnsi="Times New Roman" w:cs="Times New Roman"/>
        </w:rPr>
        <w:t>eather station estimated wind speeds of 22 km/h during this period</w:t>
      </w:r>
      <w:r w:rsidR="009C392D">
        <w:rPr>
          <w:rFonts w:ascii="Times New Roman" w:hAnsi="Times New Roman" w:cs="Times New Roman"/>
        </w:rPr>
        <w:t xml:space="preserve"> (</w:t>
      </w:r>
      <w:r w:rsidR="000D61EE">
        <w:rPr>
          <w:rFonts w:ascii="Times New Roman" w:hAnsi="Times New Roman" w:cs="Times New Roman"/>
        </w:rPr>
        <w:t>Arcata, CA</w:t>
      </w:r>
      <w:r w:rsidR="009C392D">
        <w:rPr>
          <w:rFonts w:ascii="Times New Roman" w:hAnsi="Times New Roman" w:cs="Times New Roman"/>
        </w:rPr>
        <w:t>). We</w:t>
      </w:r>
      <w:r w:rsidR="009F566F">
        <w:rPr>
          <w:rFonts w:ascii="Times New Roman" w:hAnsi="Times New Roman" w:cs="Times New Roman"/>
        </w:rPr>
        <w:t xml:space="preserve"> </w:t>
      </w:r>
      <w:r w:rsidR="005C238F">
        <w:rPr>
          <w:rFonts w:ascii="Times New Roman" w:hAnsi="Times New Roman" w:cs="Times New Roman"/>
        </w:rPr>
        <w:t>use</w:t>
      </w:r>
      <w:r w:rsidR="009C392D">
        <w:rPr>
          <w:rFonts w:ascii="Times New Roman" w:hAnsi="Times New Roman" w:cs="Times New Roman"/>
        </w:rPr>
        <w:t>d</w:t>
      </w:r>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ED5A09">
        <w:rPr>
          <w:rFonts w:ascii="Times New Roman" w:hAnsi="Times New Roman" w:cs="Times New Roman"/>
        </w:rPr>
        <w:t xml:space="preserve"> period and </w:t>
      </w:r>
      <w:r w:rsidR="005C238F">
        <w:rPr>
          <w:rFonts w:ascii="Times New Roman" w:hAnsi="Times New Roman" w:cs="Times New Roman"/>
        </w:rPr>
        <w:t>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9C392D">
        <w:rPr>
          <w:rFonts w:ascii="Times New Roman" w:hAnsi="Times New Roman" w:cs="Times New Roman"/>
        </w:rPr>
        <w:t>We found that w</w:t>
      </w:r>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1,9</w:t>
      </w:r>
      <w:r w:rsidR="002F4C17">
        <w:rPr>
          <w:rFonts w:ascii="Times New Roman" w:hAnsi="Times New Roman" w:cs="Times New Roman"/>
          <w:vertAlign w:val="subscript"/>
        </w:rPr>
        <w:t xml:space="preserve"> </w:t>
      </w:r>
      <w:r w:rsidR="002F4C17">
        <w:rPr>
          <w:rFonts w:ascii="Times New Roman" w:hAnsi="Times New Roman" w:cs="Times New Roman"/>
        </w:rPr>
        <w:t>= 187.32, P &lt; 0.001)</w:t>
      </w:r>
      <w:r w:rsidR="00ED5A09">
        <w:rPr>
          <w:rFonts w:ascii="Times New Roman" w:hAnsi="Times New Roman" w:cs="Times New Roman"/>
        </w:rPr>
        <w:t>, suggesting that the location of our plots were effective manipulations of wind exposure</w:t>
      </w:r>
      <w:r w:rsidR="002F4C17">
        <w:rPr>
          <w:rFonts w:ascii="Times New Roman" w:hAnsi="Times New Roman" w:cs="Times New Roman"/>
        </w:rPr>
        <w:t>.</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15650AB6"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 xml:space="preserve">rveyed plants for arthropods to determine the abundances of different (morpho)species. </w:t>
      </w:r>
      <w:r w:rsidR="00ED5A09">
        <w:rPr>
          <w:rFonts w:ascii="Times New Roman" w:hAnsi="Times New Roman" w:cs="Times New Roman"/>
        </w:rPr>
        <w:t xml:space="preserve">For the ant-aphid experiment, we surveyed arthropods on 5 different occasions between early June and late July 2012. </w:t>
      </w:r>
      <w:r w:rsidR="00FE109A">
        <w:rPr>
          <w:rFonts w:ascii="Times New Roman" w:hAnsi="Times New Roman" w:cs="Times New Roman"/>
        </w:rPr>
        <w:t>For the wind experiment,</w:t>
      </w:r>
      <w:r w:rsidR="0004103B">
        <w:rPr>
          <w:rFonts w:ascii="Times New Roman" w:hAnsi="Times New Roman" w:cs="Times New Roman"/>
        </w:rPr>
        <w:t xml:space="preserve"> we surveyed arthropods once at the end of July 2012 and then once a month in May, June, and July of 2013.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(morpho)</w:t>
      </w:r>
      <w:r w:rsidR="00DC11DE">
        <w:rPr>
          <w:rFonts w:ascii="Times New Roman" w:hAnsi="Times New Roman" w:cs="Times New Roman"/>
        </w:rPr>
        <w:t>species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(morpho)</w:t>
      </w:r>
      <w:r w:rsidR="00DC11DE">
        <w:rPr>
          <w:rFonts w:ascii="Times New Roman" w:hAnsi="Times New Roman" w:cs="Times New Roman"/>
        </w:rPr>
        <w:t xml:space="preserve">species that occurred on individual plants through the summer. </w:t>
      </w:r>
      <w:r>
        <w:rPr>
          <w:rFonts w:ascii="Times New Roman" w:hAnsi="Times New Roman" w:cs="Times New Roman"/>
        </w:rPr>
        <w:t>Given the relatively low abundances of individual morphospecies, we grouped arthropods at the Family-level for insects and at the Order-level for</w:t>
      </w:r>
      <w:r w:rsidR="009C392D">
        <w:rPr>
          <w:rFonts w:ascii="Times New Roman" w:hAnsi="Times New Roman" w:cs="Times New Roman"/>
        </w:rPr>
        <w:t xml:space="preserve"> all</w:t>
      </w:r>
      <w:r>
        <w:rPr>
          <w:rFonts w:ascii="Times New Roman" w:hAnsi="Times New Roman" w:cs="Times New Roman"/>
        </w:rPr>
        <w:t xml:space="preserve"> other arthropods</w:t>
      </w:r>
      <w:r w:rsidR="00ED5A09">
        <w:rPr>
          <w:rFonts w:ascii="Times New Roman" w:hAnsi="Times New Roman" w:cs="Times New Roman"/>
        </w:rPr>
        <w:t xml:space="preserve"> prior to analyzing community composition (details in </w:t>
      </w:r>
      <w:r w:rsidR="00ED5A09">
        <w:rPr>
          <w:rFonts w:ascii="Times New Roman" w:hAnsi="Times New Roman" w:cs="Times New Roman"/>
          <w:i/>
        </w:rPr>
        <w:t>Statistical Analyses</w:t>
      </w:r>
      <w:r w:rsidR="00ED5A09">
        <w:rPr>
          <w:rFonts w:ascii="Times New Roman" w:hAnsi="Times New Roman" w:cs="Times New Roman"/>
        </w:rPr>
        <w:t xml:space="preserve"> section below)</w:t>
      </w:r>
      <w:r>
        <w:rPr>
          <w:rFonts w:ascii="Times New Roman" w:hAnsi="Times New Roman" w:cs="Times New Roman"/>
        </w:rPr>
        <w:t xml:space="preserve">. </w:t>
      </w:r>
    </w:p>
    <w:p w14:paraId="4B2D52E8" w14:textId="77777777" w:rsidR="001B4C0B" w:rsidRDefault="001B4C0B" w:rsidP="001B4C0B">
      <w:pPr>
        <w:spacing w:line="480" w:lineRule="auto"/>
        <w:rPr>
          <w:rFonts w:ascii="Times New Roman" w:hAnsi="Times New Roman" w:cs="Times New Roman"/>
        </w:rPr>
      </w:pPr>
    </w:p>
    <w:p w14:paraId="5BB2376B" w14:textId="2F6ACF57" w:rsidR="002B490B" w:rsidRDefault="006172CF" w:rsidP="002B490B">
      <w:pPr>
        <w:spacing w:line="480" w:lineRule="auto"/>
        <w:rPr>
          <w:rFonts w:ascii="Times New Roman" w:hAnsi="Times New Roman" w:cs="Times New Roman"/>
        </w:rPr>
      </w:pPr>
      <w:r>
        <w:rPr>
          <w:rFonts w:ascii="Times New Roman" w:hAnsi="Times New Roman" w:cs="Times New Roman"/>
          <w:u w:val="single"/>
        </w:rPr>
        <w:t>Ectom</w:t>
      </w:r>
      <w:r w:rsidR="001A539D">
        <w:rPr>
          <w:rFonts w:ascii="Times New Roman" w:hAnsi="Times New Roman" w:cs="Times New Roman"/>
          <w:u w:val="single"/>
        </w:rPr>
        <w:t xml:space="preserve">ycorrhiza and </w:t>
      </w:r>
      <w:r w:rsidR="00BA4023">
        <w:rPr>
          <w:rFonts w:ascii="Times New Roman" w:hAnsi="Times New Roman" w:cs="Times New Roman"/>
          <w:u w:val="single"/>
        </w:rPr>
        <w:t>bacteria</w:t>
      </w:r>
      <w:r w:rsidR="00BA4023" w:rsidRPr="00AE06D5">
        <w:rPr>
          <w:rFonts w:ascii="Times New Roman" w:hAnsi="Times New Roman" w:cs="Times New Roman"/>
          <w:u w:val="single"/>
        </w:rPr>
        <w:t xml:space="preserve"> </w:t>
      </w:r>
      <w:r w:rsidR="001A539D" w:rsidRPr="00AE06D5">
        <w:rPr>
          <w:rFonts w:ascii="Times New Roman" w:hAnsi="Times New Roman" w:cs="Times New Roman"/>
          <w:u w:val="single"/>
        </w:rPr>
        <w:t>communities</w:t>
      </w:r>
      <w:r w:rsidR="001A539D">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w:t>
      </w:r>
      <w:del w:id="56" w:author="Mary O'Connor" w:date="2016-06-14T17:11:00Z">
        <w:r w:rsidR="00730B36" w:rsidDel="000F3FDB">
          <w:rPr>
            <w:rFonts w:ascii="Times New Roman" w:hAnsi="Times New Roman" w:cs="Times New Roman"/>
          </w:rPr>
          <w:delText xml:space="preserve">in order </w:delText>
        </w:r>
      </w:del>
      <w:r w:rsidR="00730B36">
        <w:rPr>
          <w:rFonts w:ascii="Times New Roman" w:hAnsi="Times New Roman" w:cs="Times New Roman"/>
        </w:rPr>
        <w:t xml:space="preserve">to sample </w:t>
      </w:r>
      <w:del w:id="57" w:author="Mary O'Connor" w:date="2016-06-14T17:12:00Z">
        <w:r w:rsidR="00730B36" w:rsidDel="000F3FDB">
          <w:rPr>
            <w:rFonts w:ascii="Times New Roman" w:hAnsi="Times New Roman" w:cs="Times New Roman"/>
          </w:rPr>
          <w:delText xml:space="preserve">the </w:delText>
        </w:r>
      </w:del>
      <w:r>
        <w:rPr>
          <w:rFonts w:ascii="Times New Roman" w:hAnsi="Times New Roman" w:cs="Times New Roman"/>
        </w:rPr>
        <w:t>ecto</w:t>
      </w:r>
      <w:r w:rsidR="00730B36">
        <w:rPr>
          <w:rFonts w:ascii="Times New Roman" w:hAnsi="Times New Roman" w:cs="Times New Roman"/>
        </w:rPr>
        <w:t xml:space="preserve">mychorriza and </w:t>
      </w:r>
      <w:r w:rsidR="00BA4023">
        <w:rPr>
          <w:rFonts w:ascii="Times New Roman" w:hAnsi="Times New Roman" w:cs="Times New Roman"/>
        </w:rPr>
        <w:t xml:space="preserve">bacteria </w:t>
      </w:r>
      <w:r w:rsidR="00730B36">
        <w:rPr>
          <w:rFonts w:ascii="Times New Roman" w:hAnsi="Times New Roman" w:cs="Times New Roman"/>
        </w:rPr>
        <w:t>communities associated with</w:t>
      </w:r>
      <w:del w:id="58" w:author="Mary O'Connor" w:date="2016-06-14T17:12:00Z">
        <w:r w:rsidR="00730B36" w:rsidDel="000F3FDB">
          <w:rPr>
            <w:rFonts w:ascii="Times New Roman" w:hAnsi="Times New Roman" w:cs="Times New Roman"/>
          </w:rPr>
          <w:delText xml:space="preserve"> the</w:delText>
        </w:r>
      </w:del>
      <w:r w:rsidR="00730B36">
        <w:rPr>
          <w:rFonts w:ascii="Times New Roman" w:hAnsi="Times New Roman" w:cs="Times New Roman"/>
        </w:rPr>
        <w:t xml:space="preserve"> willow roots. We did not sample </w:t>
      </w:r>
      <w:del w:id="59" w:author="Mary O'Connor" w:date="2016-06-14T17:12:00Z">
        <w:r w:rsidR="00730B36" w:rsidDel="000F3FDB">
          <w:rPr>
            <w:rFonts w:ascii="Times New Roman" w:hAnsi="Times New Roman" w:cs="Times New Roman"/>
          </w:rPr>
          <w:delText xml:space="preserve">the </w:delText>
        </w:r>
      </w:del>
      <w:r w:rsidR="00730B36">
        <w:rPr>
          <w:rFonts w:ascii="Times New Roman" w:hAnsi="Times New Roman" w:cs="Times New Roman"/>
        </w:rPr>
        <w:t xml:space="preserve">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r w:rsidR="009C392D">
        <w:rPr>
          <w:rFonts w:ascii="Times New Roman" w:hAnsi="Times New Roman" w:cs="Times New Roman"/>
        </w:rPr>
        <w:t>roots</w:t>
      </w:r>
      <w:r w:rsidR="00B175C5">
        <w:rPr>
          <w:rFonts w:ascii="Times New Roman" w:hAnsi="Times New Roman" w:cs="Times New Roman"/>
        </w:rPr>
        <w:t xml:space="preserve"> in separate plastic bags. Within 6 hours of excavation</w:t>
      </w:r>
      <w:r w:rsidR="009C392D">
        <w:rPr>
          <w:rFonts w:ascii="Times New Roman" w:hAnsi="Times New Roman" w:cs="Times New Roman"/>
        </w:rPr>
        <w:t>,</w:t>
      </w:r>
      <w:r w:rsidR="00B175C5">
        <w:rPr>
          <w:rFonts w:ascii="Times New Roman" w:hAnsi="Times New Roman" w:cs="Times New Roman"/>
        </w:rPr>
        <w:t xml:space="preserve"> roo</w:t>
      </w:r>
      <w:r w:rsidR="00D863A4">
        <w:rPr>
          <w:rFonts w:ascii="Times New Roman" w:hAnsi="Times New Roman" w:cs="Times New Roman"/>
        </w:rPr>
        <w:t>t</w:t>
      </w:r>
      <w:r w:rsidR="00B175C5">
        <w:rPr>
          <w:rFonts w:ascii="Times New Roman" w:hAnsi="Times New Roman" w:cs="Times New Roman"/>
        </w:rPr>
        <w:t xml:space="preserve">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flash frozen root samples were physically disrupted</w:t>
      </w:r>
      <w:r w:rsidR="00ED5A09">
        <w:rPr>
          <w:rFonts w:ascii="Times New Roman" w:hAnsi="Times New Roman" w:cs="Times New Roman"/>
        </w:rPr>
        <w:t xml:space="preserve"> with 2 beads per 2 mL tube (3.0</w:t>
      </w:r>
      <w:r w:rsidR="002B490B">
        <w:rPr>
          <w:rFonts w:ascii="Times New Roman" w:hAnsi="Times New Roman" w:cs="Times New Roman"/>
        </w:rPr>
        <w:t xml:space="preserve"> mm Yttria stabilized Zirconidea Grinding Media) for 30 seconds at 1500 strokes per minute (SPEX SamplePrep 200 geno/grinder). Total DNA was extracted from frozen root samples using MoBio PowerSoil 96 sample DNA extraction kits following </w:t>
      </w:r>
      <w:r w:rsidR="00ED5A09">
        <w:rPr>
          <w:rFonts w:ascii="Times New Roman" w:hAnsi="Times New Roman" w:cs="Times New Roman"/>
        </w:rPr>
        <w:t xml:space="preserve">the </w:t>
      </w:r>
      <w:r w:rsidR="002B490B">
        <w:rPr>
          <w:rFonts w:ascii="Times New Roman" w:hAnsi="Times New Roman" w:cs="Times New Roman"/>
        </w:rPr>
        <w:t>manufacture’s instructions.</w:t>
      </w:r>
    </w:p>
    <w:p w14:paraId="66B1C149" w14:textId="77777777" w:rsidR="00C97C24" w:rsidRDefault="00C97C24" w:rsidP="002B490B">
      <w:pPr>
        <w:spacing w:line="480" w:lineRule="auto"/>
        <w:rPr>
          <w:rFonts w:ascii="Times New Roman" w:hAnsi="Times New Roman" w:cs="Times New Roman"/>
        </w:rPr>
      </w:pPr>
    </w:p>
    <w:p w14:paraId="0EB8BCEA" w14:textId="4DD99BD0"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r w:rsidR="00B242AC">
        <w:rPr>
          <w:rFonts w:ascii="Times New Roman" w:hAnsi="Times New Roman" w:cs="Times New Roman"/>
        </w:rPr>
        <w:t>ecto</w:t>
      </w:r>
      <w:r>
        <w:rPr>
          <w:rFonts w:ascii="Times New Roman" w:hAnsi="Times New Roman" w:cs="Times New Roman"/>
        </w:rPr>
        <w:t xml:space="preserve">mycorrhiza and </w:t>
      </w:r>
      <w:r w:rsidR="00BA4023">
        <w:rPr>
          <w:rFonts w:ascii="Times New Roman" w:hAnsi="Times New Roman" w:cs="Times New Roman"/>
        </w:rPr>
        <w:t>bacteria</w:t>
      </w:r>
      <w:r w:rsidR="00B242AC">
        <w:rPr>
          <w:rFonts w:ascii="Times New Roman" w:hAnsi="Times New Roman" w:cs="Times New Roman"/>
        </w:rPr>
        <w:t xml:space="preserve"> </w:t>
      </w:r>
      <w:r>
        <w:rPr>
          <w:rFonts w:ascii="Times New Roman" w:hAnsi="Times New Roman" w:cs="Times New Roman"/>
        </w:rPr>
        <w:t>OTUs, we used c</w:t>
      </w:r>
      <w:r w:rsidR="002B490B">
        <w:rPr>
          <w:rFonts w:ascii="Times New Roman" w:hAnsi="Times New Roman" w:cs="Times New Roman"/>
        </w:rPr>
        <w:t>ustom barcode primer sets ITS1f/ITS4 and 515f/806r (Caporaso et al. 2012) to PCR amplify the fungal ITS1, 5.8S, and ITS2 region of ribosomal DNA and the V4 region of bacterial 16S ribosomal DNA from total root DNA extractions. Product quality was assessed by gel electrophoresis. PCR products were cleaned with magnetic beads, quantified with Qubit fluorometric kit, and all samples were pooled at a bacteria:fungal concentration ratio of 2:1. Pool</w:t>
      </w:r>
      <w:r>
        <w:rPr>
          <w:rFonts w:ascii="Times New Roman" w:hAnsi="Times New Roman" w:cs="Times New Roman"/>
        </w:rPr>
        <w:t>ed</w:t>
      </w:r>
      <w:r w:rsidR="002B490B">
        <w:rPr>
          <w:rFonts w:ascii="Times New Roman" w:hAnsi="Times New Roman" w:cs="Times New Roman"/>
        </w:rPr>
        <w:t xml:space="preserve"> amplicon libraries were sequenced as single-index (the reverse barcode was uniquely index</w:t>
      </w:r>
      <w:r w:rsidR="00513DCF">
        <w:rPr>
          <w:rFonts w:ascii="Times New Roman" w:hAnsi="Times New Roman" w:cs="Times New Roman"/>
        </w:rPr>
        <w:t>ed) 300 base pair reads at Stan</w:t>
      </w:r>
      <w:r w:rsidR="002B490B">
        <w:rPr>
          <w:rFonts w:ascii="Times New Roman" w:hAnsi="Times New Roman" w:cs="Times New Roman"/>
        </w:rPr>
        <w:t>ford Functional Genomics Facility on one lane of an Illumina MiSeq.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rRNA database (Reddy et al.) and UNITE fungal ITS database ver6_97_13.05.2014 (Kõljalg et al.) with UPARSE. Taxonomy was assigned using the RDP Classifer (Wang et al.) and UNITE (ver6_97_13.05.2014) in QIIME (Caporaso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OTUs with no known taxonomy (any OTU that did not blast to at least Kingdom Fungi, Bacteria or Archaea);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39C90151" w:rsidR="001D44A3" w:rsidRDefault="001D44A3" w:rsidP="001D44A3">
      <w:pPr>
        <w:spacing w:line="480" w:lineRule="auto"/>
        <w:rPr>
          <w:rFonts w:ascii="Times New Roman" w:hAnsi="Times New Roman" w:cs="Times New Roman"/>
        </w:rPr>
      </w:pPr>
      <w:commentRangeStart w:id="60"/>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commentRangeEnd w:id="60"/>
      <w:r w:rsidR="00A01C32">
        <w:rPr>
          <w:rStyle w:val="CommentReference"/>
        </w:rPr>
        <w:commentReference w:id="60"/>
      </w:r>
      <w:r>
        <w:rPr>
          <w:rFonts w:ascii="Times New Roman" w:hAnsi="Times New Roman" w:cs="Times New Roman"/>
        </w:rPr>
        <w:t xml:space="preserve">interaction influenced richness, abundance, and rarefied richness of aboveground arthropods as well as </w:t>
      </w:r>
      <w:r w:rsidR="00B242AC">
        <w:rPr>
          <w:rFonts w:ascii="Times New Roman" w:hAnsi="Times New Roman" w:cs="Times New Roman"/>
        </w:rPr>
        <w:t>ecto</w:t>
      </w:r>
      <w:r>
        <w:rPr>
          <w:rFonts w:ascii="Times New Roman" w:hAnsi="Times New Roman" w:cs="Times New Roman"/>
        </w:rPr>
        <w:t xml:space="preserve">mycorrhiza and </w:t>
      </w:r>
      <w:r w:rsidR="003A25BA">
        <w:rPr>
          <w:rFonts w:ascii="Times New Roman" w:hAnsi="Times New Roman" w:cs="Times New Roman"/>
        </w:rPr>
        <w:t xml:space="preserve">root </w:t>
      </w:r>
      <w:r>
        <w:rPr>
          <w:rFonts w:ascii="Times New Roman" w:hAnsi="Times New Roman" w:cs="Times New Roman"/>
        </w:rPr>
        <w:t>bacteria, we used separate generalized linear mixed-effect models (GLMMs</w:t>
      </w:r>
      <w:del w:id="61" w:author="Mary O'Connor" w:date="2016-06-14T17:12:00Z">
        <w:r w:rsidDel="000F3FDB">
          <w:rPr>
            <w:rFonts w:ascii="Times New Roman" w:hAnsi="Times New Roman" w:cs="Times New Roman"/>
          </w:rPr>
          <w:delText xml:space="preserve">, </w:delText>
        </w:r>
        <w:r w:rsidDel="000F3FDB">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sidDel="000F3FDB">
          <w:rPr>
            <w:rFonts w:ascii="Times New Roman" w:hAnsi="Times New Roman" w:cs="Times New Roman"/>
          </w:rPr>
          <w:delInstrText>ADDIN LABTIVA_CITE \* MERGEFORMAT</w:delInstrText>
        </w:r>
        <w:r w:rsidDel="000F3FDB">
          <w:rPr>
            <w:rFonts w:ascii="Times New Roman" w:hAnsi="Times New Roman" w:cs="Times New Roman"/>
          </w:rPr>
        </w:r>
        <w:r w:rsidDel="000F3FDB">
          <w:rPr>
            <w:rFonts w:ascii="Times New Roman" w:hAnsi="Times New Roman" w:cs="Times New Roman"/>
          </w:rPr>
          <w:fldChar w:fldCharType="separate"/>
        </w:r>
        <w:r w:rsidR="004B4446" w:rsidRPr="004B4446" w:rsidDel="000F3FDB">
          <w:rPr>
            <w:rFonts w:ascii="Times New Roman" w:hAnsi="Times New Roman" w:cs="Times New Roman"/>
            <w:noProof/>
            <w:color w:val="000000"/>
          </w:rPr>
          <w:delText xml:space="preserve"> (Bolker </w:delText>
        </w:r>
        <w:r w:rsidR="004B4446" w:rsidRPr="004B4446" w:rsidDel="000F3FDB">
          <w:rPr>
            <w:rFonts w:ascii="Times New Roman" w:hAnsi="Times New Roman" w:cs="Times New Roman"/>
            <w:i/>
            <w:iCs/>
            <w:noProof/>
            <w:color w:val="000000"/>
          </w:rPr>
          <w:delText>et al.</w:delText>
        </w:r>
        <w:r w:rsidR="004B4446" w:rsidRPr="004B4446" w:rsidDel="000F3FDB">
          <w:rPr>
            <w:rFonts w:ascii="Times New Roman" w:hAnsi="Times New Roman" w:cs="Times New Roman"/>
            <w:noProof/>
            <w:color w:val="000000"/>
          </w:rPr>
          <w:delText xml:space="preserve"> 2009)</w:delText>
        </w:r>
        <w:r w:rsidDel="000F3FDB">
          <w:rPr>
            <w:rFonts w:ascii="Times New Roman" w:hAnsi="Times New Roman" w:cs="Times New Roman"/>
          </w:rPr>
          <w:fldChar w:fldCharType="end"/>
        </w:r>
      </w:del>
      <w:ins w:id="62" w:author="Mary O'Connor" w:date="2016-06-14T17:12:00Z">
        <w:r w:rsidR="000F3FDB">
          <w:rPr>
            <w:rFonts w:ascii="Times New Roman" w:hAnsi="Times New Roman" w:cs="Times New Roman"/>
          </w:rPr>
          <w:t xml:space="preserve">) </w:t>
        </w:r>
        <w:r w:rsidR="000F3FDB">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sidR="000F3FDB">
          <w:rPr>
            <w:rFonts w:ascii="Times New Roman" w:hAnsi="Times New Roman" w:cs="Times New Roman"/>
          </w:rPr>
          <w:instrText>ADDIN LABTIVA_CITE \* MERGEFORMAT</w:instrText>
        </w:r>
        <w:r w:rsidR="000F3FDB">
          <w:rPr>
            <w:rFonts w:ascii="Times New Roman" w:hAnsi="Times New Roman" w:cs="Times New Roman"/>
          </w:rPr>
        </w:r>
        <w:r w:rsidR="000F3FDB">
          <w:rPr>
            <w:rFonts w:ascii="Times New Roman" w:hAnsi="Times New Roman" w:cs="Times New Roman"/>
          </w:rPr>
          <w:fldChar w:fldCharType="separate"/>
        </w:r>
        <w:r w:rsidR="000F3FDB" w:rsidRPr="004B4446">
          <w:rPr>
            <w:rFonts w:ascii="Times New Roman" w:hAnsi="Times New Roman" w:cs="Times New Roman"/>
            <w:noProof/>
            <w:color w:val="000000"/>
          </w:rPr>
          <w:t xml:space="preserve"> (Bolker </w:t>
        </w:r>
        <w:r w:rsidR="000F3FDB" w:rsidRPr="004B4446">
          <w:rPr>
            <w:rFonts w:ascii="Times New Roman" w:hAnsi="Times New Roman" w:cs="Times New Roman"/>
            <w:i/>
            <w:iCs/>
            <w:noProof/>
            <w:color w:val="000000"/>
          </w:rPr>
          <w:t>et al.</w:t>
        </w:r>
        <w:r w:rsidR="000F3FDB" w:rsidRPr="004B4446">
          <w:rPr>
            <w:rFonts w:ascii="Times New Roman" w:hAnsi="Times New Roman" w:cs="Times New Roman"/>
            <w:noProof/>
            <w:color w:val="000000"/>
          </w:rPr>
          <w:t xml:space="preserve"> 2009)</w:t>
        </w:r>
        <w:r w:rsidR="000F3FDB">
          <w:rPr>
            <w:rFonts w:ascii="Times New Roman" w:hAnsi="Times New Roman" w:cs="Times New Roman"/>
          </w:rPr>
          <w:fldChar w:fldCharType="end"/>
        </w:r>
      </w:ins>
      <w:r>
        <w:rPr>
          <w:rFonts w:ascii="Times New Roman" w:hAnsi="Times New Roman" w:cs="Times New Roman"/>
        </w:rPr>
        <w:t xml:space="preserve">. </w:t>
      </w:r>
      <w:r w:rsidR="0008605B">
        <w:rPr>
          <w:rFonts w:ascii="Times New Roman" w:hAnsi="Times New Roman" w:cs="Times New Roman"/>
        </w:rPr>
        <w:t xml:space="preserve">For the ant-aphid experiment, we omitted </w:t>
      </w:r>
      <w:r w:rsidR="0008605B" w:rsidRPr="0008605B">
        <w:rPr>
          <w:rFonts w:ascii="Times New Roman" w:hAnsi="Times New Roman" w:cs="Times New Roman"/>
          <w:i/>
        </w:rPr>
        <w:t>A. farinosa</w:t>
      </w:r>
      <w:r w:rsidR="0008605B">
        <w:rPr>
          <w:rFonts w:ascii="Times New Roman" w:hAnsi="Times New Roman" w:cs="Times New Roman"/>
        </w:rPr>
        <w:t xml:space="preserve"> and </w:t>
      </w:r>
      <w:r w:rsidR="0008605B" w:rsidRPr="0008605B">
        <w:rPr>
          <w:rFonts w:ascii="Times New Roman" w:hAnsi="Times New Roman" w:cs="Times New Roman"/>
          <w:i/>
        </w:rPr>
        <w:t>F. obscuripes</w:t>
      </w:r>
      <w:r w:rsidR="0008605B">
        <w:rPr>
          <w:rFonts w:ascii="Times New Roman" w:hAnsi="Times New Roman" w:cs="Times New Roman"/>
        </w:rPr>
        <w:t xml:space="preserve"> from our calculations of arthropod community properties because we expected our treatments to manipulate their abundances. We specified block (ant mound) and plots nested within block (3 different distances from ant mound) as random effects. We specified willow genotype, aphid treatment, distance from ant mound, and their 3-way interaction as fixed effects in the model. </w:t>
      </w:r>
      <w:r>
        <w:rPr>
          <w:rFonts w:ascii="Times New Roman" w:hAnsi="Times New Roman" w:cs="Times New Roman"/>
        </w:rPr>
        <w:t xml:space="preserve">For the wind experiment, we specified block (willow patch) and plots nested within block (2 wind exposure treatments) as random effects. We specified willow genotype, wind treatment, sampling year, and their 3-way interaction as fixed effects in the 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r w:rsidR="00B242AC">
        <w:rPr>
          <w:rFonts w:ascii="Times New Roman" w:hAnsi="Times New Roman" w:cs="Times New Roman"/>
        </w:rPr>
        <w:t>ecto</w:t>
      </w:r>
      <w:r>
        <w:rPr>
          <w:rFonts w:ascii="Times New Roman" w:hAnsi="Times New Roman" w:cs="Times New Roman"/>
        </w:rPr>
        <w:t>my</w:t>
      </w:r>
      <w:r w:rsidR="00715201">
        <w:rPr>
          <w:rFonts w:ascii="Times New Roman" w:hAnsi="Times New Roman" w:cs="Times New Roman"/>
        </w:rPr>
        <w:t>corrhiza and bacteria</w:t>
      </w:r>
      <w:r>
        <w:rPr>
          <w:rFonts w:ascii="Times New Roman" w:hAnsi="Times New Roman" w:cs="Times New Roman"/>
        </w:rPr>
        <w:t xml:space="preserve">) we specified Gaussian error distributions in our models and tested the significance of fixed effects using F-tests with Kenward-Roger approximated degrees of freedom. For count responses (richness and arthropod abundances), we specified Poisson error distributions in our models and tested the significance of fixed effects using likelihood-ratio tests. If necessary, we modeled overdispersion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4051140A"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w:t>
      </w:r>
      <w:r w:rsidR="009560BB">
        <w:rPr>
          <w:rFonts w:ascii="Times New Roman" w:hAnsi="Times New Roman" w:cs="Times New Roman"/>
        </w:rPr>
        <w:t>whether</w:t>
      </w:r>
      <w:r>
        <w:rPr>
          <w:rFonts w:ascii="Times New Roman" w:hAnsi="Times New Roman" w:cs="Times New Roman"/>
        </w:rPr>
        <w:t xml:space="preserve"> community composition depended on willow genotype, the environment, </w:t>
      </w:r>
      <w:r w:rsidR="003A25BA">
        <w:rPr>
          <w:rFonts w:ascii="Times New Roman" w:hAnsi="Times New Roman" w:cs="Times New Roman"/>
        </w:rPr>
        <w:t>or</w:t>
      </w:r>
      <w:r>
        <w:rPr>
          <w:rFonts w:ascii="Times New Roman" w:hAnsi="Times New Roman" w:cs="Times New Roman"/>
        </w:rPr>
        <w:t xml:space="preserve"> their interaction, </w:t>
      </w:r>
      <w:commentRangeStart w:id="63"/>
      <w:r>
        <w:rPr>
          <w:rFonts w:ascii="Times New Roman" w:hAnsi="Times New Roman" w:cs="Times New Roman"/>
        </w:rPr>
        <w:t xml:space="preserve">we applied a Hellinger transformation </w:t>
      </w:r>
      <w:commentRangeEnd w:id="63"/>
      <w:r w:rsidR="00A01C32">
        <w:rPr>
          <w:rStyle w:val="CommentReference"/>
        </w:rPr>
        <w:commentReference w:id="63"/>
      </w:r>
      <w:r>
        <w:rPr>
          <w:rFonts w:ascii="Times New Roman" w:hAnsi="Times New Roman" w:cs="Times New Roman"/>
        </w:rPr>
        <w:t xml:space="preserve">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(Legendre &amp; Gallagher 2001)</w:t>
      </w:r>
      <w:r>
        <w:rPr>
          <w:rFonts w:ascii="Times New Roman" w:hAnsi="Times New Roman" w:cs="Times New Roman"/>
        </w:rPr>
        <w:fldChar w:fldCharType="end"/>
      </w:r>
      <w:ins w:id="64" w:author="Mary O'Connor" w:date="2016-06-14T17:13:00Z">
        <w:r w:rsidR="00C82DD5">
          <w:rPr>
            <w:rFonts w:ascii="Times New Roman" w:hAnsi="Times New Roman" w:cs="Times New Roman"/>
          </w:rPr>
          <w:t>)</w:t>
        </w:r>
      </w:ins>
      <w:r>
        <w:rPr>
          <w:rFonts w:ascii="Times New Roman" w:hAnsi="Times New Roman" w:cs="Times New Roman"/>
        </w:rPr>
        <w:t xml:space="preserve"> and conducted separate permutational multivariate analysis of variance (PERMANOVA, 1000 permutations on Euclidean distances) for the arthropod, </w:t>
      </w:r>
      <w:r w:rsidR="00BA4023">
        <w:rPr>
          <w:rFonts w:ascii="Times New Roman" w:hAnsi="Times New Roman" w:cs="Times New Roman"/>
        </w:rPr>
        <w:t>ecto</w:t>
      </w:r>
      <w:r>
        <w:rPr>
          <w:rFonts w:ascii="Times New Roman" w:hAnsi="Times New Roman" w:cs="Times New Roman"/>
        </w:rPr>
        <w:t xml:space="preserve">mycorrhiza, and bacteria communities. We incorporated the same fixed effects structured as we used to analyze the univariate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r w:rsidRPr="002B3249">
        <w:rPr>
          <w:rFonts w:ascii="Times New Roman" w:hAnsi="Times New Roman" w:cs="Times New Roman"/>
          <w:i/>
        </w:rPr>
        <w:t xml:space="preserve">df </w:t>
      </w:r>
      <w:r>
        <w:rPr>
          <w:rFonts w:ascii="Times New Roman" w:hAnsi="Times New Roman" w:cs="Times New Roman"/>
        </w:rPr>
        <w:t xml:space="preserve">= 9; distance from ant mound residual </w:t>
      </w:r>
      <w:r w:rsidRPr="002B3249">
        <w:rPr>
          <w:rFonts w:ascii="Times New Roman" w:hAnsi="Times New Roman" w:cs="Times New Roman"/>
          <w:i/>
        </w:rPr>
        <w:t>df</w:t>
      </w:r>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commentRangeStart w:id="65"/>
      <w:r>
        <w:rPr>
          <w:rFonts w:ascii="Times New Roman" w:hAnsi="Times New Roman" w:cs="Times New Roman"/>
          <w:i/>
        </w:rPr>
        <w:t>Mechanisms of community assembly</w:t>
      </w:r>
      <w:commentRangeEnd w:id="65"/>
      <w:r w:rsidR="00A01C32">
        <w:rPr>
          <w:rStyle w:val="CommentReference"/>
        </w:rPr>
        <w:commentReference w:id="65"/>
      </w:r>
    </w:p>
    <w:p w14:paraId="7865087E" w14:textId="572E1C39"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w:t>
      </w:r>
      <w:r w:rsidR="002B23A1">
        <w:rPr>
          <w:rFonts w:ascii="Times New Roman" w:hAnsi="Times New Roman" w:cs="Times New Roman"/>
        </w:rPr>
        <w:t xml:space="preserve"> </w:t>
      </w:r>
      <w:r w:rsidR="003A25BA">
        <w:rPr>
          <w:rFonts w:ascii="Times New Roman" w:hAnsi="Times New Roman" w:cs="Times New Roman"/>
        </w:rPr>
        <w:t xml:space="preserve">Prior work in this study system has found that </w:t>
      </w:r>
      <w:r w:rsidR="0088391B">
        <w:rPr>
          <w:rFonts w:ascii="Times New Roman" w:hAnsi="Times New Roman" w:cs="Times New Roman"/>
        </w:rPr>
        <w:t>variation in both p</w:t>
      </w:r>
      <w:r w:rsidR="003A25BA">
        <w:rPr>
          <w:rFonts w:ascii="Times New Roman" w:hAnsi="Times New Roman" w:cs="Times New Roman"/>
        </w:rPr>
        <w:t xml:space="preserve">lant growth and leaf quality traits affect the </w:t>
      </w:r>
      <w:r w:rsidR="0088391B">
        <w:rPr>
          <w:rFonts w:ascii="Times New Roman" w:hAnsi="Times New Roman" w:cs="Times New Roman"/>
        </w:rPr>
        <w:t>likelihood of</w:t>
      </w:r>
      <w:r w:rsidR="003A25BA">
        <w:rPr>
          <w:rFonts w:ascii="Times New Roman" w:hAnsi="Times New Roman" w:cs="Times New Roman"/>
        </w:rPr>
        <w:t xml:space="preserve"> willows being colonized by foliar arthropods (Barbour et al. 2015)</w:t>
      </w:r>
      <w:r w:rsidR="0088391B">
        <w:rPr>
          <w:rFonts w:ascii="Times New Roman" w:hAnsi="Times New Roman" w:cs="Times New Roman"/>
        </w:rPr>
        <w:t xml:space="preserve">.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trichome density, specific leaf area (SLA), percentage carbon (C) and nitrogen (N), and C:N.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ImageJ (Abrámoff, Magalhães,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 xml:space="preserve">(Cornelissen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r w:rsidR="00E16568" w:rsidRPr="00B37669">
        <w:rPr>
          <w:rFonts w:ascii="Times New Roman" w:hAnsi="Times New Roman" w:cs="Times New Roman"/>
        </w:rPr>
        <w:t>PrometheusWiki Contributors 2010). To measure trichome density,</w:t>
      </w:r>
      <w:r w:rsidR="00E16568">
        <w:rPr>
          <w:rFonts w:ascii="Times New Roman" w:hAnsi="Times New Roman" w:cs="Times New Roman"/>
        </w:rPr>
        <w:t xml:space="preserve"> </w:t>
      </w:r>
      <w:r w:rsidR="00E16568" w:rsidRPr="00B37669">
        <w:rPr>
          <w:rFonts w:ascii="Times New Roman" w:hAnsi="Times New Roman" w:cs="Times New Roman"/>
        </w:rPr>
        <w:t>we counted the number of trichomes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ball mill (Mixer/Mill 8000D, SPEX SamplePrep;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ECS 4010; Costech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sidR="0088391B">
        <w:rPr>
          <w:rFonts w:ascii="Times New Roman" w:hAnsi="Times New Roman" w:cs="Times New Roman"/>
        </w:rPr>
        <w:t>Fo</w:t>
      </w:r>
      <w:r w:rsidR="00C576E9">
        <w:rPr>
          <w:rFonts w:ascii="Times New Roman" w:hAnsi="Times New Roman" w:cs="Times New Roman"/>
        </w:rPr>
        <w:t xml:space="preserve">r root-associated communities, we hypothesized that variation in root C:N may affect community assembly. A small subsample of roots </w:t>
      </w:r>
      <w:r w:rsidR="003A25BA">
        <w:rPr>
          <w:rFonts w:ascii="Times New Roman" w:hAnsi="Times New Roman" w:cs="Times New Roman"/>
        </w:rPr>
        <w:t xml:space="preserve">from each plant </w:t>
      </w:r>
      <w:r w:rsidR="00C576E9">
        <w:rPr>
          <w:rFonts w:ascii="Times New Roman" w:hAnsi="Times New Roman" w:cs="Times New Roman"/>
        </w:rPr>
        <w:t>was oven-</w:t>
      </w:r>
      <w:r w:rsidR="003A25BA">
        <w:rPr>
          <w:rFonts w:ascii="Times New Roman" w:hAnsi="Times New Roman" w:cs="Times New Roman"/>
        </w:rPr>
        <w:t>dried,</w:t>
      </w:r>
      <w:r w:rsidR="00C576E9">
        <w:rPr>
          <w:rFonts w:ascii="Times New Roman" w:hAnsi="Times New Roman" w:cs="Times New Roman"/>
        </w:rPr>
        <w:t xml:space="preserve"> crushed with a razor blade and approximately 4 mg were flash combusted on a Carlo-Erba 1500 elemental analyzer</w:t>
      </w:r>
      <w:r w:rsidR="003A25BA">
        <w:rPr>
          <w:rFonts w:ascii="Times New Roman" w:hAnsi="Times New Roman" w:cs="Times New Roman"/>
        </w:rPr>
        <w:t xml:space="preserve"> to measure percentage C and N</w:t>
      </w:r>
      <w:r w:rsidR="00C576E9">
        <w:rPr>
          <w:rFonts w:ascii="Times New Roman" w:hAnsi="Times New Roman" w:cs="Times New Roman"/>
        </w:rPr>
        <w:t>.</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section. For the wind experiment, we lacked multiple years of data on leaf trichome density (2012 only), SLA (2013 only), leaf C:N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55ECDFB3" w:rsidR="009F405D" w:rsidRDefault="00124834" w:rsidP="00124834">
      <w:pPr>
        <w:spacing w:line="480" w:lineRule="auto"/>
        <w:rPr>
          <w:rFonts w:ascii="Times New Roman" w:hAnsi="Times New Roman" w:cs="Times New Roman"/>
        </w:rPr>
      </w:pPr>
      <w:commentRangeStart w:id="66"/>
      <w:r w:rsidRPr="00D64ABE">
        <w:rPr>
          <w:rFonts w:ascii="Times New Roman" w:hAnsi="Times New Roman" w:cs="Times New Roman"/>
          <w:u w:val="single"/>
        </w:rPr>
        <w:t>Soil characteristics</w:t>
      </w:r>
      <w:r w:rsidR="00D64ABE">
        <w:rPr>
          <w:rFonts w:ascii="Times New Roman" w:hAnsi="Times New Roman" w:cs="Times New Roman"/>
        </w:rPr>
        <w:t xml:space="preserve"> – </w:t>
      </w:r>
      <w:commentRangeEnd w:id="66"/>
      <w:r w:rsidR="00A01C32">
        <w:rPr>
          <w:rStyle w:val="CommentReference"/>
        </w:rPr>
        <w:commentReference w:id="66"/>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r w:rsidR="00B242AC">
        <w:rPr>
          <w:rFonts w:ascii="Times New Roman" w:hAnsi="Times New Roman" w:cs="Times New Roman"/>
        </w:rPr>
        <w:t>ecto</w:t>
      </w:r>
      <w:r>
        <w:rPr>
          <w:rFonts w:ascii="Times New Roman" w:hAnsi="Times New Roman" w:cs="Times New Roman"/>
        </w:rPr>
        <w:t xml:space="preserve">mychorizzal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(Erlandson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Ca, Mg, K, P, Fe, Mn, Cu, Zn, B, S, Pb,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Kenward-Roger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1798D23F"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commentRangeStart w:id="67"/>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w:t>
      </w:r>
      <w:commentRangeEnd w:id="67"/>
      <w:r w:rsidR="00A01C32">
        <w:rPr>
          <w:rStyle w:val="CommentReference"/>
        </w:rPr>
        <w:commentReference w:id="67"/>
      </w:r>
      <w:r w:rsidR="00E13205">
        <w:rPr>
          <w:rFonts w:ascii="Times New Roman" w:hAnsi="Times New Roman" w:cs="Times New Roman"/>
        </w:rPr>
        <w:t xml:space="preserve">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4B4446" w:rsidRPr="004B4446">
        <w:rPr>
          <w:rFonts w:ascii="Times New Roman" w:hAnsi="Times New Roman" w:cs="Times New Roman"/>
          <w:noProof/>
          <w:color w:val="000000"/>
        </w:rPr>
        <w:t xml:space="preserve"> (Lefcheck 2015)</w:t>
      </w:r>
      <w:r w:rsidR="00C97C24">
        <w:rPr>
          <w:rFonts w:ascii="Times New Roman" w:hAnsi="Times New Roman" w:cs="Times New Roman"/>
        </w:rPr>
        <w:fldChar w:fldCharType="end"/>
      </w:r>
      <w:ins w:id="68" w:author="Mary O'Connor" w:date="2016-06-14T17:17:00Z">
        <w:r w:rsidR="00A01C32">
          <w:rPr>
            <w:rFonts w:ascii="Times New Roman" w:hAnsi="Times New Roman" w:cs="Times New Roman"/>
          </w:rPr>
          <w:t>)</w:t>
        </w:r>
      </w:ins>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lies on multiple regression, structural equation models</w:t>
      </w:r>
      <w:r w:rsidR="00E13205">
        <w:rPr>
          <w:rFonts w:ascii="Times New Roman" w:hAnsi="Times New Roman" w:cs="Times New Roman"/>
        </w:rPr>
        <w:t xml:space="preserve"> can give misleading results if there is collinearity among predictor variables. To mitigate the effects of collinearity,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4B4446" w:rsidRPr="004B4446">
        <w:rPr>
          <w:rFonts w:ascii="Times New Roman" w:hAnsi="Times New Roman" w:cs="Times New Roman"/>
          <w:noProof/>
          <w:color w:val="000000"/>
        </w:rPr>
        <w:t xml:space="preserve"> (Josse &amp; Husson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7DBC4048"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w:t>
      </w:r>
      <w:commentRangeStart w:id="69"/>
      <w:r w:rsidR="00AC24E1">
        <w:rPr>
          <w:rFonts w:ascii="Times New Roman" w:hAnsi="Times New Roman" w:cs="Times New Roman"/>
        </w:rPr>
        <w:t xml:space="preserve">calculate standardized coefficients </w:t>
      </w:r>
      <w:commentRangeEnd w:id="69"/>
      <w:r w:rsidR="00A01C32">
        <w:rPr>
          <w:rStyle w:val="CommentReference"/>
        </w:rPr>
        <w:commentReference w:id="69"/>
      </w:r>
      <w:r w:rsidR="00AC24E1">
        <w:rPr>
          <w:rFonts w:ascii="Times New Roman" w:hAnsi="Times New Roman" w:cs="Times New Roman"/>
        </w:rPr>
        <w:t xml:space="preserve">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4B4446" w:rsidRPr="004B4446">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r w:rsidR="00E309DB" w:rsidRPr="00E309DB">
        <w:rPr>
          <w:rFonts w:ascii="Times New Roman" w:hAnsi="Times New Roman" w:cs="Times New Roman"/>
          <w:i/>
        </w:rPr>
        <w:t>i</w:t>
      </w:r>
      <w:r w:rsidR="00E309DB" w:rsidRPr="00E309DB">
        <w:rPr>
          <w:rFonts w:ascii="Times New Roman" w:hAnsi="Times New Roman" w:cs="Times New Roman"/>
        </w:rPr>
        <w:t xml:space="preserve">th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commentRangeStart w:id="70"/>
      <w:r>
        <w:rPr>
          <w:rFonts w:ascii="Times New Roman" w:hAnsi="Times New Roman" w:cs="Times New Roman"/>
          <w:i/>
        </w:rPr>
        <w:t>Community responses</w:t>
      </w:r>
      <w:commentRangeEnd w:id="70"/>
      <w:r w:rsidR="00A01C32">
        <w:rPr>
          <w:rStyle w:val="CommentReference"/>
        </w:rPr>
        <w:commentReference w:id="70"/>
      </w:r>
    </w:p>
    <w:p w14:paraId="788BD13C" w14:textId="5A374B53"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E46DE3">
        <w:rPr>
          <w:rFonts w:ascii="Times New Roman" w:hAnsi="Times New Roman" w:cs="Times New Roman"/>
        </w:rPr>
        <w:t>had both independent and interactive effects on</w:t>
      </w:r>
      <w:r w:rsidR="004E31E6">
        <w:rPr>
          <w:rFonts w:ascii="Times New Roman" w:hAnsi="Times New Roman" w:cs="Times New Roman"/>
        </w:rPr>
        <w:t xml:space="preserve"> the arthropod community </w:t>
      </w:r>
      <w:r w:rsidR="005E4689">
        <w:rPr>
          <w:rFonts w:ascii="Times New Roman" w:hAnsi="Times New Roman" w:cs="Times New Roman"/>
        </w:rPr>
        <w:t xml:space="preserve">(Table 1). </w:t>
      </w:r>
      <w:r w:rsidR="009560BB">
        <w:rPr>
          <w:rFonts w:ascii="Times New Roman" w:hAnsi="Times New Roman" w:cs="Times New Roman"/>
        </w:rPr>
        <w:t xml:space="preserve">Specifically, we found that </w:t>
      </w:r>
      <w:r>
        <w:rPr>
          <w:rFonts w:ascii="Times New Roman" w:hAnsi="Times New Roman" w:cs="Times New Roman"/>
        </w:rPr>
        <w:t>a</w:t>
      </w:r>
      <w:r w:rsidR="006E4BD7">
        <w:rPr>
          <w:rFonts w:ascii="Times New Roman" w:hAnsi="Times New Roman" w:cs="Times New Roman"/>
        </w:rPr>
        <w:t xml:space="preserve">rthropod richness </w:t>
      </w:r>
      <w:r w:rsidR="00D249F4">
        <w:rPr>
          <w:rFonts w:ascii="Times New Roman" w:hAnsi="Times New Roman" w:cs="Times New Roman"/>
        </w:rPr>
        <w:t>var</w:t>
      </w:r>
      <w:r w:rsidR="009560BB">
        <w:rPr>
          <w:rFonts w:ascii="Times New Roman" w:hAnsi="Times New Roman" w:cs="Times New Roman"/>
        </w:rPr>
        <w:t>ied</w:t>
      </w:r>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r w:rsidR="009560BB">
        <w:rPr>
          <w:rFonts w:ascii="Times New Roman" w:hAnsi="Times New Roman" w:cs="Times New Roman"/>
        </w:rPr>
        <w:t xml:space="preserve">species </w:t>
      </w:r>
      <w:r w:rsidR="00D249F4">
        <w:rPr>
          <w:rFonts w:ascii="Times New Roman" w:hAnsi="Times New Roman" w:cs="Times New Roman"/>
        </w:rPr>
        <w:t>among genotypes</w:t>
      </w:r>
      <w:r w:rsidR="00284995">
        <w:rPr>
          <w:rFonts w:ascii="Times New Roman" w:hAnsi="Times New Roman" w:cs="Times New Roman"/>
        </w:rPr>
        <w:t xml:space="preserve"> (Fig. 1A</w:t>
      </w:r>
      <w:r w:rsidR="006E4BD7">
        <w:rPr>
          <w:rFonts w:ascii="Times New Roman" w:hAnsi="Times New Roman" w:cs="Times New Roman"/>
        </w:rPr>
        <w:t>)</w:t>
      </w:r>
      <w:r w:rsidR="00A75106">
        <w:rPr>
          <w:rFonts w:ascii="Times New Roman" w:hAnsi="Times New Roman" w:cs="Times New Roman"/>
        </w:rPr>
        <w:t>,</w:t>
      </w:r>
      <w:r w:rsidR="009560BB">
        <w:rPr>
          <w:rFonts w:ascii="Times New Roman" w:hAnsi="Times New Roman" w:cs="Times New Roman"/>
        </w:rPr>
        <w:t xml:space="preserve"> while </w:t>
      </w:r>
      <w:r w:rsidR="00284995">
        <w:rPr>
          <w:rFonts w:ascii="Times New Roman" w:hAnsi="Times New Roman" w:cs="Times New Roman"/>
        </w:rPr>
        <w:t xml:space="preserve">arthropod abundance varied 4-fold among </w:t>
      </w:r>
      <w:r w:rsidR="009560BB">
        <w:rPr>
          <w:rFonts w:ascii="Times New Roman" w:hAnsi="Times New Roman" w:cs="Times New Roman"/>
        </w:rPr>
        <w:t>the different clones (</w:t>
      </w:r>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arthropod richness appeared to be due to correlated responses in arthropod abundance, as </w:t>
      </w:r>
      <w:r w:rsidR="009560BB">
        <w:rPr>
          <w:rFonts w:ascii="Times New Roman" w:hAnsi="Times New Roman" w:cs="Times New Roman"/>
        </w:rPr>
        <w:t xml:space="preserve">there was no difference in </w:t>
      </w:r>
      <w:r w:rsidR="009E439A">
        <w:rPr>
          <w:rFonts w:ascii="Times New Roman" w:hAnsi="Times New Roman" w:cs="Times New Roman"/>
        </w:rPr>
        <w:t>rarefied richness</w:t>
      </w:r>
      <w:r w:rsidR="009560BB">
        <w:rPr>
          <w:rFonts w:ascii="Times New Roman" w:hAnsi="Times New Roman" w:cs="Times New Roman"/>
        </w:rPr>
        <w:t xml:space="preserve"> among genotypes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2D3A35">
        <w:rPr>
          <w:rFonts w:ascii="Times New Roman" w:hAnsi="Times New Roman" w:cs="Times New Roman"/>
        </w:rPr>
        <w:t>Aphid treatment was the only factor that affected rarefied richness (Table 1), leading to a 16% decrease in rarefied richness when aphids were added to willows (Fig. 1D); however, this effect of aphid treatment did not translate into an effect on total richness (Table 1). Willows in the aphid treatment also had 2-fold more arthropods, but only at the furthest distance from ant mounds (</w:t>
      </w:r>
      <w:r w:rsidR="002D3A35" w:rsidRPr="00916A2B">
        <w:rPr>
          <w:rFonts w:ascii="Times New Roman" w:hAnsi="Times New Roman" w:cs="Times New Roman"/>
        </w:rPr>
        <w:t>E</w:t>
      </w:r>
      <w:r w:rsidR="002D3A35" w:rsidRPr="00916A2B">
        <w:rPr>
          <w:rFonts w:ascii="Times New Roman" w:hAnsi="Times New Roman" w:cs="Times New Roman"/>
          <w:vertAlign w:val="subscript"/>
        </w:rPr>
        <w:t>aphid</w:t>
      </w:r>
      <m:oMath>
        <m:r>
          <w:rPr>
            <w:rFonts w:ascii="Cambria Math" w:hAnsi="Cambria Math" w:cs="Times New Roman"/>
          </w:rPr>
          <m:t>×</m:t>
        </m:r>
      </m:oMath>
      <w:r w:rsidR="002D3A35" w:rsidRPr="00916A2B">
        <w:rPr>
          <w:rFonts w:ascii="Times New Roman" w:hAnsi="Times New Roman" w:cs="Times New Roman"/>
        </w:rPr>
        <w:t>E</w:t>
      </w:r>
      <w:r w:rsidR="002D3A35" w:rsidRPr="00916A2B">
        <w:rPr>
          <w:rFonts w:ascii="Times New Roman" w:hAnsi="Times New Roman" w:cs="Times New Roman"/>
          <w:vertAlign w:val="subscript"/>
        </w:rPr>
        <w:t>ant</w:t>
      </w:r>
      <w:r w:rsidR="002D3A35">
        <w:rPr>
          <w:rFonts w:ascii="Times New Roman" w:hAnsi="Times New Roman" w:cs="Times New Roman"/>
        </w:rPr>
        <w:t xml:space="preserve">, Table 1, Fig. 1C). Proximity to ant mounds did not influence any other aspect of the arthropod community (Table 1). </w:t>
      </w:r>
      <w:commentRangeStart w:id="71"/>
      <w:del w:id="72" w:author="Mary O'Connor" w:date="2016-06-14T17:21:00Z">
        <w:r w:rsidR="00747FE2" w:rsidDel="00A01C32">
          <w:rPr>
            <w:rFonts w:ascii="Times New Roman" w:hAnsi="Times New Roman" w:cs="Times New Roman"/>
          </w:rPr>
          <w:delText>In terms of community composition, w</w:delText>
        </w:r>
        <w:r w:rsidR="009C1903" w:rsidDel="00A01C32">
          <w:rPr>
            <w:rFonts w:ascii="Times New Roman" w:hAnsi="Times New Roman" w:cs="Times New Roman"/>
          </w:rPr>
          <w:delText xml:space="preserve">e found that </w:delText>
        </w:r>
        <w:r w:rsidR="002A424B" w:rsidDel="00A01C32">
          <w:rPr>
            <w:rFonts w:ascii="Times New Roman" w:hAnsi="Times New Roman" w:cs="Times New Roman"/>
          </w:rPr>
          <w:delText xml:space="preserve">the </w:delText>
        </w:r>
      </w:del>
      <w:ins w:id="73" w:author="Mary O'Connor" w:date="2016-06-14T17:21:00Z">
        <w:r w:rsidR="00A01C32">
          <w:rPr>
            <w:rFonts w:ascii="Times New Roman" w:hAnsi="Times New Roman" w:cs="Times New Roman"/>
          </w:rPr>
          <w:t>A</w:t>
        </w:r>
      </w:ins>
      <w:del w:id="74" w:author="Mary O'Connor" w:date="2016-06-14T17:21:00Z">
        <w:r w:rsidR="002A424B" w:rsidDel="00A01C32">
          <w:rPr>
            <w:rFonts w:ascii="Times New Roman" w:hAnsi="Times New Roman" w:cs="Times New Roman"/>
          </w:rPr>
          <w:delText>a</w:delText>
        </w:r>
      </w:del>
      <w:r w:rsidR="002A424B">
        <w:rPr>
          <w:rFonts w:ascii="Times New Roman" w:hAnsi="Times New Roman" w:cs="Times New Roman"/>
        </w:rPr>
        <w:t>r</w:t>
      </w:r>
      <w:r w:rsidR="00747FE2">
        <w:rPr>
          <w:rFonts w:ascii="Times New Roman" w:hAnsi="Times New Roman" w:cs="Times New Roman"/>
        </w:rPr>
        <w:t>thropod community</w:t>
      </w:r>
      <w:ins w:id="75" w:author="Mary O'Connor" w:date="2016-06-14T17:21:00Z">
        <w:r w:rsidR="00A01C32">
          <w:rPr>
            <w:rFonts w:ascii="Times New Roman" w:hAnsi="Times New Roman" w:cs="Times New Roman"/>
          </w:rPr>
          <w:t xml:space="preserve"> composition</w:t>
        </w:r>
      </w:ins>
      <w:r w:rsidR="00747FE2">
        <w:rPr>
          <w:rFonts w:ascii="Times New Roman" w:hAnsi="Times New Roman" w:cs="Times New Roman"/>
        </w:rPr>
        <w:t xml:space="preserve">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w:t>
      </w:r>
      <w:r w:rsidR="00512F1A">
        <w:rPr>
          <w:rFonts w:ascii="Times New Roman" w:hAnsi="Times New Roman" w:cs="Times New Roman"/>
          <w:iCs/>
        </w:rPr>
        <w:t xml:space="preserve">Table S1, </w:t>
      </w:r>
      <w:r w:rsidR="00006534">
        <w:rPr>
          <w:rFonts w:ascii="Times New Roman" w:hAnsi="Times New Roman" w:cs="Times New Roman"/>
          <w:iCs/>
        </w:rPr>
        <w:t>Fig. 1F</w:t>
      </w:r>
      <w:r>
        <w:rPr>
          <w:rFonts w:ascii="Times New Roman" w:hAnsi="Times New Roman" w:cs="Times New Roman"/>
          <w:iCs/>
        </w:rPr>
        <w:t>)</w:t>
      </w:r>
      <w:r w:rsidR="00006534">
        <w:rPr>
          <w:rFonts w:ascii="Times New Roman" w:hAnsi="Times New Roman" w:cs="Times New Roman"/>
          <w:iCs/>
        </w:rPr>
        <w:t xml:space="preserve">. If we remove this genotype from the analysis, we </w:t>
      </w:r>
      <w:r w:rsidR="001338DE">
        <w:rPr>
          <w:rFonts w:ascii="Times New Roman" w:hAnsi="Times New Roman" w:cs="Times New Roman"/>
          <w:iCs/>
        </w:rPr>
        <w:t>st</w:t>
      </w:r>
      <w:r w:rsidR="00006534">
        <w:rPr>
          <w:rFonts w:ascii="Times New Roman" w:hAnsi="Times New Roman" w:cs="Times New Roman"/>
          <w:iCs/>
        </w:rPr>
        <w:t>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8,156</w:t>
      </w:r>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commentRangeEnd w:id="71"/>
      <w:r w:rsidR="00A01C32">
        <w:rPr>
          <w:rStyle w:val="CommentReference"/>
        </w:rPr>
        <w:commentReference w:id="71"/>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commentRangeStart w:id="76"/>
      <w:r>
        <w:rPr>
          <w:rFonts w:ascii="Times New Roman" w:hAnsi="Times New Roman" w:cs="Times New Roman"/>
          <w:i/>
        </w:rPr>
        <w:t>Mechanisms of community assembly</w:t>
      </w:r>
      <w:commentRangeEnd w:id="76"/>
      <w:r w:rsidR="00A01C32">
        <w:rPr>
          <w:rStyle w:val="CommentReference"/>
        </w:rPr>
        <w:commentReference w:id="76"/>
      </w:r>
    </w:p>
    <w:p w14:paraId="21AFE338" w14:textId="130150C4"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A. farinosa</w:t>
      </w:r>
      <w:r w:rsidR="00826CF2">
        <w:rPr>
          <w:rFonts w:ascii="Times New Roman" w:hAnsi="Times New Roman" w:cs="Times New Roman"/>
        </w:rPr>
        <w:t xml:space="preserve"> and </w:t>
      </w:r>
      <w:r w:rsidR="00826CF2" w:rsidRPr="00826CF2">
        <w:rPr>
          <w:rFonts w:ascii="Times New Roman" w:hAnsi="Times New Roman" w:cs="Times New Roman"/>
          <w:i/>
        </w:rPr>
        <w:t>F. obscuripes</w:t>
      </w:r>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r w:rsidR="00412E00">
        <w:rPr>
          <w:rFonts w:ascii="Times New Roman" w:hAnsi="Times New Roman" w:cs="Times New Roman"/>
          <w:i/>
        </w:rPr>
        <w:t>farinosa</w:t>
      </w:r>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A. farinosa</w:t>
      </w:r>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E65DAE">
        <w:rPr>
          <w:rFonts w:ascii="Times New Roman" w:hAnsi="Times New Roman" w:cs="Times New Roman"/>
          <w:i/>
        </w:rPr>
        <w:t>F.</w:t>
      </w:r>
      <w:r w:rsidR="00DE22BB" w:rsidRPr="00DE22BB">
        <w:rPr>
          <w:rFonts w:ascii="Times New Roman" w:hAnsi="Times New Roman" w:cs="Times New Roman"/>
          <w:i/>
        </w:rPr>
        <w:t xml:space="preserve"> obscuripes</w:t>
      </w:r>
      <w:r w:rsidR="00284995">
        <w:rPr>
          <w:rFonts w:ascii="Times New Roman" w:hAnsi="Times New Roman" w:cs="Times New Roman"/>
          <w:i/>
        </w:rPr>
        <w:t xml:space="preserve"> </w:t>
      </w:r>
      <w:r w:rsidR="00284995">
        <w:rPr>
          <w:rFonts w:ascii="Times New Roman" w:hAnsi="Times New Roman" w:cs="Times New Roman"/>
        </w:rPr>
        <w:t>(</w:t>
      </w:r>
      <w:r w:rsidR="00D40391">
        <w:rPr>
          <w:rFonts w:ascii="Times New Roman" w:hAnsi="Times New Roman" w:cs="Times New Roman"/>
        </w:rPr>
        <w:t>Table 1</w:t>
      </w:r>
      <w:r w:rsidR="00284995">
        <w:rPr>
          <w:rFonts w:ascii="Times New Roman" w:hAnsi="Times New Roman" w:cs="Times New Roman"/>
        </w:rPr>
        <w:t>)</w:t>
      </w:r>
      <w:r w:rsidR="001621C0">
        <w:rPr>
          <w:rFonts w:ascii="Times New Roman" w:hAnsi="Times New Roman" w:cs="Times New Roman"/>
        </w:rPr>
        <w:t xml:space="preserve">, </w:t>
      </w:r>
      <w:r w:rsidR="00D40391">
        <w:rPr>
          <w:rFonts w:ascii="Times New Roman" w:hAnsi="Times New Roman" w:cs="Times New Roman"/>
        </w:rPr>
        <w:t xml:space="preserve">with ant abundance varying from 0 to ~0.5 individuals (on average) among clones in the aphid treatment, whereas they were virtually absent in the absence of aphids (Fig. 2B). </w:t>
      </w:r>
      <w:r w:rsidR="00E65DAE">
        <w:rPr>
          <w:rFonts w:ascii="Times New Roman" w:hAnsi="Times New Roman" w:cs="Times New Roman"/>
        </w:rPr>
        <w:t xml:space="preserve">Proximity to ant mounds had no effect on the abundance of </w:t>
      </w:r>
      <w:r w:rsidR="00E65DAE" w:rsidRPr="00E65DAE">
        <w:rPr>
          <w:rFonts w:ascii="Times New Roman" w:hAnsi="Times New Roman" w:cs="Times New Roman"/>
          <w:i/>
        </w:rPr>
        <w:t>F. obscuripes</w:t>
      </w:r>
      <w:r w:rsidR="00E65DAE">
        <w:rPr>
          <w:rFonts w:ascii="Times New Roman" w:hAnsi="Times New Roman" w:cs="Times New Roman"/>
        </w:rPr>
        <w:t xml:space="preserve"> (Table 1).</w:t>
      </w:r>
    </w:p>
    <w:p w14:paraId="73ACA1A0" w14:textId="77777777" w:rsidR="00DA11C0" w:rsidRDefault="00DA11C0" w:rsidP="00DA11C0">
      <w:pPr>
        <w:spacing w:line="480" w:lineRule="auto"/>
        <w:rPr>
          <w:rFonts w:ascii="Times New Roman" w:hAnsi="Times New Roman" w:cs="Times New Roman"/>
          <w:u w:val="single"/>
        </w:rPr>
      </w:pPr>
    </w:p>
    <w:p w14:paraId="6AD88559" w14:textId="57293E40" w:rsidR="00361810" w:rsidRDefault="00DA11C0" w:rsidP="00DA11C0">
      <w:pPr>
        <w:spacing w:line="480" w:lineRule="auto"/>
        <w:rPr>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r w:rsidR="00361810">
        <w:rPr>
          <w:rFonts w:ascii="Times New Roman" w:hAnsi="Times New Roman" w:cs="Times New Roman"/>
        </w:rPr>
        <w:t xml:space="preserve">direct </w:t>
      </w:r>
      <w:r w:rsidR="00E52D08">
        <w:rPr>
          <w:rFonts w:ascii="Times New Roman" w:hAnsi="Times New Roman" w:cs="Times New Roman"/>
        </w:rPr>
        <w:t xml:space="preserve">and </w:t>
      </w:r>
      <w:r w:rsidR="00361810">
        <w:rPr>
          <w:rFonts w:ascii="Times New Roman" w:hAnsi="Times New Roman" w:cs="Times New Roman"/>
        </w:rPr>
        <w:t>interactive</w:t>
      </w:r>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t>
      </w:r>
      <w:r w:rsidR="00F70398">
        <w:rPr>
          <w:rFonts w:ascii="Times New Roman" w:hAnsi="Times New Roman" w:cs="Times New Roman"/>
          <w:iCs/>
        </w:rPr>
        <w:t xml:space="preserve">certain </w:t>
      </w:r>
      <w:r w:rsidR="00284995">
        <w:rPr>
          <w:rFonts w:ascii="Times New Roman" w:hAnsi="Times New Roman" w:cs="Times New Roman"/>
          <w:iCs/>
        </w:rPr>
        <w:t>willow genotype</w:t>
      </w:r>
      <w:r w:rsidR="00F70398">
        <w:rPr>
          <w:rFonts w:ascii="Times New Roman" w:hAnsi="Times New Roman" w:cs="Times New Roman"/>
          <w:iCs/>
        </w:rPr>
        <w:t>s</w:t>
      </w:r>
      <w:r w:rsidR="00284995">
        <w:rPr>
          <w:rFonts w:ascii="Times New Roman" w:hAnsi="Times New Roman" w:cs="Times New Roman"/>
          <w:iCs/>
        </w:rPr>
        <w:t xml:space="preserve"> on </w:t>
      </w:r>
      <w:r w:rsidR="00D64AAA">
        <w:rPr>
          <w:rFonts w:ascii="Times New Roman" w:hAnsi="Times New Roman" w:cs="Times New Roman"/>
          <w:iCs/>
        </w:rPr>
        <w:t xml:space="preserve">leaf trichome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r w:rsidR="00F70398">
        <w:rPr>
          <w:rFonts w:ascii="Times New Roman" w:hAnsi="Times New Roman" w:cs="Times New Roman"/>
          <w:iCs/>
        </w:rPr>
        <w:t xml:space="preserve"> Specifically, </w:t>
      </w:r>
      <w:r w:rsidR="00B738B3">
        <w:rPr>
          <w:rFonts w:ascii="Times New Roman" w:hAnsi="Times New Roman" w:cs="Times New Roman"/>
          <w:iCs/>
        </w:rPr>
        <w:t xml:space="preserve">two </w:t>
      </w:r>
      <w:r w:rsidR="00F70398">
        <w:rPr>
          <w:rFonts w:ascii="Times New Roman" w:hAnsi="Times New Roman" w:cs="Times New Roman"/>
          <w:iCs/>
        </w:rPr>
        <w:t>clones (S and T)</w:t>
      </w:r>
      <w:r w:rsidR="00B738B3">
        <w:rPr>
          <w:rFonts w:ascii="Times New Roman" w:hAnsi="Times New Roman" w:cs="Times New Roman"/>
          <w:iCs/>
        </w:rPr>
        <w:t xml:space="preserve"> produced</w:t>
      </w:r>
      <w:r w:rsidR="00F70398">
        <w:rPr>
          <w:rFonts w:ascii="Times New Roman" w:hAnsi="Times New Roman" w:cs="Times New Roman"/>
          <w:iCs/>
        </w:rPr>
        <w:t xml:space="preserve"> ~4-fold</w:t>
      </w:r>
      <w:r w:rsidR="00B738B3">
        <w:rPr>
          <w:rFonts w:ascii="Times New Roman" w:hAnsi="Times New Roman" w:cs="Times New Roman"/>
          <w:iCs/>
        </w:rPr>
        <w:t xml:space="preserve"> </w:t>
      </w:r>
      <w:r w:rsidR="00F70398">
        <w:rPr>
          <w:rFonts w:ascii="Times New Roman" w:hAnsi="Times New Roman" w:cs="Times New Roman"/>
          <w:iCs/>
        </w:rPr>
        <w:t>more</w:t>
      </w:r>
      <w:r w:rsidR="00B738B3">
        <w:rPr>
          <w:rFonts w:ascii="Times New Roman" w:hAnsi="Times New Roman" w:cs="Times New Roman"/>
          <w:iCs/>
        </w:rPr>
        <w:t xml:space="preserve"> trichomes </w:t>
      </w:r>
      <w:r w:rsidR="00F70398">
        <w:rPr>
          <w:rFonts w:ascii="Times New Roman" w:hAnsi="Times New Roman" w:cs="Times New Roman"/>
          <w:iCs/>
        </w:rPr>
        <w:t xml:space="preserve">when </w:t>
      </w:r>
      <w:r w:rsidR="00B738B3">
        <w:rPr>
          <w:rFonts w:ascii="Times New Roman" w:hAnsi="Times New Roman" w:cs="Times New Roman"/>
          <w:iCs/>
        </w:rPr>
        <w:t>aphid</w:t>
      </w:r>
      <w:r w:rsidR="00F70398">
        <w:rPr>
          <w:rFonts w:ascii="Times New Roman" w:hAnsi="Times New Roman" w:cs="Times New Roman"/>
          <w:iCs/>
        </w:rPr>
        <w:t>s were absent</w:t>
      </w:r>
      <w:r w:rsidR="00B738B3">
        <w:rPr>
          <w:rFonts w:ascii="Times New Roman" w:hAnsi="Times New Roman" w:cs="Times New Roman"/>
          <w:iCs/>
        </w:rPr>
        <w:t xml:space="preserve">, </w:t>
      </w:r>
      <w:r w:rsidR="00F70398">
        <w:rPr>
          <w:rFonts w:ascii="Times New Roman" w:hAnsi="Times New Roman" w:cs="Times New Roman"/>
          <w:iCs/>
        </w:rPr>
        <w:t xml:space="preserve">whereas genotype L produced 3-fold more trichomes when aphids were present (solid lines in Fig. 1F). </w:t>
      </w:r>
    </w:p>
    <w:p w14:paraId="114A4F24" w14:textId="77777777" w:rsidR="00DA11C0" w:rsidRDefault="00DA11C0" w:rsidP="00DA11C0">
      <w:pPr>
        <w:spacing w:line="480" w:lineRule="auto"/>
        <w:rPr>
          <w:rFonts w:ascii="Times New Roman" w:hAnsi="Times New Roman" w:cs="Times New Roman"/>
        </w:rPr>
      </w:pPr>
    </w:p>
    <w:p w14:paraId="6BDFAF90" w14:textId="2E14749D"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We used structural equation models (</w:t>
      </w:r>
      <w:r w:rsidR="00D521F9">
        <w:rPr>
          <w:rFonts w:ascii="Times New Roman" w:hAnsi="Times New Roman" w:cs="Times New Roman"/>
        </w:rPr>
        <w:t xml:space="preserve">for </w:t>
      </w:r>
      <w:r w:rsidR="00DF128F">
        <w:rPr>
          <w:rFonts w:ascii="Times New Roman" w:hAnsi="Times New Roman" w:cs="Times New Roman"/>
        </w:rPr>
        <w:t>richness, abundance, and rarefied richness) and redundancy analysis (</w:t>
      </w:r>
      <w:r w:rsidR="00D521F9">
        <w:rPr>
          <w:rFonts w:ascii="Times New Roman" w:hAnsi="Times New Roman" w:cs="Times New Roman"/>
        </w:rPr>
        <w:t xml:space="preserve">for </w:t>
      </w:r>
      <w:r w:rsidR="00DF128F">
        <w:rPr>
          <w:rFonts w:ascii="Times New Roman" w:hAnsi="Times New Roman" w:cs="Times New Roman"/>
        </w:rPr>
        <w:t xml:space="preserve">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A. farinosa</w:t>
      </w:r>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part to aphid additions attracting more </w:t>
      </w:r>
      <w:r w:rsidR="00AB1687" w:rsidRPr="00AB1687">
        <w:rPr>
          <w:rFonts w:ascii="Times New Roman" w:hAnsi="Times New Roman" w:cs="Times New Roman"/>
          <w:i/>
        </w:rPr>
        <w:t>F. obscuripes</w:t>
      </w:r>
      <w:r w:rsidR="00AB1687">
        <w:rPr>
          <w:rFonts w:ascii="Times New Roman" w:hAnsi="Times New Roman" w:cs="Times New Roman"/>
        </w:rPr>
        <w:t xml:space="preserve">, an active generalist predator that likely consumed or inhibited the colonization of </w:t>
      </w:r>
      <w:r w:rsidR="00361810">
        <w:rPr>
          <w:rFonts w:ascii="Times New Roman" w:hAnsi="Times New Roman" w:cs="Times New Roman"/>
        </w:rPr>
        <w:t xml:space="preserve">other </w:t>
      </w:r>
      <w:r w:rsidR="00AB1687">
        <w:rPr>
          <w:rFonts w:ascii="Times New Roman" w:hAnsi="Times New Roman" w:cs="Times New Roman"/>
        </w:rPr>
        <w:t>arthropod</w:t>
      </w:r>
      <w:r w:rsidR="00361810">
        <w:rPr>
          <w:rFonts w:ascii="Times New Roman" w:hAnsi="Times New Roman" w:cs="Times New Roman"/>
        </w:rPr>
        <w:t xml:space="preserv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A. farinosa</w:t>
      </w:r>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A. farinosa</w:t>
      </w:r>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0E9EBCB3"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3A,B,C)</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A. farinosa</w:t>
      </w:r>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361810">
        <w:rPr>
          <w:rFonts w:ascii="Times New Roman" w:hAnsi="Times New Roman" w:cs="Times New Roman"/>
        </w:rPr>
        <w:t xml:space="preserve"> (likely unmeasured traits)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A. farinosa</w:t>
      </w:r>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1,173</w:t>
      </w:r>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4A765626" w14:textId="08498C52"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A,C,E)</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xml:space="preserve">; however, </w:t>
      </w:r>
      <w:r w:rsidR="0054281A">
        <w:rPr>
          <w:rFonts w:ascii="Times New Roman" w:hAnsi="Times New Roman" w:cs="Times New Roman"/>
          <w:iCs/>
        </w:rPr>
        <w:t>we also</w:t>
      </w:r>
      <w:r w:rsidR="0037553C">
        <w:rPr>
          <w:rFonts w:ascii="Times New Roman" w:hAnsi="Times New Roman" w:cs="Times New Roman"/>
          <w:iCs/>
        </w:rPr>
        <w:t xml:space="preserve"> conducted</w:t>
      </w:r>
      <w:r w:rsidR="00E83D4E" w:rsidRPr="00183A6F">
        <w:rPr>
          <w:rFonts w:ascii="Times New Roman" w:hAnsi="Times New Roman" w:cs="Times New Roman"/>
          <w:iCs/>
        </w:rPr>
        <w:t xml:space="preserve"> more arthropod surveys for the wind experiment in 2013 vs. 2012.</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xml:space="preserve">). These compositional differences were due to several key arthropod taxa (gall midges, leaf-mining moths, and spiders) being less abundant on wind-exposed willows, whereas leaf-tiering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w:t>
      </w:r>
      <w:r w:rsidR="00183A6F" w:rsidRPr="00297E78">
        <w:rPr>
          <w:rFonts w:ascii="Times New Roman" w:hAnsi="Times New Roman" w:cs="Times New Roman"/>
          <w:iCs/>
        </w:rPr>
        <w:t>; Table S</w:t>
      </w:r>
      <w:r w:rsidR="00297E78" w:rsidRPr="00297E78">
        <w:rPr>
          <w:rFonts w:ascii="Times New Roman" w:hAnsi="Times New Roman" w:cs="Times New Roman"/>
          <w:iCs/>
        </w:rPr>
        <w:t>2</w:t>
      </w:r>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sidRPr="00297E78">
        <w:rPr>
          <w:rFonts w:ascii="Times New Roman" w:hAnsi="Times New Roman" w:cs="Times New Roman"/>
        </w:rPr>
        <w:t>Table S</w:t>
      </w:r>
      <w:r w:rsidR="00297E78" w:rsidRPr="00297E78">
        <w:rPr>
          <w:rFonts w:ascii="Times New Roman" w:hAnsi="Times New Roman" w:cs="Times New Roman"/>
        </w:rPr>
        <w:t>1</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74203FC" w:rsidR="002F4C17" w:rsidRPr="00962EC8" w:rsidRDefault="00843E5D" w:rsidP="002F4C17">
      <w:pPr>
        <w:spacing w:line="480" w:lineRule="auto"/>
        <w:rPr>
          <w:rFonts w:ascii="Times New Roman" w:hAnsi="Times New Roman" w:cs="Times New Roman"/>
        </w:rPr>
      </w:pPr>
      <w:r>
        <w:rPr>
          <w:rFonts w:ascii="Times New Roman" w:hAnsi="Times New Roman" w:cs="Times New Roman"/>
          <w:u w:val="single"/>
        </w:rPr>
        <w:t>Ectom</w:t>
      </w:r>
      <w:r w:rsidR="00843DC0">
        <w:rPr>
          <w:rFonts w:ascii="Times New Roman" w:hAnsi="Times New Roman" w:cs="Times New Roman"/>
          <w:u w:val="single"/>
        </w:rPr>
        <w:t>ycorrhiza and B</w:t>
      </w:r>
      <w:r w:rsidR="00843DC0" w:rsidRPr="001A539D">
        <w:rPr>
          <w:rFonts w:ascii="Times New Roman" w:hAnsi="Times New Roman" w:cs="Times New Roman"/>
          <w:u w:val="single"/>
        </w:rPr>
        <w:t>acteria</w:t>
      </w:r>
      <w:r w:rsidR="00843DC0" w:rsidRPr="00AE06D5">
        <w:rPr>
          <w:rFonts w:ascii="Times New Roman" w:hAnsi="Times New Roman" w:cs="Times New Roman"/>
          <w:u w:val="single"/>
        </w:rPr>
        <w:t xml:space="preserve"> communities</w:t>
      </w:r>
      <w:r w:rsidR="00843DC0">
        <w:rPr>
          <w:rFonts w:ascii="Times New Roman" w:hAnsi="Times New Roman" w:cs="Times New Roman"/>
        </w:rPr>
        <w:t xml:space="preserve"> – </w:t>
      </w:r>
      <w:r w:rsidR="006E61E2">
        <w:rPr>
          <w:rFonts w:ascii="Times New Roman" w:hAnsi="Times New Roman" w:cs="Times New Roman"/>
        </w:rPr>
        <w:t xml:space="preserve">Root-associated </w:t>
      </w:r>
      <w:r>
        <w:rPr>
          <w:rFonts w:ascii="Times New Roman" w:hAnsi="Times New Roman" w:cs="Times New Roman"/>
        </w:rPr>
        <w:t>ecto</w:t>
      </w:r>
      <w:r w:rsidR="006E61E2">
        <w:rPr>
          <w:rFonts w:ascii="Times New Roman" w:hAnsi="Times New Roman" w:cs="Times New Roman"/>
        </w:rPr>
        <w:t xml:space="preserve">mycorrhiza and </w:t>
      </w:r>
      <w:r w:rsidR="00BA4023">
        <w:rPr>
          <w:rFonts w:ascii="Times New Roman" w:hAnsi="Times New Roman" w:cs="Times New Roman"/>
        </w:rPr>
        <w:t xml:space="preserve">bacteria </w:t>
      </w:r>
      <w:r w:rsidR="006E61E2">
        <w:rPr>
          <w:rFonts w:ascii="Times New Roman" w:hAnsi="Times New Roman" w:cs="Times New Roman"/>
        </w:rPr>
        <w:t xml:space="preserve">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r w:rsidR="00BA4023">
        <w:rPr>
          <w:rFonts w:ascii="Times New Roman" w:hAnsi="Times New Roman" w:cs="Times New Roman"/>
        </w:rPr>
        <w:t>ecto</w:t>
      </w:r>
      <w:r w:rsidR="0015581F">
        <w:rPr>
          <w:rFonts w:ascii="Times New Roman" w:hAnsi="Times New Roman" w:cs="Times New Roman"/>
        </w:rPr>
        <w:t>mycorrhiza</w:t>
      </w:r>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r w:rsidR="00BA4023">
        <w:rPr>
          <w:rFonts w:ascii="Times New Roman" w:hAnsi="Times New Roman" w:cs="Times New Roman"/>
        </w:rPr>
        <w:t>ecto</w:t>
      </w:r>
      <w:r w:rsidR="002F4C17">
        <w:rPr>
          <w:rFonts w:ascii="Times New Roman" w:hAnsi="Times New Roman" w:cs="Times New Roman"/>
        </w:rPr>
        <w:t>mycorrhizal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r w:rsidR="00BA4023">
        <w:rPr>
          <w:rFonts w:ascii="Times New Roman" w:hAnsi="Times New Roman" w:cs="Times New Roman"/>
        </w:rPr>
        <w:t>ecto</w:t>
      </w:r>
      <w:r w:rsidR="002F4C17">
        <w:rPr>
          <w:rFonts w:ascii="Times New Roman" w:hAnsi="Times New Roman" w:cs="Times New Roman"/>
        </w:rPr>
        <w:t>myc</w:t>
      </w:r>
      <w:r w:rsidR="0015581F">
        <w:rPr>
          <w:rFonts w:ascii="Times New Roman" w:hAnsi="Times New Roman" w:cs="Times New Roman"/>
        </w:rPr>
        <w:t xml:space="preserve">orrhizal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The leaves of willow genotypes varied 46-fold in trichome density, 1.5-fold in SLA, and 1.6-fold in C:N</w:t>
      </w:r>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C:N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685B73D3"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coef. = -0.08), and rarefied richness (std. coef.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coef. = 0.28), and rarefied richness (std. coef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37553C">
        <w:rPr>
          <w:rFonts w:ascii="Times New Roman" w:hAnsi="Times New Roman" w:cs="Times New Roman"/>
        </w:rPr>
        <w:t>Trait PC2 had</w:t>
      </w:r>
      <w:r w:rsidR="00632B9F">
        <w:rPr>
          <w:rFonts w:ascii="Times New Roman" w:hAnsi="Times New Roman" w:cs="Times New Roman"/>
        </w:rPr>
        <w:t xml:space="preserve"> a strong positive correlation with l</w:t>
      </w:r>
      <w:r w:rsidR="00856CC9">
        <w:rPr>
          <w:rFonts w:ascii="Times New Roman" w:hAnsi="Times New Roman" w:cs="Times New Roman"/>
        </w:rPr>
        <w:t>eaf C:N,</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leaf-tiering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1777575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r w:rsidR="00BA4023">
        <w:rPr>
          <w:rFonts w:ascii="Times New Roman" w:hAnsi="Times New Roman" w:cs="Times New Roman"/>
        </w:rPr>
        <w:t>ecto</w:t>
      </w:r>
      <w:r>
        <w:rPr>
          <w:rFonts w:ascii="Times New Roman" w:hAnsi="Times New Roman" w:cs="Times New Roman"/>
        </w:rPr>
        <w:t>mycorrhiza and bacteria</w:t>
      </w:r>
      <w:r w:rsidR="00B07E5B">
        <w:rPr>
          <w:rFonts w:ascii="Times New Roman" w:hAnsi="Times New Roman" w:cs="Times New Roman"/>
        </w:rPr>
        <w:t xml:space="preserve"> communities</w:t>
      </w:r>
      <w:r>
        <w:rPr>
          <w:rFonts w:ascii="Times New Roman" w:hAnsi="Times New Roman" w:cs="Times New Roman"/>
        </w:rPr>
        <w:t xml:space="preserve">. For example, soil PC1, and to a lesser extent root C:N, </w:t>
      </w:r>
      <w:r w:rsidR="00A75B31">
        <w:rPr>
          <w:rFonts w:ascii="Times New Roman" w:hAnsi="Times New Roman" w:cs="Times New Roman"/>
        </w:rPr>
        <w:t xml:space="preserve">negatively affected </w:t>
      </w:r>
      <w:r w:rsidR="00BA4023">
        <w:rPr>
          <w:rFonts w:ascii="Times New Roman" w:hAnsi="Times New Roman" w:cs="Times New Roman"/>
        </w:rPr>
        <w:t>ecto</w:t>
      </w:r>
      <w:r w:rsidR="00A75B31">
        <w:rPr>
          <w:rFonts w:ascii="Times New Roman" w:hAnsi="Times New Roman" w:cs="Times New Roman"/>
        </w:rPr>
        <w:t>mycorrhiza richness</w:t>
      </w:r>
      <w:r w:rsidR="00B07E5B">
        <w:rPr>
          <w:rFonts w:ascii="Times New Roman" w:hAnsi="Times New Roman" w:cs="Times New Roman"/>
        </w:rPr>
        <w:t xml:space="preserve"> (Fig. 7A), abundance</w:t>
      </w:r>
      <w:r w:rsidR="009877C7">
        <w:rPr>
          <w:rFonts w:ascii="Times New Roman" w:hAnsi="Times New Roman" w:cs="Times New Roman"/>
        </w:rPr>
        <w:t xml:space="preserve"> (std. coefs: soil PC1 = -0.28; root C:N = -0.15)</w:t>
      </w:r>
      <w:r w:rsidR="00B07E5B">
        <w:rPr>
          <w:rFonts w:ascii="Times New Roman" w:hAnsi="Times New Roman" w:cs="Times New Roman"/>
        </w:rPr>
        <w:t>, and rarefied richness (</w:t>
      </w:r>
      <w:r w:rsidR="009877C7">
        <w:rPr>
          <w:rFonts w:ascii="Times New Roman" w:hAnsi="Times New Roman" w:cs="Times New Roman"/>
        </w:rPr>
        <w:t>std. coefs: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r w:rsidR="00BA4023">
        <w:rPr>
          <w:rFonts w:ascii="Times New Roman" w:hAnsi="Times New Roman" w:cs="Times New Roman"/>
        </w:rPr>
        <w:t>ecto</w:t>
      </w:r>
      <w:r w:rsidR="00A75B31">
        <w:rPr>
          <w:rFonts w:ascii="Times New Roman" w:hAnsi="Times New Roman" w:cs="Times New Roman"/>
        </w:rPr>
        <w:t xml:space="preserve">mycorrhiza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coef. = 0.23)</w:t>
      </w:r>
      <w:r w:rsidR="009877C7">
        <w:rPr>
          <w:rFonts w:ascii="Times New Roman" w:hAnsi="Times New Roman" w:cs="Times New Roman"/>
        </w:rPr>
        <w:t xml:space="preserve">, and rarefied richness (std. coef.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C:N on 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r w:rsidR="00843E5D">
        <w:rPr>
          <w:rFonts w:ascii="Times New Roman" w:hAnsi="Times New Roman" w:cs="Times New Roman"/>
        </w:rPr>
        <w:t>ecto</w:t>
      </w:r>
      <w:r w:rsidR="001D65C6">
        <w:rPr>
          <w:rFonts w:ascii="Times New Roman" w:hAnsi="Times New Roman" w:cs="Times New Roman"/>
        </w:rPr>
        <w:t xml:space="preserve">mycorrhizal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9,106</w:t>
      </w:r>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r w:rsidR="00B5661F">
        <w:rPr>
          <w:rFonts w:ascii="Times New Roman" w:hAnsi="Times New Roman" w:cs="Times New Roman"/>
        </w:rPr>
        <w:t>given that</w:t>
      </w:r>
      <w:r w:rsidR="000019A9">
        <w:rPr>
          <w:rFonts w:ascii="Times New Roman" w:hAnsi="Times New Roman" w:cs="Times New Roman"/>
        </w:rPr>
        <w:t xml:space="preserve"> </w:t>
      </w:r>
      <w:r w:rsidR="0037553C">
        <w:rPr>
          <w:rFonts w:ascii="Times New Roman" w:hAnsi="Times New Roman" w:cs="Times New Roman"/>
        </w:rPr>
        <w:t xml:space="preserve">we </w:t>
      </w:r>
      <w:r w:rsidR="000019A9">
        <w:rPr>
          <w:rFonts w:ascii="Times New Roman" w:hAnsi="Times New Roman" w:cs="Times New Roman"/>
        </w:rPr>
        <w:t>measured one belowground plant trait (root C:N)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2D060825" w14:textId="0EE83EB6" w:rsidR="00093FD8" w:rsidRDefault="00B5661F" w:rsidP="0059295B">
      <w:pPr>
        <w:spacing w:line="480" w:lineRule="auto"/>
        <w:rPr>
          <w:rFonts w:ascii="Times New Roman" w:hAnsi="Times New Roman" w:cs="Times New Roman"/>
        </w:rPr>
      </w:pPr>
      <w:r>
        <w:rPr>
          <w:rFonts w:ascii="Times New Roman" w:hAnsi="Times New Roman" w:cs="Times New Roman"/>
        </w:rPr>
        <w:t>The overarching goal of this study was to compare the</w:t>
      </w:r>
      <w:r w:rsidR="00B7603A">
        <w:rPr>
          <w:rFonts w:ascii="Times New Roman" w:hAnsi="Times New Roman" w:cs="Times New Roman"/>
        </w:rPr>
        <w:t xml:space="preserve"> relative </w:t>
      </w:r>
      <w:r>
        <w:rPr>
          <w:rFonts w:ascii="Times New Roman" w:hAnsi="Times New Roman" w:cs="Times New Roman"/>
        </w:rPr>
        <w:t>effects of</w:t>
      </w:r>
      <w:r w:rsidR="00B7603A">
        <w:rPr>
          <w:rFonts w:ascii="Times New Roman" w:hAnsi="Times New Roman" w:cs="Times New Roman"/>
        </w:rPr>
        <w:t xml:space="preserve"> </w:t>
      </w:r>
      <w:r>
        <w:rPr>
          <w:rFonts w:ascii="Times New Roman" w:hAnsi="Times New Roman" w:cs="Times New Roman"/>
        </w:rPr>
        <w:t xml:space="preserve">host-plant </w:t>
      </w:r>
      <w:r w:rsidR="00B7603A">
        <w:rPr>
          <w:rFonts w:ascii="Times New Roman" w:hAnsi="Times New Roman" w:cs="Times New Roman"/>
        </w:rPr>
        <w:t xml:space="preserve">genetic variation </w:t>
      </w:r>
      <w:r>
        <w:rPr>
          <w:rFonts w:ascii="Times New Roman" w:hAnsi="Times New Roman" w:cs="Times New Roman"/>
        </w:rPr>
        <w:t>a</w:t>
      </w:r>
      <w:r w:rsidR="004344C4">
        <w:rPr>
          <w:rFonts w:ascii="Times New Roman" w:hAnsi="Times New Roman" w:cs="Times New Roman"/>
        </w:rPr>
        <w:t>s well as</w:t>
      </w:r>
      <w:r>
        <w:rPr>
          <w:rFonts w:ascii="Times New Roman" w:hAnsi="Times New Roman" w:cs="Times New Roman"/>
        </w:rPr>
        <w:t xml:space="preserve"> abiotic and biotic</w:t>
      </w:r>
      <w:r w:rsidR="00B7603A">
        <w:rPr>
          <w:rFonts w:ascii="Times New Roman" w:hAnsi="Times New Roman" w:cs="Times New Roman"/>
        </w:rPr>
        <w:t xml:space="preserve"> environment</w:t>
      </w:r>
      <w:r>
        <w:rPr>
          <w:rFonts w:ascii="Times New Roman" w:hAnsi="Times New Roman" w:cs="Times New Roman"/>
        </w:rPr>
        <w:t>s</w:t>
      </w:r>
      <w:r w:rsidR="00B7603A">
        <w:rPr>
          <w:rFonts w:ascii="Times New Roman" w:hAnsi="Times New Roman" w:cs="Times New Roman"/>
        </w:rPr>
        <w:t xml:space="preserve"> </w:t>
      </w:r>
      <w:r>
        <w:rPr>
          <w:rFonts w:ascii="Times New Roman" w:hAnsi="Times New Roman" w:cs="Times New Roman"/>
        </w:rPr>
        <w:t xml:space="preserve">on </w:t>
      </w:r>
      <w:r w:rsidR="00B7603A">
        <w:rPr>
          <w:rFonts w:ascii="Times New Roman" w:hAnsi="Times New Roman" w:cs="Times New Roman"/>
        </w:rPr>
        <w:t xml:space="preserve">associated communities. </w:t>
      </w:r>
      <w:r w:rsidR="007D1C62">
        <w:rPr>
          <w:rFonts w:ascii="Times New Roman" w:hAnsi="Times New Roman" w:cs="Times New Roman"/>
        </w:rPr>
        <w:t>Our key finding was</w:t>
      </w:r>
      <w:r w:rsidR="00932AF6">
        <w:rPr>
          <w:rFonts w:ascii="Times New Roman" w:hAnsi="Times New Roman" w:cs="Times New Roman"/>
        </w:rPr>
        <w:t xml:space="preserve"> </w:t>
      </w:r>
      <w:r w:rsidR="004344C4">
        <w:rPr>
          <w:rFonts w:ascii="Times New Roman" w:hAnsi="Times New Roman" w:cs="Times New Roman"/>
        </w:rPr>
        <w:t xml:space="preserve">that </w:t>
      </w:r>
      <w:r>
        <w:rPr>
          <w:rFonts w:ascii="Times New Roman" w:hAnsi="Times New Roman" w:cs="Times New Roman"/>
        </w:rPr>
        <w:t>genetic effects on associated communities were often dependent on</w:t>
      </w:r>
      <w:r w:rsidR="004344C4">
        <w:rPr>
          <w:rFonts w:ascii="Times New Roman" w:hAnsi="Times New Roman" w:cs="Times New Roman"/>
        </w:rPr>
        <w:t xml:space="preserve"> the</w:t>
      </w:r>
      <w:r>
        <w:rPr>
          <w:rFonts w:ascii="Times New Roman" w:hAnsi="Times New Roman" w:cs="Times New Roman"/>
        </w:rPr>
        <w:t xml:space="preserve"> environmental context in which a host-plant is growing</w:t>
      </w:r>
      <w:r w:rsidR="007D1C62">
        <w:rPr>
          <w:rFonts w:ascii="Times New Roman" w:hAnsi="Times New Roman" w:cs="Times New Roman"/>
        </w:rPr>
        <w:t xml:space="preserve">. In the ant-aphid experiment, willow genetic variation tended to have a stronger effect on arthropod community structure compared to aphid additions and </w:t>
      </w:r>
      <w:r w:rsidR="0069489F">
        <w:rPr>
          <w:rFonts w:ascii="Times New Roman" w:hAnsi="Times New Roman" w:cs="Times New Roman"/>
        </w:rPr>
        <w:t>proximity to</w:t>
      </w:r>
      <w:r w:rsidR="007D1C62">
        <w:rPr>
          <w:rFonts w:ascii="Times New Roman" w:hAnsi="Times New Roman" w:cs="Times New Roman"/>
        </w:rPr>
        <w:t xml:space="preserve"> ant mounds</w:t>
      </w:r>
      <w:r w:rsidR="001C3790">
        <w:rPr>
          <w:rFonts w:ascii="Times New Roman" w:hAnsi="Times New Roman" w:cs="Times New Roman"/>
        </w:rPr>
        <w:t>.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r w:rsidR="004E32DA">
        <w:rPr>
          <w:rFonts w:ascii="Times New Roman" w:hAnsi="Times New Roman" w:cs="Times New Roman"/>
        </w:rPr>
        <w:t xml:space="preserve">both factors play an important role in understanding community </w:t>
      </w:r>
      <w:r w:rsidR="004344C4">
        <w:rPr>
          <w:rFonts w:ascii="Times New Roman" w:hAnsi="Times New Roman" w:cs="Times New Roman"/>
        </w:rPr>
        <w:t>assembly</w:t>
      </w:r>
      <w:r w:rsidR="00932AF6">
        <w:rPr>
          <w:rFonts w:ascii="Times New Roman" w:hAnsi="Times New Roman" w:cs="Times New Roman"/>
        </w:rPr>
        <w:t>. 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r w:rsidR="00BA4023">
        <w:rPr>
          <w:rFonts w:ascii="Times New Roman" w:hAnsi="Times New Roman" w:cs="Times New Roman"/>
        </w:rPr>
        <w:t>ecto</w:t>
      </w:r>
      <w:r w:rsidR="007D1C62">
        <w:rPr>
          <w:rFonts w:ascii="Times New Roman" w:hAnsi="Times New Roman" w:cs="Times New Roman"/>
        </w:rPr>
        <w:t xml:space="preserve">mycorrhiza. </w:t>
      </w:r>
      <w:r w:rsidR="004E32DA">
        <w:rPr>
          <w:rFonts w:ascii="Times New Roman" w:hAnsi="Times New Roman" w:cs="Times New Roman"/>
        </w:rPr>
        <w:t>Moreover, d</w:t>
      </w:r>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Taken together, our study suggests</w:t>
      </w:r>
      <w:r w:rsidR="00932AF6">
        <w:rPr>
          <w:rFonts w:ascii="Times New Roman" w:hAnsi="Times New Roman" w:cs="Times New Roman"/>
        </w:rPr>
        <w:t xml:space="preserve"> that</w:t>
      </w:r>
      <w:r w:rsidR="004E32DA">
        <w:rPr>
          <w:rFonts w:ascii="Times New Roman" w:hAnsi="Times New Roman" w:cs="Times New Roman"/>
        </w:rPr>
        <w:t xml:space="preserve"> </w:t>
      </w:r>
      <w:r w:rsidR="00932AF6">
        <w:rPr>
          <w:rFonts w:ascii="Times New Roman" w:hAnsi="Times New Roman" w:cs="Times New Roman"/>
        </w:rPr>
        <w:t xml:space="preserve">future experiments </w:t>
      </w:r>
      <w:r w:rsidR="004E32DA">
        <w:rPr>
          <w:rFonts w:ascii="Times New Roman" w:hAnsi="Times New Roman" w:cs="Times New Roman"/>
        </w:rPr>
        <w:t>should consider both</w:t>
      </w:r>
      <w:r w:rsidR="00932AF6">
        <w:rPr>
          <w:rFonts w:ascii="Times New Roman" w:hAnsi="Times New Roman" w:cs="Times New Roman"/>
        </w:rPr>
        <w:t xml:space="preserve"> host-plant genetic variation</w:t>
      </w:r>
      <w:r w:rsidR="004E32DA">
        <w:rPr>
          <w:rFonts w:ascii="Times New Roman" w:hAnsi="Times New Roman" w:cs="Times New Roman"/>
        </w:rPr>
        <w:t xml:space="preserve"> and the amount of wind exposition</w:t>
      </w:r>
      <w:r w:rsidR="00661BCF">
        <w:rPr>
          <w:rFonts w:ascii="Times New Roman" w:hAnsi="Times New Roman" w:cs="Times New Roman"/>
        </w:rPr>
        <w:t xml:space="preserve"> in structuring associated communities</w:t>
      </w:r>
      <w:r w:rsidR="004E32DA">
        <w:rPr>
          <w:rFonts w:ascii="Times New Roman" w:hAnsi="Times New Roman" w:cs="Times New Roman"/>
        </w:rPr>
        <w:t xml:space="preserve"> in coastal dunes ecosystems.</w:t>
      </w:r>
    </w:p>
    <w:p w14:paraId="0FB50AD6" w14:textId="77777777" w:rsidR="00C64A07" w:rsidRDefault="00C64A07" w:rsidP="0059295B">
      <w:pPr>
        <w:spacing w:line="480" w:lineRule="auto"/>
        <w:rPr>
          <w:rFonts w:ascii="Times New Roman" w:hAnsi="Times New Roman" w:cs="Times New Roman"/>
        </w:rPr>
      </w:pPr>
    </w:p>
    <w:p w14:paraId="7EBA8C07" w14:textId="69571744" w:rsidR="0069489F" w:rsidRDefault="0069489F" w:rsidP="0059295B">
      <w:pPr>
        <w:spacing w:line="480" w:lineRule="auto"/>
        <w:rPr>
          <w:rFonts w:ascii="Times New Roman" w:hAnsi="Times New Roman" w:cs="Times New Roman"/>
          <w:i/>
        </w:rPr>
      </w:pPr>
      <w:r>
        <w:rPr>
          <w:rFonts w:ascii="Times New Roman" w:hAnsi="Times New Roman" w:cs="Times New Roman"/>
          <w:i/>
        </w:rPr>
        <w:t>Ant-aphid experiment</w:t>
      </w:r>
    </w:p>
    <w:p w14:paraId="26BF66E2" w14:textId="4F6D04AB" w:rsidR="00371947" w:rsidRDefault="0069489F" w:rsidP="0059295B">
      <w:pPr>
        <w:spacing w:line="480" w:lineRule="auto"/>
        <w:rPr>
          <w:rFonts w:ascii="Times New Roman" w:hAnsi="Times New Roman" w:cs="Times New Roman"/>
        </w:rPr>
      </w:pPr>
      <w:r>
        <w:rPr>
          <w:rFonts w:ascii="Times New Roman" w:hAnsi="Times New Roman" w:cs="Times New Roman"/>
        </w:rPr>
        <w:t xml:space="preserve">Our study supports an </w:t>
      </w:r>
      <w:r w:rsidR="00D142CA">
        <w:rPr>
          <w:rFonts w:ascii="Times New Roman" w:hAnsi="Times New Roman" w:cs="Times New Roman"/>
        </w:rPr>
        <w:t>emerging trend that host-plant genetic variation has strong bottom-up effects on ant-aphid inte</w:t>
      </w:r>
      <w:r w:rsidR="00BE336F">
        <w:rPr>
          <w:rFonts w:ascii="Times New Roman" w:hAnsi="Times New Roman" w:cs="Times New Roman"/>
        </w:rPr>
        <w:t xml:space="preserve">ractions </w:t>
      </w:r>
      <w:r w:rsidR="00D142CA">
        <w:rPr>
          <w:rFonts w:ascii="Times New Roman" w:hAnsi="Times New Roman" w:cs="Times New Roman"/>
        </w:rPr>
        <w:fldChar w:fldCharType="begin">
          <w:fldData xml:space="preserve">NgA5ADUAMABlADEAYwA3AC0AOABiADgANAAtADQANgAzADcALQA5AGQAZAA5AC0AZQA3ADQANgA0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</w:fldData>
        </w:fldChar>
      </w:r>
      <w:r w:rsidR="00D142CA">
        <w:rPr>
          <w:rFonts w:ascii="Times New Roman" w:hAnsi="Times New Roman" w:cs="Times New Roman"/>
        </w:rPr>
        <w:instrText>ADDIN LABTIVA_CITE \* MERGEFORMAT</w:instrText>
      </w:r>
      <w:r w:rsidR="00D142CA">
        <w:rPr>
          <w:rFonts w:ascii="Times New Roman" w:hAnsi="Times New Roman" w:cs="Times New Roman"/>
        </w:rPr>
      </w:r>
      <w:r w:rsidR="00D142CA">
        <w:rPr>
          <w:rFonts w:ascii="Times New Roman" w:hAnsi="Times New Roman" w:cs="Times New Roman"/>
        </w:rPr>
        <w:fldChar w:fldCharType="separate"/>
      </w:r>
      <w:r w:rsidR="004B4446" w:rsidRPr="004B4446">
        <w:rPr>
          <w:rFonts w:ascii="Times New Roman" w:hAnsi="Times New Roman" w:cs="Times New Roman"/>
          <w:noProof/>
          <w:color w:val="000000"/>
        </w:rPr>
        <w:t xml:space="preserve"> (Johnson 2008;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D142CA">
        <w:rPr>
          <w:rFonts w:ascii="Times New Roman" w:hAnsi="Times New Roman" w:cs="Times New Roman"/>
        </w:rPr>
        <w:fldChar w:fldCharType="end"/>
      </w:r>
      <w:r w:rsidR="00D142CA">
        <w:rPr>
          <w:rFonts w:ascii="Times New Roman" w:hAnsi="Times New Roman" w:cs="Times New Roman"/>
        </w:rPr>
        <w:t xml:space="preserve">. </w:t>
      </w:r>
      <w:r w:rsidR="00D52870">
        <w:rPr>
          <w:rFonts w:ascii="Times New Roman" w:hAnsi="Times New Roman" w:cs="Times New Roman"/>
        </w:rPr>
        <w:t>As with other studies, we found that</w:t>
      </w:r>
      <w:r w:rsidR="00BE336F">
        <w:rPr>
          <w:rFonts w:ascii="Times New Roman" w:hAnsi="Times New Roman" w:cs="Times New Roman"/>
        </w:rPr>
        <w:t xml:space="preserve"> </w:t>
      </w:r>
      <w:r w:rsidR="00D52870">
        <w:rPr>
          <w:rFonts w:ascii="Times New Roman" w:hAnsi="Times New Roman" w:cs="Times New Roman"/>
        </w:rPr>
        <w:t>ant abundances were strongly mediated by geneti</w:t>
      </w:r>
      <w:r w:rsidR="00371947">
        <w:rPr>
          <w:rFonts w:ascii="Times New Roman" w:hAnsi="Times New Roman" w:cs="Times New Roman"/>
        </w:rPr>
        <w:t>c variation in aphid densities (</w:t>
      </w:r>
      <w:r w:rsidR="00371947" w:rsidRPr="00D142CA">
        <w:rPr>
          <w:rFonts w:ascii="Times New Roman" w:hAnsi="Times New Roman" w:cs="Times New Roman"/>
          <w:noProof/>
          <w:color w:val="000000"/>
        </w:rPr>
        <w:t xml:space="preserve">Johnson 2008; Mooney &amp; Agrawal </w:t>
      </w:r>
      <w:r w:rsidR="00371947">
        <w:rPr>
          <w:rFonts w:ascii="Times New Roman" w:hAnsi="Times New Roman" w:cs="Times New Roman"/>
          <w:noProof/>
          <w:color w:val="000000"/>
        </w:rPr>
        <w:t>2008)</w:t>
      </w:r>
      <w:r w:rsidR="007E51F9">
        <w:rPr>
          <w:rFonts w:ascii="Times New Roman" w:hAnsi="Times New Roman" w:cs="Times New Roman"/>
          <w:noProof/>
          <w:color w:val="000000"/>
        </w:rPr>
        <w:t xml:space="preserve">. </w:t>
      </w:r>
      <w:r w:rsidR="00371947">
        <w:rPr>
          <w:rFonts w:ascii="Times New Roman" w:hAnsi="Times New Roman" w:cs="Times New Roman"/>
          <w:noProof/>
          <w:color w:val="000000"/>
        </w:rPr>
        <w:t>Johnson (2008) found that</w:t>
      </w:r>
      <w:r w:rsidR="007E51F9">
        <w:rPr>
          <w:rFonts w:ascii="Times New Roman" w:hAnsi="Times New Roman" w:cs="Times New Roman"/>
          <w:noProof/>
          <w:color w:val="000000"/>
        </w:rPr>
        <w:t xml:space="preserve"> heritable variation in</w:t>
      </w:r>
      <w:r w:rsidR="00371947">
        <w:rPr>
          <w:rFonts w:ascii="Times New Roman" w:hAnsi="Times New Roman" w:cs="Times New Roman"/>
          <w:noProof/>
          <w:color w:val="000000"/>
        </w:rPr>
        <w:t xml:space="preserve"> leaf water content and trichome density were important determinants of the densities of </w:t>
      </w:r>
      <w:r w:rsidR="00371947" w:rsidRPr="00371947">
        <w:rPr>
          <w:rFonts w:ascii="Times New Roman" w:hAnsi="Times New Roman" w:cs="Times New Roman"/>
          <w:i/>
          <w:noProof/>
          <w:color w:val="000000"/>
        </w:rPr>
        <w:t>Aphis oestlundi</w:t>
      </w:r>
      <w:r w:rsidR="00371947">
        <w:rPr>
          <w:rFonts w:ascii="Times New Roman" w:hAnsi="Times New Roman" w:cs="Times New Roman"/>
          <w:noProof/>
          <w:color w:val="000000"/>
        </w:rPr>
        <w:t xml:space="preserve"> </w:t>
      </w:r>
      <w:r w:rsidR="00371947">
        <w:rPr>
          <w:rFonts w:ascii="Times New Roman" w:hAnsi="Times New Roman" w:cs="Times New Roman"/>
        </w:rPr>
        <w:t>on evening primrose (</w:t>
      </w:r>
      <w:r w:rsidR="00371947" w:rsidRPr="00371947">
        <w:rPr>
          <w:rFonts w:ascii="Times New Roman" w:hAnsi="Times New Roman" w:cs="Times New Roman"/>
          <w:i/>
        </w:rPr>
        <w:t>Oenothera biennis</w:t>
      </w:r>
      <w:r w:rsidR="0040269C">
        <w:rPr>
          <w:rFonts w:ascii="Times New Roman" w:hAnsi="Times New Roman" w:cs="Times New Roman"/>
        </w:rPr>
        <w:t>); however, l</w:t>
      </w:r>
      <w:r w:rsidR="007E51F9">
        <w:rPr>
          <w:rFonts w:ascii="Times New Roman" w:hAnsi="Times New Roman" w:cs="Times New Roman"/>
        </w:rPr>
        <w:t>eaf water content and trichome density did not</w:t>
      </w:r>
      <w:r w:rsidR="00371947">
        <w:rPr>
          <w:rFonts w:ascii="Times New Roman" w:hAnsi="Times New Roman" w:cs="Times New Roman"/>
        </w:rPr>
        <w:t xml:space="preserve"> appear to be important for </w:t>
      </w:r>
      <w:r w:rsidR="00371947" w:rsidRPr="00371947">
        <w:rPr>
          <w:rFonts w:ascii="Times New Roman" w:hAnsi="Times New Roman" w:cs="Times New Roman"/>
          <w:i/>
        </w:rPr>
        <w:t>A. farinosa</w:t>
      </w:r>
      <w:r w:rsidR="0040269C">
        <w:rPr>
          <w:rFonts w:ascii="Times New Roman" w:hAnsi="Times New Roman" w:cs="Times New Roman"/>
        </w:rPr>
        <w:t xml:space="preserve"> in our study</w:t>
      </w:r>
      <w:r w:rsidR="007E51F9">
        <w:rPr>
          <w:rFonts w:ascii="Times New Roman" w:hAnsi="Times New Roman" w:cs="Times New Roman"/>
        </w:rPr>
        <w:t xml:space="preserve">, suggesting the </w:t>
      </w:r>
      <w:r w:rsidR="00C07DC5">
        <w:rPr>
          <w:rFonts w:ascii="Times New Roman" w:hAnsi="Times New Roman" w:cs="Times New Roman"/>
        </w:rPr>
        <w:t xml:space="preserve">traits mediating </w:t>
      </w:r>
      <w:r w:rsidR="007E51F9">
        <w:rPr>
          <w:rFonts w:ascii="Times New Roman" w:hAnsi="Times New Roman" w:cs="Times New Roman"/>
        </w:rPr>
        <w:t>plant-</w:t>
      </w:r>
      <w:r w:rsidR="0040269C">
        <w:rPr>
          <w:rFonts w:ascii="Times New Roman" w:hAnsi="Times New Roman" w:cs="Times New Roman"/>
        </w:rPr>
        <w:t>aphid</w:t>
      </w:r>
      <w:r w:rsidR="007E51F9">
        <w:rPr>
          <w:rFonts w:ascii="Times New Roman" w:hAnsi="Times New Roman" w:cs="Times New Roman"/>
        </w:rPr>
        <w:t xml:space="preserve"> interactions are highly species specific</w:t>
      </w:r>
      <w:r w:rsidR="00683DFC">
        <w:rPr>
          <w:rFonts w:ascii="Times New Roman" w:hAnsi="Times New Roman" w:cs="Times New Roman"/>
        </w:rPr>
        <w:t xml:space="preserve"> </w:t>
      </w:r>
      <w:r w:rsidR="00683DFC">
        <w:rPr>
          <w:rFonts w:ascii="Times New Roman" w:hAnsi="Times New Roman" w:cs="Times New Roman"/>
        </w:rPr>
        <w:fldChar w:fldCharType="begin">
          <w:fldData xml:space="preserve">NgA5ADUAMABlADEAYwA3AC0AOABiADgANAAtADQANgAzADcALQA5AGQAZAA5AC0AZQA3ADQANgA0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</w:fldData>
        </w:fldChar>
      </w:r>
      <w:r w:rsidR="00683DFC">
        <w:rPr>
          <w:rFonts w:ascii="Times New Roman" w:hAnsi="Times New Roman" w:cs="Times New Roman"/>
        </w:rPr>
        <w:instrText>ADDIN LABTIVA_CITE \* MERGEFORMAT</w:instrText>
      </w:r>
      <w:r w:rsidR="00683DFC">
        <w:rPr>
          <w:rFonts w:ascii="Times New Roman" w:hAnsi="Times New Roman" w:cs="Times New Roman"/>
        </w:rPr>
      </w:r>
      <w:r w:rsidR="00683DFC">
        <w:rPr>
          <w:rFonts w:ascii="Times New Roman" w:hAnsi="Times New Roman" w:cs="Times New Roman"/>
        </w:rPr>
        <w:fldChar w:fldCharType="separate"/>
      </w:r>
      <w:r w:rsidR="004B4446" w:rsidRPr="004B4446">
        <w:rPr>
          <w:rFonts w:ascii="Times New Roman" w:hAnsi="Times New Roman" w:cs="Times New Roman"/>
          <w:noProof/>
          <w:color w:val="000000"/>
        </w:rPr>
        <w:t xml:space="preserve"> (Züst &amp; Agrawal 2016)</w:t>
      </w:r>
      <w:r w:rsidR="00683DFC">
        <w:rPr>
          <w:rFonts w:ascii="Times New Roman" w:hAnsi="Times New Roman" w:cs="Times New Roman"/>
        </w:rPr>
        <w:fldChar w:fldCharType="end"/>
      </w:r>
      <w:r w:rsidR="007E51F9">
        <w:rPr>
          <w:rFonts w:ascii="Times New Roman" w:hAnsi="Times New Roman" w:cs="Times New Roman"/>
        </w:rPr>
        <w:t>.</w:t>
      </w:r>
    </w:p>
    <w:p w14:paraId="11920BC8" w14:textId="77777777" w:rsidR="007E51F9" w:rsidRDefault="007E51F9" w:rsidP="0059295B">
      <w:pPr>
        <w:spacing w:line="480" w:lineRule="auto"/>
        <w:rPr>
          <w:rFonts w:ascii="Times New Roman" w:hAnsi="Times New Roman" w:cs="Times New Roman"/>
        </w:rPr>
      </w:pPr>
    </w:p>
    <w:p w14:paraId="17DAA606" w14:textId="55A04759" w:rsidR="00371947" w:rsidRDefault="00371947" w:rsidP="0059295B">
      <w:pPr>
        <w:spacing w:line="480" w:lineRule="auto"/>
        <w:rPr>
          <w:rFonts w:ascii="Times New Roman" w:hAnsi="Times New Roman" w:cs="Times New Roman"/>
          <w:noProof/>
          <w:color w:val="000000"/>
        </w:rPr>
      </w:pPr>
      <w:r>
        <w:rPr>
          <w:rFonts w:ascii="Times New Roman" w:hAnsi="Times New Roman" w:cs="Times New Roman"/>
        </w:rPr>
        <w:t xml:space="preserve">In </w:t>
      </w:r>
      <w:r w:rsidR="007E51F9">
        <w:rPr>
          <w:rFonts w:ascii="Times New Roman" w:hAnsi="Times New Roman" w:cs="Times New Roman"/>
        </w:rPr>
        <w:t xml:space="preserve">contrast to previous work though </w:t>
      </w:r>
      <w:r w:rsidRPr="00D142CA">
        <w:rPr>
          <w:rFonts w:ascii="Times New Roman" w:hAnsi="Times New Roman" w:cs="Times New Roman"/>
          <w:noProof/>
          <w:color w:val="000000"/>
        </w:rPr>
        <w:t>(Johnson 2008; Mooney &amp; Agrawal 2008</w:t>
      </w:r>
      <w:r>
        <w:rPr>
          <w:rFonts w:ascii="Times New Roman" w:hAnsi="Times New Roman" w:cs="Times New Roman"/>
          <w:noProof/>
          <w:color w:val="000000"/>
        </w:rPr>
        <w:t xml:space="preserve">), we found that the effects of host-plant genotype on </w:t>
      </w:r>
      <w:r w:rsidR="00E8442D">
        <w:rPr>
          <w:rFonts w:ascii="Times New Roman" w:hAnsi="Times New Roman" w:cs="Times New Roman"/>
          <w:noProof/>
          <w:color w:val="000000"/>
        </w:rPr>
        <w:t>the richness and abundance of other arthropods</w:t>
      </w:r>
      <w:r w:rsidR="007E51F9">
        <w:rPr>
          <w:rFonts w:ascii="Times New Roman" w:hAnsi="Times New Roman" w:cs="Times New Roman"/>
          <w:noProof/>
          <w:color w:val="000000"/>
        </w:rPr>
        <w:t xml:space="preserve"> were mediated, in part, by heritable variation in plant size rather than</w:t>
      </w:r>
      <w:r>
        <w:rPr>
          <w:rFonts w:ascii="Times New Roman" w:hAnsi="Times New Roman" w:cs="Times New Roman"/>
          <w:noProof/>
          <w:color w:val="000000"/>
        </w:rPr>
        <w:t xml:space="preserve"> ant abundance</w:t>
      </w:r>
      <w:r w:rsidR="00E8442D">
        <w:rPr>
          <w:rFonts w:ascii="Times New Roman" w:hAnsi="Times New Roman" w:cs="Times New Roman"/>
          <w:noProof/>
          <w:color w:val="000000"/>
        </w:rPr>
        <w:t xml:space="preserve">. One possible reason for this discrepancy is that the absolute variation in </w:t>
      </w:r>
      <w:r w:rsidR="00E8442D" w:rsidRPr="00E8442D">
        <w:rPr>
          <w:rFonts w:ascii="Times New Roman" w:hAnsi="Times New Roman" w:cs="Times New Roman"/>
          <w:i/>
          <w:noProof/>
          <w:color w:val="000000"/>
        </w:rPr>
        <w:t>F. obscuripes</w:t>
      </w:r>
      <w:r w:rsidR="00E8442D">
        <w:rPr>
          <w:rFonts w:ascii="Times New Roman" w:hAnsi="Times New Roman" w:cs="Times New Roman"/>
          <w:noProof/>
          <w:color w:val="000000"/>
        </w:rPr>
        <w:t xml:space="preserve"> abundance was quite low in our experiment (max. genotype average = ~0.5 individuals) compared to other studies (max. genotype average = ~3 individuals), which was likely due to the rather low abundance of aphids </w:t>
      </w:r>
      <w:r w:rsidR="00276F57">
        <w:rPr>
          <w:rFonts w:ascii="Times New Roman" w:hAnsi="Times New Roman" w:cs="Times New Roman"/>
          <w:noProof/>
          <w:color w:val="000000"/>
        </w:rPr>
        <w:t xml:space="preserve">we observed </w:t>
      </w:r>
      <w:r w:rsidR="00E8442D">
        <w:rPr>
          <w:rFonts w:ascii="Times New Roman" w:hAnsi="Times New Roman" w:cs="Times New Roman"/>
          <w:noProof/>
          <w:color w:val="000000"/>
        </w:rPr>
        <w:t xml:space="preserve">(max. genotype average = 7 individuals). </w:t>
      </w:r>
      <w:r w:rsidR="000A2580">
        <w:rPr>
          <w:rFonts w:ascii="Times New Roman" w:hAnsi="Times New Roman" w:cs="Times New Roman"/>
          <w:noProof/>
          <w:color w:val="000000"/>
        </w:rPr>
        <w:t>While</w:t>
      </w:r>
      <w:r w:rsidR="00D17402">
        <w:rPr>
          <w:rFonts w:ascii="Times New Roman" w:hAnsi="Times New Roman" w:cs="Times New Roman"/>
          <w:noProof/>
          <w:color w:val="000000"/>
        </w:rPr>
        <w:t xml:space="preserve"> we failed to fully identify the mechanisms (likely unmeasured plant traits) explaining</w:t>
      </w:r>
      <w:r w:rsidR="007E51F9">
        <w:rPr>
          <w:rFonts w:ascii="Times New Roman" w:hAnsi="Times New Roman" w:cs="Times New Roman"/>
          <w:noProof/>
          <w:color w:val="000000"/>
        </w:rPr>
        <w:t xml:space="preserve"> </w:t>
      </w:r>
      <w:r w:rsidR="000A2580">
        <w:rPr>
          <w:rFonts w:ascii="Times New Roman" w:hAnsi="Times New Roman" w:cs="Times New Roman"/>
          <w:noProof/>
          <w:color w:val="000000"/>
        </w:rPr>
        <w:t>arthropod community responses in this experiment, our results do suggest that host-plant evolution can have strong effects on arthropod community structure, despite variability in this biotic factor.</w:t>
      </w:r>
      <w:r w:rsidR="00D17402">
        <w:rPr>
          <w:rFonts w:ascii="Times New Roman" w:hAnsi="Times New Roman" w:cs="Times New Roman"/>
          <w:noProof/>
          <w:color w:val="000000"/>
        </w:rPr>
        <w:t xml:space="preserve"> </w:t>
      </w:r>
    </w:p>
    <w:p w14:paraId="0B0FF7E0" w14:textId="77777777" w:rsidR="0069489F" w:rsidRDefault="0069489F" w:rsidP="0059295B">
      <w:pPr>
        <w:spacing w:line="480" w:lineRule="auto"/>
        <w:rPr>
          <w:rFonts w:ascii="Times New Roman" w:hAnsi="Times New Roman" w:cs="Times New Roman"/>
          <w:i/>
        </w:rPr>
      </w:pPr>
    </w:p>
    <w:p w14:paraId="71447B3A" w14:textId="4D2477AD" w:rsidR="0069489F" w:rsidRDefault="0069489F" w:rsidP="0059295B">
      <w:pPr>
        <w:spacing w:line="480" w:lineRule="auto"/>
        <w:rPr>
          <w:rFonts w:ascii="Times New Roman" w:hAnsi="Times New Roman" w:cs="Times New Roman"/>
          <w:i/>
        </w:rPr>
      </w:pPr>
      <w:r>
        <w:rPr>
          <w:rFonts w:ascii="Times New Roman" w:hAnsi="Times New Roman" w:cs="Times New Roman"/>
          <w:i/>
        </w:rPr>
        <w:t>Wind experiment</w:t>
      </w:r>
    </w:p>
    <w:p w14:paraId="05C2E467" w14:textId="05676145" w:rsidR="008F7E5D" w:rsidRDefault="008F7E5D" w:rsidP="0059295B">
      <w:pPr>
        <w:spacing w:line="480" w:lineRule="auto"/>
        <w:rPr>
          <w:rFonts w:ascii="Times New Roman" w:hAnsi="Times New Roman" w:cs="Times New Roman"/>
        </w:rPr>
      </w:pPr>
      <w:r>
        <w:rPr>
          <w:rFonts w:ascii="Times New Roman" w:hAnsi="Times New Roman" w:cs="Times New Roman"/>
        </w:rPr>
        <w:t>Our study supports the notion that wind is a key environmental factor in s</w:t>
      </w:r>
      <w:r w:rsidR="0025484B">
        <w:rPr>
          <w:rFonts w:ascii="Times New Roman" w:hAnsi="Times New Roman" w:cs="Times New Roman"/>
        </w:rPr>
        <w:t>tructuring</w:t>
      </w:r>
      <w:r w:rsidR="003F2740">
        <w:rPr>
          <w:rFonts w:ascii="Times New Roman" w:hAnsi="Times New Roman" w:cs="Times New Roman"/>
        </w:rPr>
        <w:t xml:space="preserve"> communities</w:t>
      </w:r>
      <w:r w:rsidR="0025484B">
        <w:rPr>
          <w:rFonts w:ascii="Times New Roman" w:hAnsi="Times New Roman" w:cs="Times New Roman"/>
        </w:rPr>
        <w:t xml:space="preserve"> associated with host plants</w:t>
      </w:r>
      <w:r w:rsidR="003F2740">
        <w:rPr>
          <w:rFonts w:ascii="Times New Roman" w:hAnsi="Times New Roman" w:cs="Times New Roman"/>
        </w:rPr>
        <w:t xml:space="preserve"> </w:t>
      </w:r>
      <w:r>
        <w:rPr>
          <w:rFonts w:ascii="Times New Roman" w:hAnsi="Times New Roman" w:cs="Times New Roman"/>
        </w:rPr>
        <w:t>in coastal dune ecosystems</w:t>
      </w:r>
      <w:r w:rsidR="00423541">
        <w:rPr>
          <w:rFonts w:ascii="Times New Roman" w:hAnsi="Times New Roman" w:cs="Times New Roman"/>
        </w:rPr>
        <w:t xml:space="preserve"> (</w:t>
      </w:r>
      <w:r w:rsidR="008E6AB0">
        <w:rPr>
          <w:rFonts w:ascii="Times New Roman" w:hAnsi="Times New Roman" w:cs="Times New Roman"/>
        </w:rPr>
        <w:t xml:space="preserve">Miller and Weis 1999; </w:t>
      </w:r>
      <w:r w:rsidR="00423541">
        <w:rPr>
          <w:rFonts w:ascii="Times New Roman" w:hAnsi="Times New Roman" w:cs="Times New Roman"/>
        </w:rPr>
        <w:t xml:space="preserve">Crutsinger et al. 2010, 2014). </w:t>
      </w:r>
      <w:r w:rsidR="00DC59CA">
        <w:rPr>
          <w:rFonts w:ascii="Times New Roman" w:hAnsi="Times New Roman" w:cs="Times New Roman"/>
        </w:rPr>
        <w:t>We found that the negative effects of wind exposure on arthro</w:t>
      </w:r>
      <w:r w:rsidR="003F2740">
        <w:rPr>
          <w:rFonts w:ascii="Times New Roman" w:hAnsi="Times New Roman" w:cs="Times New Roman"/>
        </w:rPr>
        <w:t>pod richness and abundance resulted from a combination of direct effects on colonization as well as indirect effects</w:t>
      </w:r>
      <w:r w:rsidR="00DC59CA">
        <w:rPr>
          <w:rFonts w:ascii="Times New Roman" w:hAnsi="Times New Roman" w:cs="Times New Roman"/>
        </w:rPr>
        <w:t xml:space="preserve"> </w:t>
      </w:r>
      <w:r w:rsidR="0017461F">
        <w:rPr>
          <w:rFonts w:ascii="Times New Roman" w:hAnsi="Times New Roman" w:cs="Times New Roman"/>
        </w:rPr>
        <w:t xml:space="preserve">mediated by wind pruning </w:t>
      </w:r>
      <w:r w:rsidR="00DC59CA">
        <w:rPr>
          <w:rFonts w:ascii="Times New Roman" w:hAnsi="Times New Roman" w:cs="Times New Roman"/>
        </w:rPr>
        <w:t>and, to a lesser extent,</w:t>
      </w:r>
      <w:r w:rsidR="00C409C0">
        <w:rPr>
          <w:rFonts w:ascii="Times New Roman" w:hAnsi="Times New Roman" w:cs="Times New Roman"/>
        </w:rPr>
        <w:t xml:space="preserve"> reductions in</w:t>
      </w:r>
      <w:r w:rsidR="00DC59CA">
        <w:rPr>
          <w:rFonts w:ascii="Times New Roman" w:hAnsi="Times New Roman" w:cs="Times New Roman"/>
        </w:rPr>
        <w:t xml:space="preserve"> leaf quality. Similarly, Crutsinge</w:t>
      </w:r>
      <w:r w:rsidR="003C4E3A">
        <w:rPr>
          <w:rFonts w:ascii="Times New Roman" w:hAnsi="Times New Roman" w:cs="Times New Roman"/>
        </w:rPr>
        <w:t xml:space="preserve">r </w:t>
      </w:r>
      <w:r w:rsidR="003C4E3A" w:rsidRPr="00C07DC5">
        <w:rPr>
          <w:rFonts w:ascii="Times New Roman" w:hAnsi="Times New Roman" w:cs="Times New Roman"/>
          <w:i/>
        </w:rPr>
        <w:t>et al.</w:t>
      </w:r>
      <w:r w:rsidR="003C4E3A">
        <w:rPr>
          <w:rFonts w:ascii="Times New Roman" w:hAnsi="Times New Roman" w:cs="Times New Roman"/>
        </w:rPr>
        <w:t xml:space="preserve"> (2014) found that there</w:t>
      </w:r>
      <w:r w:rsidR="00DC59CA">
        <w:rPr>
          <w:rFonts w:ascii="Times New Roman" w:hAnsi="Times New Roman" w:cs="Times New Roman"/>
        </w:rPr>
        <w:t xml:space="preserve"> were more arthropod species and individuals on prostrate vs. erect morphs of coyote bush (</w:t>
      </w:r>
      <w:r w:rsidR="00DC59CA" w:rsidRPr="00DC59CA">
        <w:rPr>
          <w:rFonts w:ascii="Times New Roman" w:hAnsi="Times New Roman" w:cs="Times New Roman"/>
          <w:i/>
        </w:rPr>
        <w:t>Baccharis piluaris</w:t>
      </w:r>
      <w:r w:rsidR="00DC59CA">
        <w:rPr>
          <w:rFonts w:ascii="Times New Roman" w:hAnsi="Times New Roman" w:cs="Times New Roman"/>
        </w:rPr>
        <w:t xml:space="preserve">), due to their low-lying growth form which enabled them to be more productive than erect morphs </w:t>
      </w:r>
      <w:r w:rsidR="003F2740">
        <w:rPr>
          <w:rFonts w:ascii="Times New Roman" w:hAnsi="Times New Roman" w:cs="Times New Roman"/>
        </w:rPr>
        <w:t xml:space="preserve">at their windy coastal dunes site. </w:t>
      </w:r>
    </w:p>
    <w:p w14:paraId="2EC61095" w14:textId="77777777" w:rsidR="00D76E00" w:rsidRDefault="00D76E00" w:rsidP="0059295B">
      <w:pPr>
        <w:spacing w:line="480" w:lineRule="auto"/>
        <w:rPr>
          <w:rFonts w:ascii="Times New Roman" w:hAnsi="Times New Roman" w:cs="Times New Roman"/>
        </w:rPr>
      </w:pPr>
    </w:p>
    <w:p w14:paraId="00A1EA9F" w14:textId="65CF7660" w:rsidR="00CE0F58" w:rsidRDefault="00CC4BF5" w:rsidP="00CC4BF5">
      <w:pPr>
        <w:spacing w:line="480" w:lineRule="auto"/>
        <w:rPr>
          <w:rFonts w:ascii="Times New Roman" w:hAnsi="Times New Roman" w:cs="Times New Roman"/>
        </w:rPr>
      </w:pPr>
      <w:r>
        <w:rPr>
          <w:rFonts w:ascii="Times New Roman" w:hAnsi="Times New Roman" w:cs="Times New Roman"/>
        </w:rPr>
        <w:t xml:space="preserve">Surprisingly, </w:t>
      </w:r>
      <w:r w:rsidR="00092F60">
        <w:rPr>
          <w:rFonts w:ascii="Times New Roman" w:hAnsi="Times New Roman" w:cs="Times New Roman"/>
        </w:rPr>
        <w:t xml:space="preserve">there is a paucity of studies that have </w:t>
      </w:r>
      <w:r w:rsidR="002D1EEC">
        <w:rPr>
          <w:rFonts w:ascii="Times New Roman" w:hAnsi="Times New Roman" w:cs="Times New Roman"/>
        </w:rPr>
        <w:t>examined community-level responses to</w:t>
      </w:r>
      <w:r w:rsidR="00092F60">
        <w:rPr>
          <w:rFonts w:ascii="Times New Roman" w:hAnsi="Times New Roman" w:cs="Times New Roman"/>
        </w:rPr>
        <w:t xml:space="preserve"> natural varia</w:t>
      </w:r>
      <w:r w:rsidR="002D1EEC">
        <w:rPr>
          <w:rFonts w:ascii="Times New Roman" w:hAnsi="Times New Roman" w:cs="Times New Roman"/>
        </w:rPr>
        <w:t>bility</w:t>
      </w:r>
      <w:r w:rsidR="00092F60">
        <w:rPr>
          <w:rFonts w:ascii="Times New Roman" w:hAnsi="Times New Roman" w:cs="Times New Roman"/>
        </w:rPr>
        <w:t xml:space="preserve"> in the abiotic environment</w:t>
      </w:r>
      <w:r w:rsidR="002D1EEC">
        <w:rPr>
          <w:rFonts w:ascii="Times New Roman" w:hAnsi="Times New Roman" w:cs="Times New Roman"/>
        </w:rPr>
        <w:t xml:space="preserve"> and host-plant genetic variation,</w:t>
      </w:r>
      <w:r w:rsidR="00B42060">
        <w:rPr>
          <w:rFonts w:ascii="Times New Roman" w:hAnsi="Times New Roman" w:cs="Times New Roman"/>
        </w:rPr>
        <w:t xml:space="preserve"> making it difficult to draw </w:t>
      </w:r>
      <w:r w:rsidR="00C07DC5">
        <w:rPr>
          <w:rFonts w:ascii="Times New Roman" w:hAnsi="Times New Roman" w:cs="Times New Roman"/>
        </w:rPr>
        <w:t xml:space="preserve">other </w:t>
      </w:r>
      <w:r w:rsidR="00B42060">
        <w:rPr>
          <w:rFonts w:ascii="Times New Roman" w:hAnsi="Times New Roman" w:cs="Times New Roman"/>
        </w:rPr>
        <w:t>useful comparisons</w:t>
      </w:r>
      <w:r w:rsidR="00092F60">
        <w:rPr>
          <w:rFonts w:ascii="Times New Roman" w:hAnsi="Times New Roman" w:cs="Times New Roman"/>
        </w:rPr>
        <w:t>.</w:t>
      </w:r>
      <w:r w:rsidR="00B42060">
        <w:rPr>
          <w:rFonts w:ascii="Times New Roman" w:hAnsi="Times New Roman" w:cs="Times New Roman"/>
        </w:rPr>
        <w:t xml:space="preserve"> </w:t>
      </w:r>
      <w:r>
        <w:rPr>
          <w:rFonts w:ascii="Times New Roman" w:hAnsi="Times New Roman" w:cs="Times New Roman"/>
        </w:rPr>
        <w:t>T</w:t>
      </w:r>
      <w:r w:rsidR="00092F60">
        <w:rPr>
          <w:rFonts w:ascii="Times New Roman" w:hAnsi="Times New Roman" w:cs="Times New Roman"/>
        </w:rPr>
        <w:t xml:space="preserve">he </w:t>
      </w:r>
      <w:r w:rsidR="00AB13B4">
        <w:rPr>
          <w:rFonts w:ascii="Times New Roman" w:hAnsi="Times New Roman" w:cs="Times New Roman"/>
        </w:rPr>
        <w:t xml:space="preserve">majority of </w:t>
      </w:r>
      <w:r w:rsidR="00820BE3">
        <w:rPr>
          <w:rFonts w:ascii="Times New Roman" w:hAnsi="Times New Roman" w:cs="Times New Roman"/>
        </w:rPr>
        <w:t>genotype-by-abiotic environment</w:t>
      </w:r>
      <w:r w:rsidR="000C2B9A">
        <w:rPr>
          <w:rFonts w:ascii="Times New Roman" w:hAnsi="Times New Roman" w:cs="Times New Roman"/>
        </w:rPr>
        <w:t xml:space="preserve"> </w:t>
      </w:r>
      <w:r w:rsidR="00B42060">
        <w:rPr>
          <w:rFonts w:ascii="Times New Roman" w:hAnsi="Times New Roman" w:cs="Times New Roman"/>
        </w:rPr>
        <w:t xml:space="preserve">studies </w:t>
      </w:r>
      <w:r>
        <w:rPr>
          <w:rFonts w:ascii="Times New Roman" w:hAnsi="Times New Roman" w:cs="Times New Roman"/>
        </w:rPr>
        <w:t xml:space="preserve">to date </w:t>
      </w:r>
      <w:r w:rsidR="00AB13B4">
        <w:rPr>
          <w:rFonts w:ascii="Times New Roman" w:hAnsi="Times New Roman" w:cs="Times New Roman"/>
        </w:rPr>
        <w:t>have</w:t>
      </w:r>
      <w:r w:rsidR="00092F60">
        <w:rPr>
          <w:rFonts w:ascii="Times New Roman" w:hAnsi="Times New Roman" w:cs="Times New Roman"/>
        </w:rPr>
        <w:t xml:space="preserve"> </w:t>
      </w:r>
      <w:r>
        <w:rPr>
          <w:rFonts w:ascii="Times New Roman" w:hAnsi="Times New Roman" w:cs="Times New Roman"/>
        </w:rPr>
        <w:t xml:space="preserve">used fertilizers to </w:t>
      </w:r>
      <w:r w:rsidR="00092F60">
        <w:rPr>
          <w:rFonts w:ascii="Times New Roman" w:hAnsi="Times New Roman" w:cs="Times New Roman"/>
        </w:rPr>
        <w:t xml:space="preserve">manipulate </w:t>
      </w:r>
      <w:r w:rsidR="000F6EEC">
        <w:rPr>
          <w:rFonts w:ascii="Times New Roman" w:hAnsi="Times New Roman" w:cs="Times New Roman"/>
        </w:rPr>
        <w:t xml:space="preserve">soil </w:t>
      </w:r>
      <w:r>
        <w:rPr>
          <w:rFonts w:ascii="Times New Roman" w:hAnsi="Times New Roman" w:cs="Times New Roman"/>
        </w:rPr>
        <w:t>nutrient availability</w:t>
      </w:r>
      <w:r w:rsidR="001C3790">
        <w:rPr>
          <w:rFonts w:ascii="Times New Roman" w:hAnsi="Times New Roman" w:cs="Times New Roman"/>
        </w:rPr>
        <w:t xml:space="preserve"> (</w:t>
      </w:r>
      <w:r w:rsidR="00B42060">
        <w:rPr>
          <w:rFonts w:ascii="Times New Roman" w:hAnsi="Times New Roman" w:cs="Times New Roman"/>
        </w:rPr>
        <w:t>Abdala-Roberts and Mooney 2013</w:t>
      </w:r>
      <w:r w:rsidR="00092F60">
        <w:rPr>
          <w:rFonts w:ascii="Times New Roman" w:hAnsi="Times New Roman" w:cs="Times New Roman"/>
        </w:rPr>
        <w:t>, Orians and Fritz 1996</w:t>
      </w:r>
      <w:r w:rsidR="00B42060">
        <w:rPr>
          <w:rFonts w:ascii="Times New Roman" w:hAnsi="Times New Roman" w:cs="Times New Roman"/>
        </w:rPr>
        <w:t>, Stiling and Rossi 1996</w:t>
      </w:r>
      <w:r w:rsidR="00092F60">
        <w:rPr>
          <w:rFonts w:ascii="Times New Roman" w:hAnsi="Times New Roman" w:cs="Times New Roman"/>
        </w:rPr>
        <w:t>)</w:t>
      </w:r>
      <w:r w:rsidR="00AB13B4">
        <w:rPr>
          <w:rFonts w:ascii="Times New Roman" w:hAnsi="Times New Roman" w:cs="Times New Roman"/>
        </w:rPr>
        <w:t>, but it is unclear whether these manipulations reflect natural variation in soil nutrient</w:t>
      </w:r>
      <w:r>
        <w:rPr>
          <w:rFonts w:ascii="Times New Roman" w:hAnsi="Times New Roman" w:cs="Times New Roman"/>
        </w:rPr>
        <w:t>s</w:t>
      </w:r>
      <w:r w:rsidR="00AB13B4">
        <w:rPr>
          <w:rFonts w:ascii="Times New Roman" w:hAnsi="Times New Roman" w:cs="Times New Roman"/>
        </w:rPr>
        <w:t>.</w:t>
      </w:r>
      <w:r w:rsidR="00B42060">
        <w:rPr>
          <w:rFonts w:ascii="Times New Roman" w:hAnsi="Times New Roman" w:cs="Times New Roman"/>
        </w:rPr>
        <w:t xml:space="preserve"> This may explain why the effects of variation in</w:t>
      </w:r>
      <w:r w:rsidR="00766D03">
        <w:rPr>
          <w:rFonts w:ascii="Times New Roman" w:hAnsi="Times New Roman" w:cs="Times New Roman"/>
        </w:rPr>
        <w:t xml:space="preserve"> soil </w:t>
      </w:r>
      <w:r w:rsidR="00820BE3">
        <w:rPr>
          <w:rFonts w:ascii="Times New Roman" w:hAnsi="Times New Roman" w:cs="Times New Roman"/>
        </w:rPr>
        <w:t xml:space="preserve">nutrients </w:t>
      </w:r>
      <w:r w:rsidR="00766D03">
        <w:rPr>
          <w:rFonts w:ascii="Times New Roman" w:hAnsi="Times New Roman" w:cs="Times New Roman"/>
        </w:rPr>
        <w:t>range from being independent and weak</w:t>
      </w:r>
      <w:r w:rsidR="00B42060">
        <w:rPr>
          <w:rFonts w:ascii="Times New Roman" w:hAnsi="Times New Roman" w:cs="Times New Roman"/>
        </w:rPr>
        <w:t xml:space="preserve"> (Abdala-Roberts 2013) to </w:t>
      </w:r>
      <w:r w:rsidR="00766D03">
        <w:rPr>
          <w:rFonts w:ascii="Times New Roman" w:hAnsi="Times New Roman" w:cs="Times New Roman"/>
        </w:rPr>
        <w:t xml:space="preserve">being </w:t>
      </w:r>
      <w:r w:rsidR="00B42060">
        <w:rPr>
          <w:rFonts w:ascii="Times New Roman" w:hAnsi="Times New Roman" w:cs="Times New Roman"/>
        </w:rPr>
        <w:t>strong</w:t>
      </w:r>
      <w:r w:rsidR="00766D03">
        <w:rPr>
          <w:rFonts w:ascii="Times New Roman" w:hAnsi="Times New Roman" w:cs="Times New Roman"/>
        </w:rPr>
        <w:t xml:space="preserve"> modifiers </w:t>
      </w:r>
      <w:r w:rsidR="00B42060">
        <w:rPr>
          <w:rFonts w:ascii="Times New Roman" w:hAnsi="Times New Roman" w:cs="Times New Roman"/>
        </w:rPr>
        <w:t>(Orians and Fritz 1996)</w:t>
      </w:r>
      <w:r w:rsidR="00766D03">
        <w:rPr>
          <w:rFonts w:ascii="Times New Roman" w:hAnsi="Times New Roman" w:cs="Times New Roman"/>
        </w:rPr>
        <w:t xml:space="preserve"> of host-plant genotype on arthropod communities</w:t>
      </w:r>
      <w:r w:rsidR="00B42060">
        <w:rPr>
          <w:rFonts w:ascii="Times New Roman" w:hAnsi="Times New Roman" w:cs="Times New Roman"/>
        </w:rPr>
        <w:t>.</w:t>
      </w:r>
      <w:r w:rsidR="00AB13B4">
        <w:rPr>
          <w:rFonts w:ascii="Times New Roman" w:hAnsi="Times New Roman" w:cs="Times New Roman"/>
        </w:rPr>
        <w:t xml:space="preserve"> The one other</w:t>
      </w:r>
      <w:r w:rsidR="00C07DC5">
        <w:rPr>
          <w:rFonts w:ascii="Times New Roman" w:hAnsi="Times New Roman" w:cs="Times New Roman"/>
        </w:rPr>
        <w:t xml:space="preserve"> genotype-by-abiotic environment</w:t>
      </w:r>
      <w:r w:rsidR="00AB13B4">
        <w:rPr>
          <w:rFonts w:ascii="Times New Roman" w:hAnsi="Times New Roman" w:cs="Times New Roman"/>
        </w:rPr>
        <w:t xml:space="preserve"> study we are aware </w:t>
      </w:r>
      <w:r w:rsidR="005F7D4A">
        <w:rPr>
          <w:rFonts w:ascii="Times New Roman" w:hAnsi="Times New Roman" w:cs="Times New Roman"/>
        </w:rPr>
        <w:t xml:space="preserve">of </w:t>
      </w:r>
      <w:r w:rsidR="00820BE3">
        <w:rPr>
          <w:rFonts w:ascii="Times New Roman" w:hAnsi="Times New Roman" w:cs="Times New Roman"/>
        </w:rPr>
        <w:t xml:space="preserve">manipulated sun exposure to sea daisy </w:t>
      </w:r>
      <w:r w:rsidR="00AB13B4">
        <w:rPr>
          <w:rFonts w:ascii="Times New Roman" w:hAnsi="Times New Roman" w:cs="Times New Roman"/>
        </w:rPr>
        <w:t>(</w:t>
      </w:r>
      <w:r w:rsidR="00820BE3">
        <w:rPr>
          <w:rFonts w:ascii="Times New Roman" w:hAnsi="Times New Roman" w:cs="Times New Roman"/>
          <w:i/>
        </w:rPr>
        <w:t>Borrichia frutescens</w:t>
      </w:r>
      <w:r w:rsidR="00820BE3" w:rsidRPr="00CB30D0">
        <w:rPr>
          <w:rFonts w:ascii="Times New Roman" w:hAnsi="Times New Roman" w:cs="Times New Roman"/>
        </w:rPr>
        <w:t>,</w:t>
      </w:r>
      <w:r w:rsidR="00820BE3">
        <w:rPr>
          <w:rFonts w:ascii="Times New Roman" w:hAnsi="Times New Roman" w:cs="Times New Roman"/>
          <w:i/>
        </w:rPr>
        <w:t xml:space="preserve"> </w:t>
      </w:r>
      <w:r w:rsidR="001C3790">
        <w:rPr>
          <w:rFonts w:ascii="Times New Roman" w:hAnsi="Times New Roman" w:cs="Times New Roman"/>
        </w:rPr>
        <w:t xml:space="preserve">Ross </w:t>
      </w:r>
      <w:r w:rsidR="00820BE3">
        <w:rPr>
          <w:rFonts w:ascii="Times New Roman" w:hAnsi="Times New Roman" w:cs="Times New Roman"/>
        </w:rPr>
        <w:t xml:space="preserve">and Stiling </w:t>
      </w:r>
      <w:r w:rsidR="001C3790">
        <w:rPr>
          <w:rFonts w:ascii="Times New Roman" w:hAnsi="Times New Roman" w:cs="Times New Roman"/>
        </w:rPr>
        <w:t>199</w:t>
      </w:r>
      <w:r w:rsidR="00820BE3">
        <w:rPr>
          <w:rFonts w:ascii="Times New Roman" w:hAnsi="Times New Roman" w:cs="Times New Roman"/>
        </w:rPr>
        <w:t>8</w:t>
      </w:r>
      <w:r w:rsidR="00B83F27">
        <w:rPr>
          <w:rFonts w:ascii="Times New Roman" w:hAnsi="Times New Roman" w:cs="Times New Roman"/>
        </w:rPr>
        <w:t>) and</w:t>
      </w:r>
      <w:r>
        <w:rPr>
          <w:rFonts w:ascii="Times New Roman" w:hAnsi="Times New Roman" w:cs="Times New Roman"/>
        </w:rPr>
        <w:t>, similar to our study,</w:t>
      </w:r>
      <w:r w:rsidR="00B83F27">
        <w:rPr>
          <w:rFonts w:ascii="Times New Roman" w:hAnsi="Times New Roman" w:cs="Times New Roman"/>
        </w:rPr>
        <w:t xml:space="preserve"> they observed</w:t>
      </w:r>
      <w:r w:rsidR="000C2B9A">
        <w:rPr>
          <w:rFonts w:ascii="Times New Roman" w:hAnsi="Times New Roman" w:cs="Times New Roman"/>
        </w:rPr>
        <w:t xml:space="preserve"> strong, </w:t>
      </w:r>
      <w:r w:rsidR="00766D03">
        <w:rPr>
          <w:rFonts w:ascii="Times New Roman" w:hAnsi="Times New Roman" w:cs="Times New Roman"/>
        </w:rPr>
        <w:t>independent</w:t>
      </w:r>
      <w:r w:rsidR="000C2B9A">
        <w:rPr>
          <w:rFonts w:ascii="Times New Roman" w:hAnsi="Times New Roman" w:cs="Times New Roman"/>
        </w:rPr>
        <w:t xml:space="preserve"> effects of shade on densities of the gall midge, </w:t>
      </w:r>
      <w:r w:rsidR="000C2B9A" w:rsidRPr="000C2B9A">
        <w:rPr>
          <w:rFonts w:ascii="Times New Roman" w:hAnsi="Times New Roman" w:cs="Times New Roman"/>
          <w:i/>
        </w:rPr>
        <w:t>Asphondylia borrichiae</w:t>
      </w:r>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w:t>
      </w:r>
      <w:r>
        <w:rPr>
          <w:rFonts w:ascii="Times New Roman" w:hAnsi="Times New Roman" w:cs="Times New Roman"/>
        </w:rPr>
        <w:t>associated communities</w:t>
      </w:r>
      <w:r w:rsidR="00AB13B4">
        <w:rPr>
          <w:rFonts w:ascii="Times New Roman" w:hAnsi="Times New Roman" w:cs="Times New Roman"/>
        </w:rPr>
        <w:t>,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7221DBEC" w14:textId="77504723" w:rsidR="00357D6A" w:rsidRDefault="00BD6913" w:rsidP="00357D6A">
      <w:pPr>
        <w:spacing w:line="480" w:lineRule="auto"/>
        <w:rPr>
          <w:rFonts w:ascii="Times New Roman" w:hAnsi="Times New Roman" w:cs="Times New Roman"/>
        </w:rPr>
      </w:pPr>
      <w:r>
        <w:rPr>
          <w:rFonts w:ascii="Times New Roman" w:hAnsi="Times New Roman" w:cs="Times New Roman"/>
        </w:rPr>
        <w:t>Although</w:t>
      </w:r>
      <w:r w:rsidR="00B40897">
        <w:rPr>
          <w:rFonts w:ascii="Times New Roman" w:hAnsi="Times New Roman" w:cs="Times New Roman"/>
        </w:rPr>
        <w:t xml:space="preserve"> diverse assemblages of above and belowground taxa colonize host plants</w:t>
      </w:r>
      <w:r>
        <w:rPr>
          <w:rFonts w:ascii="Times New Roman" w:hAnsi="Times New Roman" w:cs="Times New Roman"/>
        </w:rPr>
        <w:t xml:space="preserve">, there are no genotype-by-environment studies, to our knowledge, that have simultaneously measured the responses of </w:t>
      </w:r>
      <w:r w:rsidR="00B40897">
        <w:rPr>
          <w:rFonts w:ascii="Times New Roman" w:hAnsi="Times New Roman" w:cs="Times New Roman"/>
        </w:rPr>
        <w:t xml:space="preserve">above and belowground </w:t>
      </w:r>
      <w:r w:rsidR="00357D6A">
        <w:rPr>
          <w:rFonts w:ascii="Times New Roman" w:hAnsi="Times New Roman" w:cs="Times New Roman"/>
        </w:rPr>
        <w:t>assemblages</w:t>
      </w:r>
      <w:r>
        <w:rPr>
          <w:rFonts w:ascii="Times New Roman" w:hAnsi="Times New Roman" w:cs="Times New Roman"/>
        </w:rPr>
        <w:t>.</w:t>
      </w:r>
      <w:r w:rsidR="00357D6A" w:rsidRPr="00357D6A">
        <w:rPr>
          <w:rFonts w:ascii="Times New Roman" w:hAnsi="Times New Roman" w:cs="Times New Roman"/>
        </w:rPr>
        <w:t xml:space="preserve"> </w:t>
      </w:r>
      <w:r w:rsidR="00357D6A">
        <w:rPr>
          <w:rFonts w:ascii="Times New Roman" w:hAnsi="Times New Roman" w:cs="Times New Roman"/>
        </w:rPr>
        <w:t>We found that foliar arthropods, ectomycorrhiza, and root microbes all responded differently to willow genetic and environmental variation, suggesting that these communities are</w:t>
      </w:r>
      <w:r w:rsidR="00137CB9">
        <w:rPr>
          <w:rFonts w:ascii="Times New Roman" w:hAnsi="Times New Roman" w:cs="Times New Roman"/>
        </w:rPr>
        <w:t xml:space="preserve"> responding to different plant traits and environmental correlates of wind exposure.</w:t>
      </w:r>
      <w:r w:rsidR="00357D6A">
        <w:rPr>
          <w:rFonts w:ascii="Times New Roman" w:hAnsi="Times New Roman" w:cs="Times New Roman"/>
        </w:rPr>
        <w:t xml:space="preserve"> Similarly, </w:t>
      </w:r>
      <w:r w:rsidR="00226F0A">
        <w:rPr>
          <w:rFonts w:ascii="Times New Roman" w:hAnsi="Times New Roman" w:cs="Times New Roman"/>
        </w:rPr>
        <w:t xml:space="preserve">Lamit </w:t>
      </w:r>
      <w:r w:rsidR="00226F0A" w:rsidRPr="00CB30D0">
        <w:rPr>
          <w:rFonts w:ascii="Times New Roman" w:hAnsi="Times New Roman" w:cs="Times New Roman"/>
          <w:i/>
        </w:rPr>
        <w:t>et al.</w:t>
      </w:r>
      <w:r w:rsidR="00226F0A">
        <w:rPr>
          <w:rFonts w:ascii="Times New Roman" w:hAnsi="Times New Roman" w:cs="Times New Roman"/>
        </w:rPr>
        <w:t xml:space="preserve"> (2015) found that </w:t>
      </w:r>
      <w:r w:rsidR="00357D6A">
        <w:rPr>
          <w:rFonts w:ascii="Times New Roman" w:hAnsi="Times New Roman" w:cs="Times New Roman"/>
        </w:rPr>
        <w:t>communities of foliar arthropods and ectomycorrhiza did not covary across genotypes of narrowleaf cottonwood (</w:t>
      </w:r>
      <w:r w:rsidR="00357D6A" w:rsidRPr="00544571">
        <w:rPr>
          <w:rFonts w:ascii="Times New Roman" w:hAnsi="Times New Roman" w:cs="Times New Roman"/>
          <w:i/>
        </w:rPr>
        <w:t>Populus angustifolia</w:t>
      </w:r>
      <w:r w:rsidR="00365160">
        <w:rPr>
          <w:rFonts w:ascii="Times New Roman" w:hAnsi="Times New Roman" w:cs="Times New Roman"/>
        </w:rPr>
        <w:t>). The</w:t>
      </w:r>
      <w:r w:rsidR="00357D6A">
        <w:rPr>
          <w:rFonts w:ascii="Times New Roman" w:hAnsi="Times New Roman" w:cs="Times New Roman"/>
        </w:rPr>
        <w:t xml:space="preserve"> lack of covariation</w:t>
      </w:r>
      <w:r w:rsidR="00365160">
        <w:rPr>
          <w:rFonts w:ascii="Times New Roman" w:hAnsi="Times New Roman" w:cs="Times New Roman"/>
        </w:rPr>
        <w:t xml:space="preserve"> between these communities</w:t>
      </w:r>
      <w:r w:rsidR="00357D6A">
        <w:rPr>
          <w:rFonts w:ascii="Times New Roman" w:hAnsi="Times New Roman" w:cs="Times New Roman"/>
        </w:rPr>
        <w:t xml:space="preserve"> is likely because </w:t>
      </w:r>
      <w:r w:rsidR="00137CB9">
        <w:rPr>
          <w:rFonts w:ascii="Times New Roman" w:hAnsi="Times New Roman" w:cs="Times New Roman"/>
        </w:rPr>
        <w:t>these assemblages</w:t>
      </w:r>
      <w:r w:rsidR="00357D6A">
        <w:rPr>
          <w:rFonts w:ascii="Times New Roman" w:hAnsi="Times New Roman" w:cs="Times New Roman"/>
        </w:rPr>
        <w:t xml:space="preserve"> are responding to different plant traits, although we did not fully identify the </w:t>
      </w:r>
      <w:r w:rsidR="00365160">
        <w:rPr>
          <w:rFonts w:ascii="Times New Roman" w:hAnsi="Times New Roman" w:cs="Times New Roman"/>
        </w:rPr>
        <w:t xml:space="preserve">root </w:t>
      </w:r>
      <w:r w:rsidR="00357D6A">
        <w:rPr>
          <w:rFonts w:ascii="Times New Roman" w:hAnsi="Times New Roman" w:cs="Times New Roman"/>
        </w:rPr>
        <w:t>traits mediating ectomycorrhiza</w:t>
      </w:r>
      <w:r w:rsidR="00137CB9">
        <w:rPr>
          <w:rFonts w:ascii="Times New Roman" w:hAnsi="Times New Roman" w:cs="Times New Roman"/>
        </w:rPr>
        <w:t xml:space="preserve"> and bacteria</w:t>
      </w:r>
      <w:r w:rsidR="00357D6A">
        <w:rPr>
          <w:rFonts w:ascii="Times New Roman" w:hAnsi="Times New Roman" w:cs="Times New Roman"/>
        </w:rPr>
        <w:t xml:space="preserve"> colonization. </w:t>
      </w:r>
      <w:r w:rsidR="00365160">
        <w:rPr>
          <w:rFonts w:ascii="Times New Roman" w:hAnsi="Times New Roman" w:cs="Times New Roman"/>
        </w:rPr>
        <w:t>While we have made substantial progress in the past decade understanding plant-arthropod interactions, it is time that community genetics research turns its attention belowground to understand the plant traits influencing these diverse assemblages. This will have the added benefit of understanding associations between above and belowground traits which will be important for predicting when we would expect linkages between above and belowground communities.</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7DD57CAC"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r w:rsidR="00B0414D">
        <w:rPr>
          <w:rFonts w:ascii="Times New Roman" w:hAnsi="Times New Roman" w:cs="Times New Roman"/>
        </w:rPr>
        <w:t>s</w:t>
      </w:r>
      <w:r>
        <w:rPr>
          <w:rFonts w:ascii="Times New Roman" w:hAnsi="Times New Roman" w:cs="Times New Roman"/>
        </w:rPr>
        <w:t xml:space="preserve">.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4B4446">
        <w:rPr>
          <w:rFonts w:ascii="Times New Roman" w:hAnsi="Times New Roman" w:cs="Times New Roman"/>
        </w:rPr>
        <w:t xml:space="preserve"> (i.e. sensitivity to specific environmental factors)</w:t>
      </w:r>
      <w:r w:rsidR="001870E8">
        <w:rPr>
          <w:rFonts w:ascii="Times New Roman" w:hAnsi="Times New Roman" w:cs="Times New Roman"/>
        </w:rPr>
        <w: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he effects of willow genetic variation were clear at both the level of plant traits and the community structure of foliar arthropods and ectomycorrhiza.</w:t>
      </w:r>
      <w:r w:rsidR="00B8604C">
        <w:rPr>
          <w:rFonts w:ascii="Times New Roman" w:hAnsi="Times New Roman" w:cs="Times New Roman"/>
        </w:rPr>
        <w:t xml:space="preserve"> Importantly, this suggests that host-plant evolution can have a strong influence on these communities. Future </w:t>
      </w:r>
      <w:r w:rsidR="006668AE">
        <w:rPr>
          <w:rFonts w:ascii="Times New Roman" w:hAnsi="Times New Roman" w:cs="Times New Roman"/>
        </w:rPr>
        <w:t>studies</w:t>
      </w:r>
      <w:r w:rsidR="00B8604C">
        <w:rPr>
          <w:rFonts w:ascii="Times New Roman" w:hAnsi="Times New Roman" w:cs="Times New Roman"/>
        </w:rPr>
        <w:t xml:space="preserve"> </w:t>
      </w:r>
      <w:r w:rsidR="00B0414D">
        <w:rPr>
          <w:rFonts w:ascii="Times New Roman" w:hAnsi="Times New Roman" w:cs="Times New Roman"/>
        </w:rPr>
        <w:t>should</w:t>
      </w:r>
      <w:r w:rsidR="00B8604C">
        <w:rPr>
          <w:rFonts w:ascii="Times New Roman" w:hAnsi="Times New Roman" w:cs="Times New Roman"/>
        </w:rPr>
        <w:t xml:space="preserve">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w:t>
      </w:r>
      <w:r w:rsidR="004B4446">
        <w:rPr>
          <w:rFonts w:ascii="Times New Roman" w:hAnsi="Times New Roman" w:cs="Times New Roman"/>
        </w:rPr>
        <w:t xml:space="preserve">diverse </w:t>
      </w:r>
      <w:r w:rsidR="00B8604C">
        <w:rPr>
          <w:rFonts w:ascii="Times New Roman" w:hAnsi="Times New Roman" w:cs="Times New Roman"/>
        </w:rPr>
        <w:t>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r>
        <w:rPr>
          <w:rFonts w:ascii="Times New Roman" w:hAnsi="Times New Roman" w:cs="Times New Roman"/>
        </w:rPr>
        <w:t>Pickart</w:t>
      </w:r>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Lanphere Dunes and for </w:t>
      </w:r>
      <w:r w:rsidRPr="00AA7A77">
        <w:rPr>
          <w:rFonts w:ascii="Times New Roman" w:hAnsi="Times New Roman" w:cs="Times New Roman"/>
        </w:rPr>
        <w:t xml:space="preserve">facilitating experimental logistics. L. Mackas-Burns assisted with the fieldwork. </w:t>
      </w:r>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 G</w:t>
      </w:r>
      <w:r>
        <w:rPr>
          <w:rFonts w:ascii="Times New Roman" w:hAnsi="Times New Roman" w:cs="Times New Roman"/>
        </w:rPr>
        <w:t>.</w:t>
      </w:r>
      <w:r w:rsidRPr="00AA7A77">
        <w:rPr>
          <w:rFonts w:ascii="Times New Roman" w:hAnsi="Times New Roman" w:cs="Times New Roman"/>
        </w:rPr>
        <w:t xml:space="preserve">M. Crutsinger was supported by the Miller Institute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241F039" w14:textId="288957F3" w:rsidR="004B4446" w:rsidRPr="004B4446" w:rsidRDefault="00D31A53" w:rsidP="004B4446">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noProof/>
          <w:color w:val="000000"/>
        </w:rPr>
        <w:br/>
        <w:t>1.</w:t>
      </w:r>
      <w:r w:rsidR="004B4446" w:rsidRPr="004B4446">
        <w:rPr>
          <w:rFonts w:ascii="Times New Roman" w:hAnsi="Times New Roman" w:cs="Times New Roman"/>
          <w:noProof/>
          <w:color w:val="000000"/>
        </w:rPr>
        <w:br/>
        <w:t>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L., Agrawal, A. &amp; Mooney, K. (2012). Ant–aphid interactions on Asclepias syriaca are mediated by plant genotype and caterpillar damage. </w:t>
      </w:r>
      <w:r w:rsidR="004B4446" w:rsidRPr="004B4446">
        <w:rPr>
          <w:rFonts w:ascii="Times New Roman" w:hAnsi="Times New Roman" w:cs="Times New Roman"/>
          <w:i/>
          <w:iCs/>
          <w:noProof/>
          <w:color w:val="000000"/>
        </w:rPr>
        <w:t>Oikos</w:t>
      </w:r>
      <w:r w:rsidR="004B4446" w:rsidRPr="004B4446">
        <w:rPr>
          <w:rFonts w:ascii="Times New Roman" w:hAnsi="Times New Roman" w:cs="Times New Roman"/>
          <w:noProof/>
          <w:color w:val="000000"/>
        </w:rPr>
        <w:t>, 1905–1913.</w:t>
      </w:r>
    </w:p>
    <w:p w14:paraId="36A97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w:t>
      </w:r>
      <w:r w:rsidRPr="004B4446">
        <w:rPr>
          <w:rFonts w:ascii="Times New Roman" w:hAnsi="Times New Roman" w:cs="Times New Roman"/>
          <w:noProof/>
          <w:color w:val="000000"/>
        </w:rPr>
        <w:br/>
        <w:t xml:space="preserve">Agrawal, A.A. &amp; Zandt, P.A. (2003). Ecological play in the coevolutionary theatre: genetic and environmental determinants of attack by a specialist weevil on milkweed.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91, 1049–1059.</w:t>
      </w:r>
    </w:p>
    <w:p w14:paraId="1DEC132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w:t>
      </w:r>
      <w:r w:rsidRPr="004B4446">
        <w:rPr>
          <w:rFonts w:ascii="Times New Roman" w:hAnsi="Times New Roman" w:cs="Times New Roman"/>
          <w:noProof/>
          <w:color w:val="000000"/>
        </w:rPr>
        <w:br/>
        <w:t xml:space="preserve">Antonovics, J. (1992). Toward community genetics. </w:t>
      </w:r>
      <w:r w:rsidRPr="004B4446">
        <w:rPr>
          <w:rFonts w:ascii="Times New Roman" w:hAnsi="Times New Roman" w:cs="Times New Roman"/>
          <w:i/>
          <w:iCs/>
          <w:noProof/>
          <w:color w:val="000000"/>
        </w:rPr>
        <w:t>Plant resistance to herbivores and pathogens: ecology, evolution, and genetics</w:t>
      </w:r>
      <w:r w:rsidRPr="004B4446">
        <w:rPr>
          <w:rFonts w:ascii="Times New Roman" w:hAnsi="Times New Roman" w:cs="Times New Roman"/>
          <w:noProof/>
          <w:color w:val="000000"/>
        </w:rPr>
        <w:t>, 426–449.</w:t>
      </w:r>
    </w:p>
    <w:p w14:paraId="04A67A8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4.</w:t>
      </w:r>
      <w:r w:rsidRPr="004B4446">
        <w:rPr>
          <w:rFonts w:ascii="Times New Roman" w:hAnsi="Times New Roman" w:cs="Times New Roman"/>
          <w:noProof/>
          <w:color w:val="000000"/>
        </w:rPr>
        <w:br/>
        <w:t xml:space="preserve">Bailey, Schweitzer, Ubeda, Koricheva, LeRoy, Madritch,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From genes to ecosystems: a synthesis of the effects of plant genetic factors across levels of organization. </w:t>
      </w:r>
      <w:r w:rsidRPr="004B4446">
        <w:rPr>
          <w:rFonts w:ascii="Times New Roman" w:hAnsi="Times New Roman" w:cs="Times New Roman"/>
          <w:i/>
          <w:iCs/>
          <w:noProof/>
          <w:color w:val="000000"/>
        </w:rPr>
        <w:t>Philosophical Transactions of the Royal Society B: Biological Sciences</w:t>
      </w:r>
      <w:r w:rsidRPr="004B4446">
        <w:rPr>
          <w:rFonts w:ascii="Times New Roman" w:hAnsi="Times New Roman" w:cs="Times New Roman"/>
          <w:noProof/>
          <w:color w:val="000000"/>
        </w:rPr>
        <w:t>, 1607–1616.</w:t>
      </w:r>
    </w:p>
    <w:p w14:paraId="01B881D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5.</w:t>
      </w:r>
      <w:r w:rsidRPr="004B4446">
        <w:rPr>
          <w:rFonts w:ascii="Times New Roman" w:hAnsi="Times New Roman" w:cs="Times New Roman"/>
          <w:noProof/>
          <w:color w:val="000000"/>
        </w:rPr>
        <w:br/>
        <w:t xml:space="preserve">Barbour, M., Fortuna, M., Bascompte, J., Nicholson, J., Julkunen-Tiitto, R., Jules, 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(2016). Genetic specificity of a plant–insect food web: Implications for linking genetic variation to network complexity. </w:t>
      </w:r>
      <w:r w:rsidRPr="004B4446">
        <w:rPr>
          <w:rFonts w:ascii="Times New Roman" w:hAnsi="Times New Roman" w:cs="Times New Roman"/>
          <w:i/>
          <w:iCs/>
          <w:noProof/>
          <w:color w:val="000000"/>
        </w:rPr>
        <w:t>Proceedings of the National Academy of Sciences</w:t>
      </w:r>
      <w:r w:rsidRPr="004B4446">
        <w:rPr>
          <w:rFonts w:ascii="Times New Roman" w:hAnsi="Times New Roman" w:cs="Times New Roman"/>
          <w:noProof/>
          <w:color w:val="000000"/>
        </w:rPr>
        <w:t>, 2128–2133.</w:t>
      </w:r>
    </w:p>
    <w:p w14:paraId="1E58D57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6.</w:t>
      </w:r>
      <w:r w:rsidRPr="004B4446">
        <w:rPr>
          <w:rFonts w:ascii="Times New Roman" w:hAnsi="Times New Roman" w:cs="Times New Roman"/>
          <w:noProof/>
          <w:color w:val="000000"/>
        </w:rPr>
        <w:br/>
        <w:t xml:space="preserve">Barbour, M.A., Rodriguez-Cabal, M.A., Wu, E.T., Julkunen-Tiitto, R., Ritland, C.E., Miscampbell, A.E.,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Multiple plant traits shape the genetic basis of herbivore community assembly. </w:t>
      </w:r>
      <w:r w:rsidRPr="004B4446">
        <w:rPr>
          <w:rFonts w:ascii="Times New Roman" w:hAnsi="Times New Roman" w:cs="Times New Roman"/>
          <w:i/>
          <w:iCs/>
          <w:noProof/>
          <w:color w:val="000000"/>
        </w:rPr>
        <w:t>Functional Ecology</w:t>
      </w:r>
      <w:r w:rsidRPr="004B4446">
        <w:rPr>
          <w:rFonts w:ascii="Times New Roman" w:hAnsi="Times New Roman" w:cs="Times New Roman"/>
          <w:noProof/>
          <w:color w:val="000000"/>
        </w:rPr>
        <w:t>, 29, 995–1006.</w:t>
      </w:r>
    </w:p>
    <w:p w14:paraId="5101117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7.</w:t>
      </w:r>
      <w:r w:rsidRPr="004B4446">
        <w:rPr>
          <w:rFonts w:ascii="Times New Roman" w:hAnsi="Times New Roman" w:cs="Times New Roman"/>
          <w:noProof/>
          <w:color w:val="000000"/>
        </w:rPr>
        <w:br/>
        <w:t xml:space="preserve">Bolker, B., Brooks, M., Clark, C., Geange, S., Poulsen, J., Stevens, 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Generalized linear mixed models: a practical guide for ecology and evolution. </w:t>
      </w:r>
      <w:r w:rsidRPr="004B4446">
        <w:rPr>
          <w:rFonts w:ascii="Times New Roman" w:hAnsi="Times New Roman" w:cs="Times New Roman"/>
          <w:i/>
          <w:iCs/>
          <w:noProof/>
          <w:color w:val="000000"/>
        </w:rPr>
        <w:t>Trends in Ecology &amp; Evolution</w:t>
      </w:r>
      <w:r w:rsidRPr="004B4446">
        <w:rPr>
          <w:rFonts w:ascii="Times New Roman" w:hAnsi="Times New Roman" w:cs="Times New Roman"/>
          <w:noProof/>
          <w:color w:val="000000"/>
        </w:rPr>
        <w:t>, 24.</w:t>
      </w:r>
    </w:p>
    <w:p w14:paraId="3107E2A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8.</w:t>
      </w:r>
      <w:r w:rsidRPr="004B4446">
        <w:rPr>
          <w:rFonts w:ascii="Times New Roman" w:hAnsi="Times New Roman" w:cs="Times New Roman"/>
          <w:noProof/>
          <w:color w:val="000000"/>
        </w:rPr>
        <w:br/>
        <w:t xml:space="preserve">Crutsinger, G. (2015). A community genetics perspective: opportunities for the coming decade. </w:t>
      </w:r>
      <w:r w:rsidRPr="004B4446">
        <w:rPr>
          <w:rFonts w:ascii="Times New Roman" w:hAnsi="Times New Roman" w:cs="Times New Roman"/>
          <w:i/>
          <w:iCs/>
          <w:noProof/>
          <w:color w:val="000000"/>
        </w:rPr>
        <w:t>The New phytologist</w:t>
      </w:r>
      <w:r w:rsidRPr="004B4446">
        <w:rPr>
          <w:rFonts w:ascii="Times New Roman" w:hAnsi="Times New Roman" w:cs="Times New Roman"/>
          <w:noProof/>
          <w:color w:val="000000"/>
        </w:rPr>
        <w:t>, 65–70.</w:t>
      </w:r>
    </w:p>
    <w:p w14:paraId="168F64D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9.</w:t>
      </w:r>
      <w:r w:rsidRPr="004B4446">
        <w:rPr>
          <w:rFonts w:ascii="Times New Roman" w:hAnsi="Times New Roman" w:cs="Times New Roman"/>
          <w:noProof/>
          <w:color w:val="000000"/>
        </w:rPr>
        <w:br/>
        <w:t xml:space="preserve">Crutsinger, G.M., Reynolds, W., Classen, A.T. &amp; Sanders, N.J. (2008). Disparate effects of plant genotypic diversity on foliage and litter arthropod communities.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w:t>
      </w:r>
    </w:p>
    <w:p w14:paraId="161C076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10.</w:t>
      </w:r>
      <w:r w:rsidRPr="004B4446">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w:t>
      </w:r>
    </w:p>
    <w:p w14:paraId="4C5429C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11.</w:t>
      </w:r>
      <w:r w:rsidRPr="004B4446">
        <w:rPr>
          <w:rFonts w:ascii="Times New Roman" w:hAnsi="Times New Roman" w:cs="Times New Roman"/>
          <w:noProof/>
          <w:color w:val="000000"/>
        </w:rPr>
        <w:br/>
        <w:t xml:space="preserve">Crutsinger, G.M. &amp; Sanders, N.J. (2005). Aphid-tending ants affect secondary users in leaf shelters and rates of herbivory on Salix hookeriana in a coastal dune habitat. </w:t>
      </w:r>
      <w:r w:rsidRPr="004B4446">
        <w:rPr>
          <w:rFonts w:ascii="Times New Roman" w:hAnsi="Times New Roman" w:cs="Times New Roman"/>
          <w:i/>
          <w:iCs/>
          <w:noProof/>
          <w:color w:val="000000"/>
        </w:rPr>
        <w:t>American Midland Naturalist</w:t>
      </w:r>
      <w:r w:rsidRPr="004B4446">
        <w:rPr>
          <w:rFonts w:ascii="Times New Roman" w:hAnsi="Times New Roman" w:cs="Times New Roman"/>
          <w:noProof/>
          <w:color w:val="000000"/>
        </w:rPr>
        <w:t>, 154, 296–304.</w:t>
      </w:r>
    </w:p>
    <w:p w14:paraId="53D43FD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12.</w:t>
      </w:r>
      <w:r w:rsidRPr="004B4446">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4B4446">
        <w:rPr>
          <w:rFonts w:ascii="Times New Roman" w:hAnsi="Times New Roman" w:cs="Times New Roman"/>
          <w:i/>
          <w:iCs/>
          <w:noProof/>
          <w:color w:val="000000"/>
        </w:rPr>
        <w:t>Fems Microbiol Ecol</w:t>
      </w:r>
      <w:r w:rsidRPr="004B4446">
        <w:rPr>
          <w:rFonts w:ascii="Times New Roman" w:hAnsi="Times New Roman" w:cs="Times New Roman"/>
          <w:noProof/>
          <w:color w:val="000000"/>
        </w:rPr>
        <w:t>, 92, fiv148.</w:t>
      </w:r>
    </w:p>
    <w:p w14:paraId="10A2E97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13.</w:t>
      </w:r>
      <w:r w:rsidRPr="004B4446">
        <w:rPr>
          <w:rFonts w:ascii="Times New Roman" w:hAnsi="Times New Roman" w:cs="Times New Roman"/>
          <w:noProof/>
          <w:color w:val="000000"/>
        </w:rPr>
        <w:br/>
        <w:t xml:space="preserve">Floate, K. &amp; Whitham, T. (1994). Aphid-ant interaction reduces chrysomelid herbivory in a cottonwood hybrid zone.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215–221.</w:t>
      </w:r>
    </w:p>
    <w:p w14:paraId="54E2339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14.</w:t>
      </w:r>
      <w:r w:rsidRPr="004B4446">
        <w:rPr>
          <w:rFonts w:ascii="Times New Roman" w:hAnsi="Times New Roman" w:cs="Times New Roman"/>
          <w:noProof/>
          <w:color w:val="000000"/>
        </w:rPr>
        <w:br/>
        <w:t xml:space="preserve">Fritz, R.S. &amp; Price, P.W. (1988). Genetic variation among plants and insect community structure: willows and sawflies.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69, 845–856.</w:t>
      </w:r>
    </w:p>
    <w:p w14:paraId="04E23A1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15.</w:t>
      </w:r>
      <w:r w:rsidRPr="004B4446">
        <w:rPr>
          <w:rFonts w:ascii="Times New Roman" w:hAnsi="Times New Roman" w:cs="Times New Roman"/>
          <w:noProof/>
          <w:color w:val="000000"/>
        </w:rPr>
        <w:br/>
        <w:t xml:space="preserve">Gratani, L. (2014). Plant Phenotypic Plasticity in Response to Environmental Factors. </w:t>
      </w:r>
      <w:r w:rsidRPr="004B4446">
        <w:rPr>
          <w:rFonts w:ascii="Times New Roman" w:hAnsi="Times New Roman" w:cs="Times New Roman"/>
          <w:i/>
          <w:iCs/>
          <w:noProof/>
          <w:color w:val="000000"/>
        </w:rPr>
        <w:t>Advances in Botany</w:t>
      </w:r>
      <w:r w:rsidRPr="004B4446">
        <w:rPr>
          <w:rFonts w:ascii="Times New Roman" w:hAnsi="Times New Roman" w:cs="Times New Roman"/>
          <w:noProof/>
          <w:color w:val="000000"/>
        </w:rPr>
        <w:t>, 2014, 1–17.</w:t>
      </w:r>
    </w:p>
    <w:p w14:paraId="75DC59F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16.</w:t>
      </w:r>
      <w:r w:rsidRPr="004B4446">
        <w:rPr>
          <w:rFonts w:ascii="Times New Roman" w:hAnsi="Times New Roman" w:cs="Times New Roman"/>
          <w:noProof/>
          <w:color w:val="000000"/>
        </w:rPr>
        <w:br/>
        <w:t xml:space="preserve">Hersch-Green, E.I., Turley, N.E. &amp; Johnson, M.T.J. (2011). Community genetics: what have we accomplished and where should we be going? </w:t>
      </w:r>
      <w:r w:rsidRPr="004B4446">
        <w:rPr>
          <w:rFonts w:ascii="Times New Roman" w:hAnsi="Times New Roman" w:cs="Times New Roman"/>
          <w:i/>
          <w:iCs/>
          <w:noProof/>
          <w:color w:val="000000"/>
        </w:rPr>
        <w:t>Phil Trans R Soc B</w:t>
      </w:r>
      <w:r w:rsidRPr="004B4446">
        <w:rPr>
          <w:rFonts w:ascii="Times New Roman" w:hAnsi="Times New Roman" w:cs="Times New Roman"/>
          <w:noProof/>
          <w:color w:val="000000"/>
        </w:rPr>
        <w:t>, 366, 1453–1460.</w:t>
      </w:r>
    </w:p>
    <w:p w14:paraId="2173C34E"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17.</w:t>
      </w:r>
      <w:r w:rsidRPr="004B4446">
        <w:rPr>
          <w:rFonts w:ascii="Times New Roman" w:hAnsi="Times New Roman" w:cs="Times New Roman"/>
          <w:noProof/>
          <w:color w:val="000000"/>
        </w:rPr>
        <w:br/>
        <w:t>Johnson, M. (2008). BOTTOM</w:t>
      </w:r>
      <w:r w:rsidRPr="004B4446">
        <w:rPr>
          <w:rFonts w:ascii="OCR A Std" w:hAnsi="OCR A Std" w:cs="OCR A Std"/>
          <w:noProof/>
          <w:color w:val="000000"/>
        </w:rPr>
        <w:t>‐</w:t>
      </w:r>
      <w:r w:rsidRPr="004B4446">
        <w:rPr>
          <w:rFonts w:ascii="Times New Roman" w:hAnsi="Times New Roman" w:cs="Times New Roman"/>
          <w:noProof/>
          <w:color w:val="000000"/>
        </w:rPr>
        <w:t xml:space="preserve">UP EFFECTS OF PLANT GENOTYPE ON APHIDS, ANTS, AND PREDATORS.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89, 145–154.</w:t>
      </w:r>
    </w:p>
    <w:p w14:paraId="71183CE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18.</w:t>
      </w:r>
      <w:r w:rsidRPr="004B4446">
        <w:rPr>
          <w:rFonts w:ascii="Times New Roman" w:hAnsi="Times New Roman" w:cs="Times New Roman"/>
          <w:noProof/>
          <w:color w:val="000000"/>
        </w:rPr>
        <w:br/>
        <w:t xml:space="preserve">Josse, J. &amp; Husson, F. (2013). Handling missing values in exploratory multivariate data analysis. </w:t>
      </w:r>
      <w:r w:rsidRPr="004B4446">
        <w:rPr>
          <w:rFonts w:ascii="Times New Roman" w:hAnsi="Times New Roman" w:cs="Times New Roman"/>
          <w:i/>
          <w:iCs/>
          <w:noProof/>
          <w:color w:val="000000"/>
        </w:rPr>
        <w:t>Journal de la SFdS</w:t>
      </w:r>
      <w:r w:rsidRPr="004B4446">
        <w:rPr>
          <w:rFonts w:ascii="Times New Roman" w:hAnsi="Times New Roman" w:cs="Times New Roman"/>
          <w:noProof/>
          <w:color w:val="000000"/>
        </w:rPr>
        <w:t>, 153, 79–99.</w:t>
      </w:r>
    </w:p>
    <w:p w14:paraId="49E58B9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19.</w:t>
      </w:r>
      <w:r w:rsidRPr="004B4446">
        <w:rPr>
          <w:rFonts w:ascii="Times New Roman" w:hAnsi="Times New Roman" w:cs="Times New Roman"/>
          <w:noProof/>
          <w:color w:val="000000"/>
        </w:rPr>
        <w:br/>
        <w:t xml:space="preserve">Lamit, L., Busby, P., Lau, M., Compson, Z., Wojtowicz, T., Keith, A.,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Tree genotype mediates covariance among communities from microbes to lichens and arthropods.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103, 840–850.</w:t>
      </w:r>
    </w:p>
    <w:p w14:paraId="0629DF4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20.</w:t>
      </w:r>
      <w:r w:rsidRPr="004B4446">
        <w:rPr>
          <w:rFonts w:ascii="Times New Roman" w:hAnsi="Times New Roman" w:cs="Times New Roman"/>
          <w:noProof/>
          <w:color w:val="000000"/>
        </w:rPr>
        <w:br/>
        <w:t xml:space="preserve">Lefcheck, J. (2015). piecewiseSEM: Piecewise structural equation modelling in r for ecology, evolution, and systematics.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w:t>
      </w:r>
    </w:p>
    <w:p w14:paraId="0F676716"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21.</w:t>
      </w:r>
      <w:r w:rsidRPr="004B4446">
        <w:rPr>
          <w:rFonts w:ascii="Times New Roman" w:hAnsi="Times New Roman" w:cs="Times New Roman"/>
          <w:noProof/>
          <w:color w:val="000000"/>
        </w:rPr>
        <w:br/>
        <w:t xml:space="preserve">Legendre, P. &amp; Gallagher, E. (2001). Ecologically meaningful transformations for ordination of species data.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271–280.</w:t>
      </w:r>
    </w:p>
    <w:p w14:paraId="0CEA6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22.</w:t>
      </w:r>
      <w:r w:rsidRPr="004B4446">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4B4446">
        <w:rPr>
          <w:rFonts w:ascii="Times New Roman" w:hAnsi="Times New Roman" w:cs="Times New Roman"/>
          <w:i/>
          <w:iCs/>
          <w:noProof/>
          <w:color w:val="000000"/>
        </w:rPr>
        <w:t>J Ecol</w:t>
      </w:r>
      <w:r w:rsidRPr="004B4446">
        <w:rPr>
          <w:rFonts w:ascii="Times New Roman" w:hAnsi="Times New Roman" w:cs="Times New Roman"/>
          <w:noProof/>
          <w:color w:val="000000"/>
        </w:rPr>
        <w:t>, 95, 468–481.</w:t>
      </w:r>
    </w:p>
    <w:p w14:paraId="1723195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23.</w:t>
      </w:r>
      <w:r w:rsidRPr="004B4446">
        <w:rPr>
          <w:rFonts w:ascii="Times New Roman" w:hAnsi="Times New Roman" w:cs="Times New Roman"/>
          <w:noProof/>
          <w:color w:val="000000"/>
        </w:rPr>
        <w:br/>
        <w:t xml:space="preserve">Lynch, M. &amp; Walsh, B. (1998). </w:t>
      </w:r>
      <w:r w:rsidRPr="004B4446">
        <w:rPr>
          <w:rFonts w:ascii="Times New Roman" w:hAnsi="Times New Roman" w:cs="Times New Roman"/>
          <w:i/>
          <w:iCs/>
          <w:noProof/>
          <w:color w:val="000000"/>
        </w:rPr>
        <w:t>Genetics and analysis of quantitative traits</w:t>
      </w:r>
      <w:r w:rsidRPr="004B4446">
        <w:rPr>
          <w:rFonts w:ascii="Times New Roman" w:hAnsi="Times New Roman" w:cs="Times New Roman"/>
          <w:noProof/>
          <w:color w:val="000000"/>
        </w:rPr>
        <w:t>. Sinauer Associates, Sunderland, MA, USA.</w:t>
      </w:r>
    </w:p>
    <w:p w14:paraId="3890799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24.</w:t>
      </w:r>
      <w:r w:rsidRPr="004B4446">
        <w:rPr>
          <w:rFonts w:ascii="Times New Roman" w:hAnsi="Times New Roman" w:cs="Times New Roman"/>
          <w:noProof/>
          <w:color w:val="000000"/>
        </w:rPr>
        <w:br/>
        <w:t xml:space="preserve">Maddox,  G. David &amp; Root, R.B. (1990). Structure of the encounter between goldenrod (Solidago altissima) and its diverse insect fauna.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71, 2115–2124.</w:t>
      </w:r>
    </w:p>
    <w:p w14:paraId="1996A02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25.</w:t>
      </w:r>
      <w:r w:rsidRPr="004B4446">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4B4446">
        <w:rPr>
          <w:rFonts w:ascii="Times New Roman" w:hAnsi="Times New Roman" w:cs="Times New Roman"/>
          <w:i/>
          <w:iCs/>
          <w:noProof/>
          <w:color w:val="000000"/>
        </w:rPr>
        <w:t>Am Nat</w:t>
      </w:r>
      <w:r w:rsidRPr="004B4446">
        <w:rPr>
          <w:rFonts w:ascii="Times New Roman" w:hAnsi="Times New Roman" w:cs="Times New Roman"/>
          <w:noProof/>
          <w:color w:val="000000"/>
        </w:rPr>
        <w:t>, 171, E195–205.</w:t>
      </w:r>
    </w:p>
    <w:p w14:paraId="4289E3E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26.</w:t>
      </w:r>
      <w:r w:rsidRPr="004B4446">
        <w:rPr>
          <w:rFonts w:ascii="Times New Roman" w:hAnsi="Times New Roman" w:cs="Times New Roman"/>
          <w:noProof/>
          <w:color w:val="000000"/>
        </w:rPr>
        <w:br/>
        <w:t>Nakagawa, S. &amp; Schielzeth, H. (2013). A general and simple method for obtaining R2 from generalized linear mixed</w:t>
      </w:r>
      <w:r w:rsidRPr="004B4446">
        <w:rPr>
          <w:rFonts w:ascii="OCR A Std" w:hAnsi="OCR A Std" w:cs="OCR A Std"/>
          <w:noProof/>
          <w:color w:val="000000"/>
        </w:rPr>
        <w:t>‐</w:t>
      </w:r>
      <w:r w:rsidRPr="004B4446">
        <w:rPr>
          <w:rFonts w:ascii="Times New Roman" w:hAnsi="Times New Roman" w:cs="Times New Roman"/>
          <w:noProof/>
          <w:color w:val="000000"/>
        </w:rPr>
        <w:t xml:space="preserve">effects models.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 4, 133–142.</w:t>
      </w:r>
    </w:p>
    <w:p w14:paraId="3EF8436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27.</w:t>
      </w:r>
      <w:r w:rsidRPr="004B4446">
        <w:rPr>
          <w:rFonts w:ascii="Times New Roman" w:hAnsi="Times New Roman" w:cs="Times New Roman"/>
          <w:noProof/>
          <w:color w:val="000000"/>
        </w:rPr>
        <w:br/>
        <w:t xml:space="preserve">Tack, A., Johnson, M. &amp; Roslin, T. (2012). Sizing up community genetics: it’s a matter of scale. </w:t>
      </w:r>
      <w:r w:rsidRPr="004B4446">
        <w:rPr>
          <w:rFonts w:ascii="Times New Roman" w:hAnsi="Times New Roman" w:cs="Times New Roman"/>
          <w:i/>
          <w:iCs/>
          <w:noProof/>
          <w:color w:val="000000"/>
        </w:rPr>
        <w:t>Oikos</w:t>
      </w:r>
      <w:r w:rsidRPr="004B4446">
        <w:rPr>
          <w:rFonts w:ascii="Times New Roman" w:hAnsi="Times New Roman" w:cs="Times New Roman"/>
          <w:noProof/>
          <w:color w:val="000000"/>
        </w:rPr>
        <w:t>, 121, 481–488.</w:t>
      </w:r>
    </w:p>
    <w:p w14:paraId="553E61E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28.</w:t>
      </w:r>
      <w:r w:rsidRPr="004B4446">
        <w:rPr>
          <w:rFonts w:ascii="Times New Roman" w:hAnsi="Times New Roman" w:cs="Times New Roman"/>
          <w:noProof/>
          <w:color w:val="000000"/>
        </w:rPr>
        <w:br/>
        <w:t xml:space="preserve">Wardle, D.A., Bardgett, R.D., Klironomos, J.N., Setälä, H., van der Putten, W.H. &amp; Wall, D.H. (2004). Ecological linkages between aboveground and belowground biota. </w:t>
      </w:r>
      <w:r w:rsidRPr="004B4446">
        <w:rPr>
          <w:rFonts w:ascii="Times New Roman" w:hAnsi="Times New Roman" w:cs="Times New Roman"/>
          <w:i/>
          <w:iCs/>
          <w:noProof/>
          <w:color w:val="000000"/>
        </w:rPr>
        <w:t>Science</w:t>
      </w:r>
      <w:r w:rsidRPr="004B4446">
        <w:rPr>
          <w:rFonts w:ascii="Times New Roman" w:hAnsi="Times New Roman" w:cs="Times New Roman"/>
          <w:noProof/>
          <w:color w:val="000000"/>
        </w:rPr>
        <w:t>, 304, 1629–1633.</w:t>
      </w:r>
    </w:p>
    <w:p w14:paraId="553F413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29.</w:t>
      </w:r>
      <w:r w:rsidRPr="004B4446">
        <w:rPr>
          <w:rFonts w:ascii="Times New Roman" w:hAnsi="Times New Roman" w:cs="Times New Roman"/>
          <w:noProof/>
          <w:color w:val="000000"/>
        </w:rPr>
        <w:br/>
        <w:t xml:space="preserve">Whitham, T.G., Bailey, J.K. &amp; Jennifer, J.A. (2006). A framework for community and ecosystem genetics: from genes to ecosystems. </w:t>
      </w:r>
      <w:r w:rsidRPr="004B4446">
        <w:rPr>
          <w:rFonts w:ascii="Times New Roman" w:hAnsi="Times New Roman" w:cs="Times New Roman"/>
          <w:i/>
          <w:iCs/>
          <w:noProof/>
          <w:color w:val="000000"/>
        </w:rPr>
        <w:t>Nature Genetics</w:t>
      </w:r>
      <w:r w:rsidRPr="004B4446">
        <w:rPr>
          <w:rFonts w:ascii="Times New Roman" w:hAnsi="Times New Roman" w:cs="Times New Roman"/>
          <w:noProof/>
          <w:color w:val="000000"/>
        </w:rPr>
        <w:t>.</w:t>
      </w:r>
    </w:p>
    <w:p w14:paraId="76B6F5A9"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30.</w:t>
      </w:r>
      <w:r w:rsidRPr="004B4446">
        <w:rPr>
          <w:rFonts w:ascii="Times New Roman" w:hAnsi="Times New Roman" w:cs="Times New Roman"/>
          <w:noProof/>
          <w:color w:val="000000"/>
        </w:rPr>
        <w:br/>
        <w:t xml:space="preserve">Whitham, T.G., Gehring, C.A., Lamit, L.J., Wojtowicz, T., Evans, L.M., Keith, A.R.,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(2012). Community specificity: life and afterlife effects of genes. </w:t>
      </w:r>
      <w:r w:rsidRPr="004B4446">
        <w:rPr>
          <w:rFonts w:ascii="Times New Roman" w:hAnsi="Times New Roman" w:cs="Times New Roman"/>
          <w:i/>
          <w:iCs/>
          <w:noProof/>
          <w:color w:val="000000"/>
        </w:rPr>
        <w:t>Trends Plant Sci</w:t>
      </w:r>
      <w:r w:rsidRPr="004B4446">
        <w:rPr>
          <w:rFonts w:ascii="Times New Roman" w:hAnsi="Times New Roman" w:cs="Times New Roman"/>
          <w:noProof/>
          <w:color w:val="000000"/>
        </w:rPr>
        <w:t>, 17, 271–281.</w:t>
      </w:r>
    </w:p>
    <w:p w14:paraId="63FB443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31.</w:t>
      </w:r>
      <w:r w:rsidRPr="004B4446">
        <w:rPr>
          <w:rFonts w:ascii="Times New Roman" w:hAnsi="Times New Roman" w:cs="Times New Roman"/>
          <w:noProof/>
          <w:color w:val="000000"/>
        </w:rPr>
        <w:br/>
        <w:t xml:space="preserve">Züst, T. &amp; Agrawal, A. (2016). Mechanisms and evolution of plant resistance to aphids. </w:t>
      </w:r>
      <w:r w:rsidRPr="004B4446">
        <w:rPr>
          <w:rFonts w:ascii="Times New Roman" w:hAnsi="Times New Roman" w:cs="Times New Roman"/>
          <w:i/>
          <w:iCs/>
          <w:noProof/>
          <w:color w:val="000000"/>
        </w:rPr>
        <w:t>Nature Plants</w:t>
      </w:r>
      <w:r w:rsidRPr="004B4446">
        <w:rPr>
          <w:rFonts w:ascii="Times New Roman" w:hAnsi="Times New Roman" w:cs="Times New Roman"/>
          <w:noProof/>
          <w:color w:val="000000"/>
        </w:rPr>
        <w:t>, 2, 15206.</w:t>
      </w:r>
    </w:p>
    <w:p w14:paraId="3973BF94"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p>
    <w:p w14:paraId="69A9F21C" w14:textId="78A1C288" w:rsidR="00F67D50" w:rsidRDefault="00D31A53" w:rsidP="004B4446">
      <w:pPr>
        <w:widowControl w:val="0"/>
        <w:autoSpaceDE w:val="0"/>
        <w:autoSpaceDN w:val="0"/>
        <w:adjustRightInd w:val="0"/>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37FFCE2F" w14:textId="77777777" w:rsidR="004B4446" w:rsidRDefault="004B4446" w:rsidP="0059295B">
      <w:pPr>
        <w:spacing w:line="480" w:lineRule="auto"/>
        <w:rPr>
          <w:rFonts w:ascii="Times New Roman" w:hAnsi="Times New Roman" w:cs="Times New Roman"/>
          <w:b/>
        </w:rPr>
      </w:pPr>
    </w:p>
    <w:p w14:paraId="6B95B0CC" w14:textId="77777777" w:rsidR="004B4446" w:rsidRDefault="004B4446" w:rsidP="0059295B">
      <w:pPr>
        <w:spacing w:line="480" w:lineRule="auto"/>
        <w:rPr>
          <w:rFonts w:ascii="Times New Roman" w:hAnsi="Times New Roman" w:cs="Times New Roman"/>
          <w:b/>
        </w:rPr>
      </w:pPr>
    </w:p>
    <w:p w14:paraId="68AC6623" w14:textId="77777777" w:rsidR="004B4446" w:rsidRDefault="004B4446" w:rsidP="0059295B">
      <w:pPr>
        <w:spacing w:line="480" w:lineRule="auto"/>
        <w:rPr>
          <w:rFonts w:ascii="Times New Roman" w:hAnsi="Times New Roman" w:cs="Times New Roman"/>
          <w:b/>
        </w:rPr>
      </w:pPr>
    </w:p>
    <w:p w14:paraId="38D73970" w14:textId="77777777" w:rsidR="004B4446" w:rsidRDefault="004B4446" w:rsidP="0059295B">
      <w:pPr>
        <w:spacing w:line="480" w:lineRule="auto"/>
        <w:rPr>
          <w:rFonts w:ascii="Times New Roman" w:hAnsi="Times New Roman" w:cs="Times New Roman"/>
          <w:b/>
        </w:rPr>
      </w:pPr>
    </w:p>
    <w:p w14:paraId="33C346AB" w14:textId="77777777" w:rsidR="004B4446" w:rsidRDefault="004B4446" w:rsidP="0059295B">
      <w:pPr>
        <w:spacing w:line="480" w:lineRule="auto"/>
        <w:rPr>
          <w:rFonts w:ascii="Times New Roman" w:hAnsi="Times New Roman" w:cs="Times New Roman"/>
          <w:b/>
        </w:rPr>
      </w:pPr>
    </w:p>
    <w:p w14:paraId="657AE4D0" w14:textId="77777777" w:rsidR="004B4446" w:rsidRDefault="004B4446"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footerReference w:type="even" r:id="rId10"/>
          <w:footerReference w:type="default" r:id="rId11"/>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0791EB9E"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Salix hookeriana</w:t>
      </w:r>
      <w:r>
        <w:rPr>
          <w:rFonts w:ascii="Times New Roman" w:hAnsi="Times New Roman" w:cs="Times New Roman"/>
        </w:rPr>
        <w:t xml:space="preserve">, the addition of the aphid </w:t>
      </w:r>
      <w:r w:rsidRPr="00635DF7">
        <w:rPr>
          <w:rFonts w:ascii="Times New Roman" w:hAnsi="Times New Roman" w:cs="Times New Roman"/>
          <w:i/>
        </w:rPr>
        <w:t>Aphis farinosa</w:t>
      </w:r>
      <w:r>
        <w:rPr>
          <w:rFonts w:ascii="Times New Roman" w:hAnsi="Times New Roman" w:cs="Times New Roman"/>
        </w:rPr>
        <w:t xml:space="preserve">, and </w:t>
      </w:r>
      <w:r w:rsidR="004B4446">
        <w:rPr>
          <w:rFonts w:ascii="Times New Roman" w:hAnsi="Times New Roman" w:cs="Times New Roman"/>
        </w:rPr>
        <w:t xml:space="preserve">proximity to </w:t>
      </w:r>
      <w:r>
        <w:rPr>
          <w:rFonts w:ascii="Times New Roman" w:hAnsi="Times New Roman" w:cs="Times New Roman"/>
        </w:rPr>
        <w:t xml:space="preserve">mounds of the ant </w:t>
      </w:r>
      <w:r w:rsidRPr="00635DF7">
        <w:rPr>
          <w:rFonts w:ascii="Times New Roman" w:hAnsi="Times New Roman" w:cs="Times New Roman"/>
          <w:i/>
        </w:rPr>
        <w:t>Formica obscuripes</w:t>
      </w:r>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A. farinosa</w:t>
      </w:r>
      <w:r w:rsidR="00D3488A">
        <w:rPr>
          <w:rFonts w:ascii="Times New Roman" w:hAnsi="Times New Roman" w:cs="Times New Roman"/>
        </w:rPr>
        <w:t xml:space="preserve"> 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Salix hookeriana</w:t>
      </w:r>
      <w:r w:rsidR="00A73FCD">
        <w:rPr>
          <w:rFonts w:ascii="Times New Roman" w:hAnsi="Times New Roman" w:cs="Times New Roman"/>
        </w:rPr>
        <w:t xml:space="preserve">, the addition of the aphid </w:t>
      </w:r>
      <w:r w:rsidR="00A73FCD" w:rsidRPr="00635DF7">
        <w:rPr>
          <w:rFonts w:ascii="Times New Roman" w:hAnsi="Times New Roman" w:cs="Times New Roman"/>
          <w:i/>
        </w:rPr>
        <w:t>Aphis farinosa</w:t>
      </w:r>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Formica obscuripes</w:t>
      </w:r>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Aphis farinosa</w:t>
      </w:r>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A. farinosa</w:t>
      </w:r>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Formica obscuripes</w:t>
      </w:r>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ly determined by willow genetic variation (C). In contrast, the aphid treatment modified the effect of willow genotype on leaf trichome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Statistical models of the processes mediating arthropod community assembly in the ant-aphid experiment. Piecewise structural equation models of arthropod richness (A), abundance (B), and rarefied richness (C). </w:t>
      </w:r>
      <w:r w:rsidR="00693F5A">
        <w:rPr>
          <w:rFonts w:ascii="Times New Roman" w:hAnsi="Times New Roman" w:cs="Times New Roman"/>
        </w:rPr>
        <w:t>Colored and white boxes represent exogenous and endogenous variables, respectively. Solid, single-headed arrows</w:t>
      </w:r>
      <w:r w:rsidR="00693F5A" w:rsidRPr="00693F5A">
        <w:rPr>
          <w:rFonts w:ascii="Times New Roman" w:hAnsi="Times New Roman" w:cs="Times New Roman"/>
        </w:rPr>
        <w:t xml:space="preserve"> correspond to modeled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xml:space="preserve">) Redundancy analysis illustrating the effect of plant traits (Trait PC1 &amp; PC2) on arthropod community composition (Hellinger-transformed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Salix hookeriana</w:t>
      </w:r>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59587433"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t xml:space="preserve">Figure 5. </w:t>
      </w:r>
      <w:r w:rsidR="00D835D4">
        <w:rPr>
          <w:rFonts w:ascii="Times New Roman" w:hAnsi="Times New Roman" w:cs="Times New Roman"/>
        </w:rPr>
        <w:t xml:space="preserve">Community dissimilarity of foliar arthropods (A) as well as root-associated </w:t>
      </w:r>
      <w:r w:rsidR="00BA4023">
        <w:rPr>
          <w:rFonts w:ascii="Times New Roman" w:hAnsi="Times New Roman" w:cs="Times New Roman"/>
        </w:rPr>
        <w:t>ecto</w:t>
      </w:r>
      <w:r w:rsidR="00D835D4">
        <w:rPr>
          <w:rFonts w:ascii="Times New Roman" w:hAnsi="Times New Roman" w:cs="Times New Roman"/>
        </w:rPr>
        <w:t xml:space="preserve">mycorrhiza (B) and bacteria (C) in response to wind exposure and genetic variation within the willow </w:t>
      </w:r>
      <w:r w:rsidR="00D835D4" w:rsidRPr="00635DF7">
        <w:rPr>
          <w:rFonts w:ascii="Times New Roman" w:hAnsi="Times New Roman" w:cs="Times New Roman"/>
          <w:i/>
        </w:rPr>
        <w:t>Salix hookeriana</w:t>
      </w:r>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Hellinger-transformed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Salix hookeriana</w:t>
      </w:r>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 xml:space="preserve">The negative effect of wind exposure on plant height was magnified in the second year of the experiment (C); however, plant height still varied ~2-fold among the most disparate willow genotypes (D). Willow genotype was a good predictor of leaf C:N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0AA8A8E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r w:rsidR="00A41EA9">
        <w:rPr>
          <w:rFonts w:ascii="Times New Roman" w:hAnsi="Times New Roman" w:cs="Times New Roman"/>
        </w:rPr>
        <w:t xml:space="preserve">Statistical models of the processes mediating community assembly in the wind experiment. (A) Piecewise structural equation model of the richness of foliar arthropods as well as root-associated </w:t>
      </w:r>
      <w:r w:rsidR="00BA4023">
        <w:rPr>
          <w:rFonts w:ascii="Times New Roman" w:hAnsi="Times New Roman" w:cs="Times New Roman"/>
        </w:rPr>
        <w:t>ecto</w:t>
      </w:r>
      <w:r w:rsidR="00A41EA9">
        <w:rPr>
          <w:rFonts w:ascii="Times New Roman" w:hAnsi="Times New Roman" w:cs="Times New Roman"/>
        </w:rPr>
        <w:t>mycorrhiza and bacteria. Colored and white boxes represent exogenous and endogenous variables, respectively. Solid, single-headed arrows</w:t>
      </w:r>
      <w:r w:rsidR="00A41EA9" w:rsidRPr="00693F5A">
        <w:rPr>
          <w:rFonts w:ascii="Times New Roman" w:hAnsi="Times New Roman" w:cs="Times New Roman"/>
        </w:rPr>
        <w:t xml:space="preserve"> correspond to modeled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 xml:space="preserve">(D) Redundancy analysis illustrating the effect of plant traits (Trait PC1 &amp; PC2) on arthropod community composition (Hellinger-transformed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134" w:type="dxa"/>
          </w:tcPr>
          <w:p w14:paraId="2EC11C44"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ant</w:t>
            </w:r>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Total richness</w:t>
            </w:r>
            <w:r>
              <w:rPr>
                <w:rFonts w:ascii="Times New Roman" w:hAnsi="Times New Roman" w:cs="Times New Roman"/>
                <w:vertAlign w:val="superscript"/>
              </w:rPr>
              <w:t>a</w:t>
            </w:r>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Total abundance</w:t>
            </w:r>
            <w:r>
              <w:rPr>
                <w:rFonts w:ascii="Times New Roman" w:hAnsi="Times New Roman" w:cs="Times New Roman"/>
                <w:vertAlign w:val="superscript"/>
              </w:rPr>
              <w:t>a</w:t>
            </w:r>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Rarefied richness</w:t>
            </w:r>
            <w:r>
              <w:rPr>
                <w:rFonts w:ascii="Times New Roman" w:hAnsi="Times New Roman" w:cs="Times New Roman"/>
                <w:vertAlign w:val="superscript"/>
              </w:rPr>
              <w:t>b</w:t>
            </w:r>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Community composition</w:t>
            </w:r>
            <w:r>
              <w:rPr>
                <w:rFonts w:ascii="Times New Roman" w:hAnsi="Times New Roman" w:cs="Times New Roman"/>
                <w:vertAlign w:val="superscript"/>
              </w:rPr>
              <w:t>c</w:t>
            </w:r>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farinosa </w:t>
            </w:r>
            <w:r>
              <w:rPr>
                <w:rFonts w:ascii="Times New Roman" w:hAnsi="Times New Roman" w:cs="Times New Roman"/>
              </w:rPr>
              <w:t>abund.</w:t>
            </w:r>
            <w:r>
              <w:rPr>
                <w:rFonts w:ascii="Times New Roman" w:hAnsi="Times New Roman" w:cs="Times New Roman"/>
                <w:vertAlign w:val="superscript"/>
              </w:rPr>
              <w:t>a</w:t>
            </w:r>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obscuripes </w:t>
            </w:r>
            <w:r>
              <w:rPr>
                <w:rFonts w:ascii="Times New Roman" w:hAnsi="Times New Roman" w:cs="Times New Roman"/>
              </w:rPr>
              <w:t>abund.</w:t>
            </w:r>
            <w:r>
              <w:rPr>
                <w:rFonts w:ascii="Times New Roman" w:hAnsi="Times New Roman" w:cs="Times New Roman"/>
                <w:vertAlign w:val="superscript"/>
              </w:rPr>
              <w:t>a</w:t>
            </w:r>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Height</w:t>
            </w:r>
            <w:r>
              <w:rPr>
                <w:rFonts w:ascii="Times New Roman" w:hAnsi="Times New Roman" w:cs="Times New Roman"/>
                <w:vertAlign w:val="superscript"/>
              </w:rPr>
              <w:t>b</w:t>
            </w:r>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Shoot count</w:t>
            </w:r>
            <w:r>
              <w:rPr>
                <w:rFonts w:ascii="Times New Roman" w:hAnsi="Times New Roman" w:cs="Times New Roman"/>
                <w:vertAlign w:val="superscript"/>
              </w:rPr>
              <w:t>b</w:t>
            </w:r>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Shoot length</w:t>
            </w:r>
            <w:r>
              <w:rPr>
                <w:rFonts w:ascii="Times New Roman" w:hAnsi="Times New Roman" w:cs="Times New Roman"/>
                <w:vertAlign w:val="superscript"/>
              </w:rPr>
              <w:t>b</w:t>
            </w:r>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Leaf trichome density</w:t>
            </w:r>
            <w:r>
              <w:rPr>
                <w:rFonts w:ascii="Times New Roman" w:hAnsi="Times New Roman" w:cs="Times New Roman"/>
                <w:vertAlign w:val="superscript"/>
              </w:rPr>
              <w:t>a</w:t>
            </w:r>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log(Leaf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16649589" w14:textId="77777777" w:rsidR="0055483F" w:rsidRDefault="0055483F" w:rsidP="00A54CF8">
      <w:pPr>
        <w:rPr>
          <w:rFonts w:ascii="Times New Roman" w:hAnsi="Times New Roman" w:cs="Times New Roman"/>
        </w:rPr>
      </w:pPr>
    </w:p>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vertAlign w:val="superscript"/>
        </w:rPr>
        <w:t>a</w:t>
      </w:r>
      <w:r>
        <w:rPr>
          <w:rFonts w:ascii="Times New Roman" w:hAnsi="Times New Roman" w:cs="Times New Roman"/>
        </w:rPr>
        <w:t xml:space="preserve">Likelihood-ratio test and degrees of freedom calculated using a generalized linear mixed-effect model (error distribution = Poisson, link function = log); </w:t>
      </w:r>
      <w:r>
        <w:rPr>
          <w:rFonts w:ascii="Times New Roman" w:hAnsi="Times New Roman" w:cs="Times New Roman"/>
          <w:vertAlign w:val="superscript"/>
        </w:rPr>
        <w:t>b</w:t>
      </w:r>
      <w:r w:rsidRPr="000C4E0C">
        <w:rPr>
          <w:rFonts w:ascii="Times New Roman" w:hAnsi="Times New Roman" w:cs="Times New Roman"/>
          <w:i/>
        </w:rPr>
        <w:t>F</w:t>
      </w:r>
      <w:r>
        <w:rPr>
          <w:rFonts w:ascii="Times New Roman" w:hAnsi="Times New Roman" w:cs="Times New Roman"/>
        </w:rPr>
        <w:t xml:space="preserve">-test and Kenward-Roger approximated degrees of freedom calculated using a linear mixed-effect model; </w:t>
      </w:r>
      <w:r w:rsidRPr="000C4E0C">
        <w:rPr>
          <w:rFonts w:ascii="Times New Roman" w:hAnsi="Times New Roman" w:cs="Times New Roman"/>
          <w:vertAlign w:val="superscript"/>
        </w:rPr>
        <w:t>c</w:t>
      </w:r>
      <w:r w:rsidRPr="000C4E0C">
        <w:rPr>
          <w:rFonts w:ascii="Times New Roman" w:hAnsi="Times New Roman" w:cs="Times New Roman"/>
          <w:i/>
        </w:rPr>
        <w:t>F</w:t>
      </w:r>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Hellinger-transformed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559" w:type="dxa"/>
          </w:tcPr>
          <w:p w14:paraId="4C5E9392" w14:textId="20BD297B"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Richness</w:t>
            </w:r>
            <w:r w:rsidR="00AD5662">
              <w:rPr>
                <w:rFonts w:ascii="Times New Roman" w:hAnsi="Times New Roman" w:cs="Times New Roman"/>
                <w:vertAlign w:val="superscript"/>
              </w:rPr>
              <w:t>a</w:t>
            </w:r>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Abundance</w:t>
            </w:r>
            <w:r w:rsidR="00AD5662">
              <w:rPr>
                <w:rFonts w:ascii="Times New Roman" w:hAnsi="Times New Roman" w:cs="Times New Roman"/>
                <w:vertAlign w:val="superscript"/>
              </w:rPr>
              <w:t>a</w:t>
            </w:r>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Rarefied richness</w:t>
            </w:r>
            <w:r w:rsidR="00AD5662">
              <w:rPr>
                <w:rFonts w:ascii="Times New Roman" w:hAnsi="Times New Roman" w:cs="Times New Roman"/>
                <w:vertAlign w:val="superscript"/>
              </w:rPr>
              <w:t>b</w:t>
            </w:r>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Root-associated Mycorrhiza</w:t>
            </w:r>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N</w:t>
            </w:r>
            <w:r w:rsidR="00AD5662">
              <w:rPr>
                <w:rFonts w:ascii="Times New Roman" w:hAnsi="Times New Roman" w:cs="Times New Roman"/>
                <w:vertAlign w:val="superscript"/>
              </w:rPr>
              <w:t>b</w:t>
            </w:r>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Soil moisture</w:t>
            </w:r>
            <w:r w:rsidR="00AD5662">
              <w:rPr>
                <w:rFonts w:ascii="Times New Roman" w:hAnsi="Times New Roman" w:cs="Times New Roman"/>
                <w:vertAlign w:val="superscript"/>
              </w:rPr>
              <w:t>b</w:t>
            </w:r>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Percent organic matter</w:t>
            </w:r>
            <w:r w:rsidR="00AD5662">
              <w:rPr>
                <w:rFonts w:ascii="Times New Roman" w:hAnsi="Times New Roman" w:cs="Times New Roman"/>
                <w:vertAlign w:val="superscript"/>
              </w:rPr>
              <w:t>b</w:t>
            </w:r>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r>
              <w:rPr>
                <w:rFonts w:ascii="Times New Roman" w:hAnsi="Times New Roman" w:cs="Times New Roman"/>
              </w:rPr>
              <w:t>Height</w:t>
            </w:r>
            <w:r>
              <w:rPr>
                <w:rFonts w:ascii="Times New Roman" w:hAnsi="Times New Roman" w:cs="Times New Roman"/>
                <w:vertAlign w:val="superscript"/>
              </w:rPr>
              <w:t>b</w:t>
            </w:r>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Shoot count</w:t>
            </w:r>
            <w:r>
              <w:rPr>
                <w:rFonts w:ascii="Times New Roman" w:hAnsi="Times New Roman" w:cs="Times New Roman"/>
                <w:vertAlign w:val="superscript"/>
              </w:rPr>
              <w:t>a</w:t>
            </w:r>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Shoot length</w:t>
            </w:r>
            <w:r>
              <w:rPr>
                <w:rFonts w:ascii="Times New Roman" w:hAnsi="Times New Roman" w:cs="Times New Roman"/>
                <w:vertAlign w:val="superscript"/>
              </w:rPr>
              <w:t>b</w:t>
            </w:r>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Leaf water content</w:t>
            </w:r>
            <w:r>
              <w:rPr>
                <w:rFonts w:ascii="Times New Roman" w:hAnsi="Times New Roman" w:cs="Times New Roman"/>
                <w:vertAlign w:val="superscript"/>
              </w:rPr>
              <w:t>b</w:t>
            </w:r>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trichome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C:N</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C:N</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vertAlign w:val="superscript"/>
        </w:rPr>
        <w:t>a</w:t>
      </w:r>
      <w:r>
        <w:rPr>
          <w:rFonts w:ascii="Times New Roman" w:hAnsi="Times New Roman" w:cs="Times New Roman"/>
        </w:rPr>
        <w:t xml:space="preserve">Likelihood-ratio test and degrees of freedom calculated using a generalized linear mixed-effect model (error distribution = Poisson, link function = log); </w:t>
      </w:r>
      <w:r>
        <w:rPr>
          <w:rFonts w:ascii="Times New Roman" w:hAnsi="Times New Roman" w:cs="Times New Roman"/>
          <w:vertAlign w:val="superscript"/>
        </w:rPr>
        <w:t>b</w:t>
      </w:r>
      <w:r w:rsidRPr="000C4E0C">
        <w:rPr>
          <w:rFonts w:ascii="Times New Roman" w:hAnsi="Times New Roman" w:cs="Times New Roman"/>
          <w:i/>
        </w:rPr>
        <w:t>F</w:t>
      </w:r>
      <w:r>
        <w:rPr>
          <w:rFonts w:ascii="Times New Roman" w:hAnsi="Times New Roman" w:cs="Times New Roman"/>
        </w:rPr>
        <w:t xml:space="preserve">-test and Kenward-Roger approximated degrees of freedom calculated using a linear mixed-effect model; </w:t>
      </w:r>
      <w:r w:rsidRPr="000C4E0C">
        <w:rPr>
          <w:rFonts w:ascii="Times New Roman" w:hAnsi="Times New Roman" w:cs="Times New Roman"/>
          <w:vertAlign w:val="superscript"/>
        </w:rPr>
        <w:t>c</w:t>
      </w:r>
      <w:r w:rsidRPr="000C4E0C">
        <w:rPr>
          <w:rFonts w:ascii="Times New Roman" w:hAnsi="Times New Roman" w:cs="Times New Roman"/>
          <w:i/>
        </w:rPr>
        <w:t>F</w:t>
      </w:r>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Hellinger-transformed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2E1FF930"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r w:rsidR="00BA4023">
              <w:rPr>
                <w:rFonts w:ascii="Times New Roman" w:hAnsi="Times New Roman" w:cs="Times New Roman"/>
              </w:rPr>
              <w:t>ecto</w:t>
            </w:r>
            <w:r w:rsidR="007264A7">
              <w:rPr>
                <w:rFonts w:ascii="Times New Roman" w:hAnsi="Times New Roman" w:cs="Times New Roman"/>
              </w:rPr>
              <w:t>mycorrhiza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r>
              <w:rPr>
                <w:rFonts w:ascii="Times New Roman" w:hAnsi="Times New Roman" w:cs="Times New Roman"/>
                <w:b/>
              </w:rPr>
              <w:t>E</w:t>
            </w:r>
            <w:r>
              <w:rPr>
                <w:rFonts w:ascii="Times New Roman" w:hAnsi="Times New Roman" w:cs="Times New Roman"/>
                <w:b/>
                <w:vertAlign w:val="subscript"/>
              </w:rPr>
              <w:t>wind</w:t>
            </w:r>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C:N</w:t>
            </w:r>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r>
              <w:rPr>
                <w:rFonts w:ascii="Times New Roman" w:hAnsi="Times New Roman" w:cs="Times New Roman"/>
              </w:rPr>
              <w:t xml:space="preserve">Mycorrhiza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Mary O'Connor" w:date="2016-06-14T16:34:00Z" w:initials="MO">
    <w:p w14:paraId="33CB68BD" w14:textId="0A1040DF" w:rsidR="00A01C32" w:rsidRDefault="00A01C32">
      <w:pPr>
        <w:pStyle w:val="CommentText"/>
      </w:pPr>
      <w:r>
        <w:rPr>
          <w:rStyle w:val="CommentReference"/>
        </w:rPr>
        <w:annotationRef/>
      </w:r>
      <w:r>
        <w:t>I find this wording a little awkward, but that may just be a matter of my preference, and therefore not a critical issue.</w:t>
      </w:r>
    </w:p>
  </w:comment>
  <w:comment w:id="0" w:author="Mary O'Connor" w:date="2016-06-14T16:38:00Z" w:initials="MO">
    <w:p w14:paraId="5F60E32B" w14:textId="1850E9DF" w:rsidR="00A01C32" w:rsidRDefault="00A01C32">
      <w:pPr>
        <w:pStyle w:val="CommentText"/>
      </w:pPr>
      <w:r>
        <w:rPr>
          <w:rStyle w:val="CommentReference"/>
        </w:rPr>
        <w:annotationRef/>
      </w:r>
      <w:r>
        <w:t xml:space="preserve">Ok, I think you can set this up more strongly; I tried to help with a few edits. But the suggestion that host plant diversity affects community diversity can be asserted, and then the point that we also know that diversity effects can depend on abiotic conditions. You hypothesize that this is true for your study communities. </w:t>
      </w:r>
    </w:p>
  </w:comment>
  <w:comment w:id="21" w:author="Mary O'Connor" w:date="2016-06-14T16:39:00Z" w:initials="MO">
    <w:p w14:paraId="7328C00A" w14:textId="5B81BAE7" w:rsidR="00A01C32" w:rsidRDefault="00A01C32">
      <w:pPr>
        <w:pStyle w:val="CommentText"/>
      </w:pPr>
      <w:r>
        <w:rPr>
          <w:rStyle w:val="CommentReference"/>
        </w:rPr>
        <w:annotationRef/>
      </w:r>
      <w:r>
        <w:t>It is important to clearly highlight a knowledge gap, and you have done that well. But you also have to convey that the knowledge gap is problematic or important, and that filling it is an important contribution. So try to revise this so the problem statement isn’t that it’s poorly understood, but in stead that two major lines of thinking converge here yet we have no evidence to test this logical prediction.</w:t>
      </w:r>
    </w:p>
  </w:comment>
  <w:comment w:id="24" w:author="Mary O'Connor" w:date="2016-06-14T16:40:00Z" w:initials="MO">
    <w:p w14:paraId="7705AA5D" w14:textId="315B29AE" w:rsidR="00A01C32" w:rsidRDefault="00A01C32">
      <w:pPr>
        <w:pStyle w:val="CommentText"/>
      </w:pPr>
      <w:r>
        <w:rPr>
          <w:rStyle w:val="CommentReference"/>
        </w:rPr>
        <w:annotationRef/>
      </w:r>
      <w:r>
        <w:t>Make sure this action exactly matches the solution required to test the hypothesis laid out above.</w:t>
      </w:r>
    </w:p>
  </w:comment>
  <w:comment w:id="30" w:author="Mary O'Connor" w:date="2016-06-14T16:44:00Z" w:initials="MO">
    <w:p w14:paraId="6E0970BB" w14:textId="221F09A4" w:rsidR="00A01C32" w:rsidRDefault="00A01C32">
      <w:pPr>
        <w:pStyle w:val="CommentText"/>
      </w:pPr>
      <w:r>
        <w:rPr>
          <w:rStyle w:val="CommentReference"/>
        </w:rPr>
        <w:annotationRef/>
      </w:r>
      <w:r>
        <w:t>Would be good to bring this back to the bigger picture. Is this the first evidence fo this? Or what is the main contribution here – in grander terms?</w:t>
      </w:r>
    </w:p>
  </w:comment>
  <w:comment w:id="31" w:author="Mary O'Connor" w:date="2016-06-14T16:44:00Z" w:initials="MO">
    <w:p w14:paraId="098A7DDD" w14:textId="5A619B55" w:rsidR="00A01C32" w:rsidRDefault="00A01C32">
      <w:pPr>
        <w:pStyle w:val="CommentText"/>
      </w:pPr>
      <w:r>
        <w:rPr>
          <w:rStyle w:val="CommentReference"/>
        </w:rPr>
        <w:annotationRef/>
      </w:r>
      <w:r>
        <w:t>Cut this, it’s not really adding anyting.</w:t>
      </w:r>
    </w:p>
  </w:comment>
  <w:comment w:id="34" w:author="Mary O'Connor" w:date="2016-06-14T16:45:00Z" w:initials="MO">
    <w:p w14:paraId="20AEE40C" w14:textId="77777777" w:rsidR="00A01C32" w:rsidRDefault="00A01C32">
      <w:pPr>
        <w:pStyle w:val="CommentText"/>
      </w:pPr>
      <w:r>
        <w:rPr>
          <w:rStyle w:val="CommentReference"/>
        </w:rPr>
        <w:annotationRef/>
      </w:r>
      <w:r>
        <w:t>Something’s up with the spacing here.</w:t>
      </w:r>
    </w:p>
    <w:p w14:paraId="7458E784" w14:textId="706F685D" w:rsidR="00A01C32" w:rsidRDefault="00A01C32">
      <w:pPr>
        <w:pStyle w:val="CommentText"/>
      </w:pPr>
    </w:p>
  </w:comment>
  <w:comment w:id="37" w:author="Mary O'Connor" w:date="2016-06-14T16:48:00Z" w:initials="MO">
    <w:p w14:paraId="3CCDD77A" w14:textId="370EEC7E" w:rsidR="00A01C32" w:rsidRDefault="00A01C32">
      <w:pPr>
        <w:pStyle w:val="CommentText"/>
      </w:pPr>
      <w:r>
        <w:rPr>
          <w:rStyle w:val="CommentReference"/>
        </w:rPr>
        <w:annotationRef/>
      </w:r>
      <w:r>
        <w:t>Do you mean phenotypes here? Like, a genotype might exist in different environemnts but express different phenotypes? Or to you mean that abiotic conditions can select for different genotyps and their associated different phenotypes? You need to link this step in the logic chain to genotypes</w:t>
      </w:r>
    </w:p>
  </w:comment>
  <w:comment w:id="38" w:author="Mary O'Connor" w:date="2016-06-14T16:48:00Z" w:initials="MO">
    <w:p w14:paraId="52936E9F" w14:textId="08007B99" w:rsidR="00A01C32" w:rsidRDefault="00A01C32">
      <w:pPr>
        <w:pStyle w:val="CommentText"/>
      </w:pPr>
      <w:r>
        <w:rPr>
          <w:rStyle w:val="CommentReference"/>
        </w:rPr>
        <w:annotationRef/>
      </w:r>
      <w:r>
        <w:t>I think your question is not just about the relative importance per se, but about whether environmental context can render the genotype effects on communities irrelevant or unimportant as a community-level predictor.</w:t>
      </w:r>
    </w:p>
  </w:comment>
  <w:comment w:id="43" w:author="Mary O'Connor" w:date="2016-06-14T16:52:00Z" w:initials="MO">
    <w:p w14:paraId="74C1CE98" w14:textId="2826D21D" w:rsidR="00A01C32" w:rsidRDefault="00A01C32">
      <w:pPr>
        <w:pStyle w:val="CommentText"/>
      </w:pPr>
      <w:r>
        <w:rPr>
          <w:rStyle w:val="CommentReference"/>
        </w:rPr>
        <w:annotationRef/>
      </w:r>
      <w:r>
        <w:t>It’s not about each ecosystem, isn’t it about finding environmental gradients that might be expected to influence community structure and also (or not?) affect plant phenotype?</w:t>
      </w:r>
    </w:p>
  </w:comment>
  <w:comment w:id="44" w:author="Mary O'Connor" w:date="2016-06-14T16:53:00Z" w:initials="MO">
    <w:p w14:paraId="59749616" w14:textId="1863B4FC" w:rsidR="00A01C32" w:rsidRDefault="00A01C32">
      <w:pPr>
        <w:pStyle w:val="CommentText"/>
      </w:pPr>
      <w:r>
        <w:rPr>
          <w:rStyle w:val="CommentReference"/>
        </w:rPr>
        <w:annotationRef/>
      </w:r>
      <w:r>
        <w:t>Is the novelty here really just applying it to a different system? What was the main insight gained from the milkweed experiments and what is still missing? From this list here, it looks like those experiments don’t include abiotic context, just biotic?</w:t>
      </w:r>
    </w:p>
  </w:comment>
  <w:comment w:id="45" w:author="Mary O'Connor" w:date="2016-06-14T16:56:00Z" w:initials="MO">
    <w:p w14:paraId="52BC7299" w14:textId="2F173E0F" w:rsidR="00A01C32" w:rsidRDefault="00A01C32">
      <w:pPr>
        <w:pStyle w:val="CommentText"/>
      </w:pPr>
      <w:r>
        <w:rPr>
          <w:rStyle w:val="CommentReference"/>
        </w:rPr>
        <w:annotationRef/>
      </w:r>
      <w:r>
        <w:t>Ok, this is potentially important. Are there trade-offs between above and belowground responses that could make their covariation interesting? This is coming across as, ‘no one has measured this thing, so we did, and it might be important’. But I think there is a more informative driving conceptual question here that needs to be articulated.</w:t>
      </w:r>
    </w:p>
  </w:comment>
  <w:comment w:id="46" w:author="Mary O'Connor" w:date="2016-06-14T16:57:00Z" w:initials="MO">
    <w:p w14:paraId="3A8A620B" w14:textId="3BAA827E" w:rsidR="00A01C32" w:rsidRDefault="00A01C32">
      <w:pPr>
        <w:pStyle w:val="CommentText"/>
      </w:pPr>
      <w:r>
        <w:rPr>
          <w:rStyle w:val="CommentReference"/>
        </w:rPr>
        <w:annotationRef/>
      </w:r>
      <w:r>
        <w:t>I’d cut this here, I don’t think it’s making a point about the importance of the research question. This point can be made in the discussion, in terms of what wasn’t known before but is known now that you’ve done your study.</w:t>
      </w:r>
    </w:p>
  </w:comment>
  <w:comment w:id="49" w:author="Mary O'Connor" w:date="2016-06-14T16:59:00Z" w:initials="MO">
    <w:p w14:paraId="7FE53C7A" w14:textId="5C9187DA" w:rsidR="00A01C32" w:rsidRDefault="00A01C32">
      <w:pPr>
        <w:pStyle w:val="CommentText"/>
      </w:pPr>
      <w:r>
        <w:rPr>
          <w:rStyle w:val="CommentReference"/>
        </w:rPr>
        <w:annotationRef/>
      </w:r>
      <w:r>
        <w:t xml:space="preserve">The wording here is good, assuming you have set up earlier why relative importance, unknown mechanisms and above/below ground communiteis are interesting and important focal points to make scientific advances. </w:t>
      </w:r>
    </w:p>
  </w:comment>
  <w:comment w:id="50" w:author="Mary O'Connor" w:date="2016-06-14T17:06:00Z" w:initials="MO">
    <w:p w14:paraId="13E36EE5" w14:textId="65C66DF7" w:rsidR="00A01C32" w:rsidRDefault="00A01C32">
      <w:pPr>
        <w:pStyle w:val="CommentText"/>
      </w:pPr>
      <w:r>
        <w:rPr>
          <w:rStyle w:val="CommentReference"/>
        </w:rPr>
        <w:annotationRef/>
      </w:r>
      <w:r>
        <w:t>So is the idea here that phenotypic plasticity related to wind would be a stronger signal than genotype on community structure? Seems like a question of genotype vs plasticity as being more important for community genetics. Is that right? That seems more general than how its’ introduced here.</w:t>
      </w:r>
    </w:p>
  </w:comment>
  <w:comment w:id="52" w:author="Mary O'Connor" w:date="2016-06-14T17:02:00Z" w:initials="MO">
    <w:p w14:paraId="1C3F3AF4" w14:textId="29C3C400" w:rsidR="00A01C32" w:rsidRDefault="00A01C32">
      <w:pPr>
        <w:pStyle w:val="CommentText"/>
      </w:pPr>
      <w:r>
        <w:rPr>
          <w:rStyle w:val="CommentReference"/>
        </w:rPr>
        <w:annotationRef/>
      </w:r>
      <w:r>
        <w:t>Is this study testing this hypothesis?</w:t>
      </w:r>
    </w:p>
  </w:comment>
  <w:comment w:id="53" w:author="Mary O'Connor" w:date="2016-06-14T17:10:00Z" w:initials="MO">
    <w:p w14:paraId="56430AEA" w14:textId="01D6E668" w:rsidR="00A01C32" w:rsidRDefault="00A01C32">
      <w:pPr>
        <w:pStyle w:val="CommentText"/>
      </w:pPr>
      <w:r>
        <w:rPr>
          <w:rStyle w:val="CommentReference"/>
        </w:rPr>
        <w:annotationRef/>
      </w:r>
      <w:r>
        <w:t>It seems this could be made more clear in the intro. The ant mound presence is expected to act as an ‘external’ influence to above ground community structure, presumably by having such a strong influence on communities with aphids that the signal of and predation and protection swamps any signal of genotypic variation (or not). If I’ve understood that correctly, then it might be good to spell this out a little more clearly; it’s getting a general aspect of community variation (by whatever mechanism in Crutsinger and sanders. (resource augmentation? Dispersal? Explain that).</w:t>
      </w:r>
    </w:p>
  </w:comment>
  <w:comment w:id="55" w:author="Mary O'Connor" w:date="2016-06-14T17:08:00Z" w:initials="MO">
    <w:p w14:paraId="4BE31A47" w14:textId="030B952A" w:rsidR="00A01C32" w:rsidRDefault="00A01C32">
      <w:pPr>
        <w:pStyle w:val="CommentText"/>
      </w:pPr>
      <w:r>
        <w:rPr>
          <w:rStyle w:val="CommentReference"/>
        </w:rPr>
        <w:annotationRef/>
      </w:r>
      <w:r>
        <w:t xml:space="preserve">I’m confused; after the set-up, I was expecting the treatments to be ant/no ant. </w:t>
      </w:r>
    </w:p>
  </w:comment>
  <w:comment w:id="60" w:author="Mary O'Connor" w:date="2016-06-14T17:18:00Z" w:initials="MO">
    <w:p w14:paraId="5B5E2163" w14:textId="28EE667E" w:rsidR="00A01C32" w:rsidRDefault="00A01C32">
      <w:pPr>
        <w:pStyle w:val="CommentText"/>
      </w:pPr>
      <w:r>
        <w:rPr>
          <w:rStyle w:val="CommentReference"/>
        </w:rPr>
        <w:annotationRef/>
      </w:r>
      <w:r>
        <w:t>Wouldn’t it make more sense to combine all the statistical analysis into one section? Now the text alternates between field and lab methods and stats.</w:t>
      </w:r>
    </w:p>
  </w:comment>
  <w:comment w:id="63" w:author="Mary O'Connor" w:date="2016-06-14T17:14:00Z" w:initials="MO">
    <w:p w14:paraId="5AE34E99" w14:textId="0B3AA568" w:rsidR="00A01C32" w:rsidRDefault="00A01C32">
      <w:pPr>
        <w:pStyle w:val="CommentText"/>
      </w:pPr>
      <w:r>
        <w:rPr>
          <w:rStyle w:val="CommentReference"/>
        </w:rPr>
        <w:annotationRef/>
      </w:r>
      <w:r>
        <w:t>Briefly explain why this was necessary</w:t>
      </w:r>
    </w:p>
  </w:comment>
  <w:comment w:id="65" w:author="Mary O'Connor" w:date="2016-06-14T17:15:00Z" w:initials="MO">
    <w:p w14:paraId="76265327" w14:textId="294B2191" w:rsidR="00A01C32" w:rsidRDefault="00A01C32">
      <w:pPr>
        <w:pStyle w:val="CommentText"/>
      </w:pPr>
      <w:r>
        <w:rPr>
          <w:rStyle w:val="CommentReference"/>
        </w:rPr>
        <w:annotationRef/>
      </w:r>
      <w:r>
        <w:t>This surprised me, might need more clear set up in the intro (or maybe I spaced it…). Or maybe this is more about ‘plant phenotype’?</w:t>
      </w:r>
    </w:p>
  </w:comment>
  <w:comment w:id="66" w:author="Mary O'Connor" w:date="2016-06-14T17:16:00Z" w:initials="MO">
    <w:p w14:paraId="1BC8711D" w14:textId="2A26B097" w:rsidR="00A01C32" w:rsidRDefault="00A01C32">
      <w:pPr>
        <w:pStyle w:val="CommentText"/>
      </w:pPr>
      <w:r>
        <w:rPr>
          <w:rStyle w:val="CommentReference"/>
        </w:rPr>
        <w:annotationRef/>
      </w:r>
      <w:r>
        <w:t>Ok, tthis also surprised me, so also needs a little set up in the intro. Or start this section off with ‘to control for the possibility of other systematic environmental variation…’</w:t>
      </w:r>
    </w:p>
  </w:comment>
  <w:comment w:id="67" w:author="Mary O'Connor" w:date="2016-06-14T17:17:00Z" w:initials="MO">
    <w:p w14:paraId="66D4C03A" w14:textId="6B9393C5" w:rsidR="00A01C32" w:rsidRDefault="00A01C32">
      <w:pPr>
        <w:pStyle w:val="CommentText"/>
      </w:pPr>
      <w:r>
        <w:rPr>
          <w:rStyle w:val="CommentReference"/>
        </w:rPr>
        <w:annotationRef/>
      </w:r>
      <w:r>
        <w:t>Can you specifically relate this to your hypotheses or questions?</w:t>
      </w:r>
    </w:p>
  </w:comment>
  <w:comment w:id="69" w:author="Mary O'Connor" w:date="2016-06-14T17:18:00Z" w:initials="MO">
    <w:p w14:paraId="27AA4828" w14:textId="35C1253F" w:rsidR="00A01C32" w:rsidRDefault="00A01C32">
      <w:pPr>
        <w:pStyle w:val="CommentText"/>
      </w:pPr>
      <w:r>
        <w:rPr>
          <w:rStyle w:val="CommentReference"/>
        </w:rPr>
        <w:annotationRef/>
      </w:r>
      <w:r>
        <w:t>More stats? Can this be consolidated, maybe bring the other stats down to this section?</w:t>
      </w:r>
    </w:p>
  </w:comment>
  <w:comment w:id="70" w:author="Mary O'Connor" w:date="2016-06-14T17:19:00Z" w:initials="MO">
    <w:p w14:paraId="580B0C77" w14:textId="3B98A020" w:rsidR="00A01C32" w:rsidRDefault="00A01C32">
      <w:pPr>
        <w:pStyle w:val="CommentText"/>
      </w:pPr>
      <w:r>
        <w:rPr>
          <w:rStyle w:val="CommentReference"/>
        </w:rPr>
        <w:annotationRef/>
      </w:r>
      <w:r>
        <w:t>Its much stronger and clearer if your results headings (and methods, for that matter) can clearly relate to your hypotheses or questions. This heading is about a response variable, but can you phrase it as a question that is answered here?</w:t>
      </w:r>
    </w:p>
  </w:comment>
  <w:comment w:id="71" w:author="Mary O'Connor" w:date="2016-06-14T17:22:00Z" w:initials="MO">
    <w:p w14:paraId="62C727F6" w14:textId="0051D25C" w:rsidR="00A01C32" w:rsidRDefault="00A01C32">
      <w:pPr>
        <w:pStyle w:val="CommentText"/>
      </w:pPr>
      <w:r>
        <w:rPr>
          <w:rStyle w:val="CommentReference"/>
        </w:rPr>
        <w:annotationRef/>
      </w:r>
      <w:r>
        <w:t>This is the answer to the main question, right? You could probably mention the hypothesis here, if you want. Not necessary, though.</w:t>
      </w:r>
    </w:p>
  </w:comment>
  <w:comment w:id="76" w:author="Mary O'Connor" w:date="2016-06-14T17:23:00Z" w:initials="MO">
    <w:p w14:paraId="501A80B1" w14:textId="5C1D68ED" w:rsidR="00A01C32" w:rsidRDefault="00A01C32">
      <w:pPr>
        <w:pStyle w:val="CommentText"/>
      </w:pPr>
      <w:r>
        <w:rPr>
          <w:rStyle w:val="CommentReference"/>
        </w:rPr>
        <w:annotationRef/>
      </w:r>
      <w:r>
        <w:t>Same comment as above; this is in the methods, so I see the symmetry there, but it would be nice to have it more clearly linked to the intro and research questions.</w:t>
      </w:r>
      <w:bookmarkStart w:id="77" w:name="_GoBack"/>
      <w:bookmarkEnd w:id="77"/>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A01C32" w:rsidRDefault="00A01C32" w:rsidP="00486109">
      <w:r>
        <w:separator/>
      </w:r>
    </w:p>
  </w:endnote>
  <w:endnote w:type="continuationSeparator" w:id="0">
    <w:p w14:paraId="28A3A540" w14:textId="77777777" w:rsidR="00A01C32" w:rsidRDefault="00A01C32"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800000AF" w:usb1="5000224A"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41F01" w14:textId="77777777" w:rsidR="00A01C32" w:rsidRDefault="00A01C32" w:rsidP="00A01C32">
    <w:pPr>
      <w:pStyle w:val="Footer"/>
      <w:framePr w:wrap="around" w:vAnchor="text" w:hAnchor="margin" w:xAlign="right" w:y="1"/>
      <w:rPr>
        <w:ins w:id="78" w:author="Mary O'Connor" w:date="2016-06-14T17:15:00Z"/>
        <w:rStyle w:val="PageNumber"/>
      </w:rPr>
    </w:pPr>
    <w:ins w:id="79" w:author="Mary O'Connor" w:date="2016-06-14T17:15:00Z">
      <w:r>
        <w:rPr>
          <w:rStyle w:val="PageNumber"/>
        </w:rPr>
        <w:fldChar w:fldCharType="begin"/>
      </w:r>
      <w:r>
        <w:rPr>
          <w:rStyle w:val="PageNumber"/>
        </w:rPr>
        <w:instrText xml:space="preserve">PAGE  </w:instrText>
      </w:r>
      <w:r>
        <w:rPr>
          <w:rStyle w:val="PageNumber"/>
        </w:rPr>
        <w:fldChar w:fldCharType="end"/>
      </w:r>
    </w:ins>
  </w:p>
  <w:p w14:paraId="3E390AE7" w14:textId="77777777" w:rsidR="00A01C32" w:rsidRDefault="00A01C32" w:rsidP="00A01C32">
    <w:pPr>
      <w:pStyle w:val="Footer"/>
      <w:ind w:right="360"/>
      <w:pPrChange w:id="80" w:author="Mary O'Connor" w:date="2016-06-14T17:15: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53AA9" w14:textId="77777777" w:rsidR="00A01C32" w:rsidRDefault="00A01C32" w:rsidP="00A01C32">
    <w:pPr>
      <w:pStyle w:val="Footer"/>
      <w:framePr w:wrap="around" w:vAnchor="text" w:hAnchor="margin" w:xAlign="right" w:y="1"/>
      <w:rPr>
        <w:ins w:id="81" w:author="Mary O'Connor" w:date="2016-06-14T17:15:00Z"/>
        <w:rStyle w:val="PageNumber"/>
      </w:rPr>
    </w:pPr>
    <w:ins w:id="82" w:author="Mary O'Connor" w:date="2016-06-14T17:15:00Z">
      <w:r>
        <w:rPr>
          <w:rStyle w:val="PageNumber"/>
        </w:rPr>
        <w:fldChar w:fldCharType="begin"/>
      </w:r>
      <w:r>
        <w:rPr>
          <w:rStyle w:val="PageNumber"/>
        </w:rPr>
        <w:instrText xml:space="preserve">PAGE  </w:instrText>
      </w:r>
    </w:ins>
    <w:r>
      <w:rPr>
        <w:rStyle w:val="PageNumber"/>
      </w:rPr>
      <w:fldChar w:fldCharType="separate"/>
    </w:r>
    <w:r w:rsidR="00280BC4">
      <w:rPr>
        <w:rStyle w:val="PageNumber"/>
        <w:noProof/>
      </w:rPr>
      <w:t>1</w:t>
    </w:r>
    <w:ins w:id="83" w:author="Mary O'Connor" w:date="2016-06-14T17:15:00Z">
      <w:r>
        <w:rPr>
          <w:rStyle w:val="PageNumber"/>
        </w:rPr>
        <w:fldChar w:fldCharType="end"/>
      </w:r>
    </w:ins>
  </w:p>
  <w:p w14:paraId="096FF48B" w14:textId="77777777" w:rsidR="00A01C32" w:rsidRDefault="00A01C32" w:rsidP="00A01C32">
    <w:pPr>
      <w:pStyle w:val="Footer"/>
      <w:ind w:right="360"/>
      <w:pPrChange w:id="84" w:author="Mary O'Connor" w:date="2016-06-14T17:15: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A01C32" w:rsidRDefault="00A01C32" w:rsidP="00486109">
      <w:r>
        <w:separator/>
      </w:r>
    </w:p>
  </w:footnote>
  <w:footnote w:type="continuationSeparator" w:id="0">
    <w:p w14:paraId="29072898" w14:textId="77777777" w:rsidR="00A01C32" w:rsidRDefault="00A01C32"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0270"/>
    <w:rsid w:val="000019A9"/>
    <w:rsid w:val="00002D31"/>
    <w:rsid w:val="00003ADE"/>
    <w:rsid w:val="0000429A"/>
    <w:rsid w:val="00006534"/>
    <w:rsid w:val="00007B05"/>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57515"/>
    <w:rsid w:val="00072672"/>
    <w:rsid w:val="00073C8B"/>
    <w:rsid w:val="00074F14"/>
    <w:rsid w:val="00080DD6"/>
    <w:rsid w:val="000834AE"/>
    <w:rsid w:val="000835F8"/>
    <w:rsid w:val="0008605B"/>
    <w:rsid w:val="000905A4"/>
    <w:rsid w:val="00092F60"/>
    <w:rsid w:val="00093FD8"/>
    <w:rsid w:val="000976E3"/>
    <w:rsid w:val="000A04FD"/>
    <w:rsid w:val="000A2580"/>
    <w:rsid w:val="000A3D6B"/>
    <w:rsid w:val="000A609B"/>
    <w:rsid w:val="000A6148"/>
    <w:rsid w:val="000A7613"/>
    <w:rsid w:val="000A79EF"/>
    <w:rsid w:val="000A7BE7"/>
    <w:rsid w:val="000B0F96"/>
    <w:rsid w:val="000B517E"/>
    <w:rsid w:val="000B698A"/>
    <w:rsid w:val="000B7C2A"/>
    <w:rsid w:val="000B7FA4"/>
    <w:rsid w:val="000C2B9A"/>
    <w:rsid w:val="000C4E0C"/>
    <w:rsid w:val="000D1A25"/>
    <w:rsid w:val="000D417B"/>
    <w:rsid w:val="000D61EE"/>
    <w:rsid w:val="000E2A7E"/>
    <w:rsid w:val="000E2AF5"/>
    <w:rsid w:val="000E43CF"/>
    <w:rsid w:val="000F08B4"/>
    <w:rsid w:val="000F3FDB"/>
    <w:rsid w:val="000F6118"/>
    <w:rsid w:val="000F6274"/>
    <w:rsid w:val="000F6EEC"/>
    <w:rsid w:val="000F7098"/>
    <w:rsid w:val="000F7682"/>
    <w:rsid w:val="001022D0"/>
    <w:rsid w:val="00102F16"/>
    <w:rsid w:val="001066C3"/>
    <w:rsid w:val="00121777"/>
    <w:rsid w:val="00121D08"/>
    <w:rsid w:val="001236C4"/>
    <w:rsid w:val="00123AD8"/>
    <w:rsid w:val="001246F2"/>
    <w:rsid w:val="00124834"/>
    <w:rsid w:val="001316AC"/>
    <w:rsid w:val="001331A4"/>
    <w:rsid w:val="001331CE"/>
    <w:rsid w:val="001338DE"/>
    <w:rsid w:val="001363E4"/>
    <w:rsid w:val="0013704A"/>
    <w:rsid w:val="00137407"/>
    <w:rsid w:val="001377C3"/>
    <w:rsid w:val="00137CB9"/>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61F"/>
    <w:rsid w:val="0017474A"/>
    <w:rsid w:val="0017482F"/>
    <w:rsid w:val="0017641D"/>
    <w:rsid w:val="001770C7"/>
    <w:rsid w:val="00177B0C"/>
    <w:rsid w:val="0018083C"/>
    <w:rsid w:val="00181998"/>
    <w:rsid w:val="00183A6F"/>
    <w:rsid w:val="00183B90"/>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C4071"/>
    <w:rsid w:val="001D0337"/>
    <w:rsid w:val="001D29C7"/>
    <w:rsid w:val="001D3CA0"/>
    <w:rsid w:val="001D3EAF"/>
    <w:rsid w:val="001D44A3"/>
    <w:rsid w:val="001D5EA5"/>
    <w:rsid w:val="001D65C6"/>
    <w:rsid w:val="001E2BB8"/>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2771"/>
    <w:rsid w:val="00213154"/>
    <w:rsid w:val="002226AF"/>
    <w:rsid w:val="00226F0A"/>
    <w:rsid w:val="00230C56"/>
    <w:rsid w:val="00230D8C"/>
    <w:rsid w:val="00231C38"/>
    <w:rsid w:val="0023400A"/>
    <w:rsid w:val="0023651E"/>
    <w:rsid w:val="00236F3A"/>
    <w:rsid w:val="00237CD5"/>
    <w:rsid w:val="002400A8"/>
    <w:rsid w:val="00240CAF"/>
    <w:rsid w:val="00242816"/>
    <w:rsid w:val="00243705"/>
    <w:rsid w:val="002448F0"/>
    <w:rsid w:val="00244C87"/>
    <w:rsid w:val="00246261"/>
    <w:rsid w:val="0024630D"/>
    <w:rsid w:val="0025262B"/>
    <w:rsid w:val="0025484B"/>
    <w:rsid w:val="00254970"/>
    <w:rsid w:val="0025501C"/>
    <w:rsid w:val="002553A7"/>
    <w:rsid w:val="00256F82"/>
    <w:rsid w:val="00263EE5"/>
    <w:rsid w:val="00266C3E"/>
    <w:rsid w:val="00273027"/>
    <w:rsid w:val="00274776"/>
    <w:rsid w:val="00276F57"/>
    <w:rsid w:val="002773F6"/>
    <w:rsid w:val="00280BC4"/>
    <w:rsid w:val="00282961"/>
    <w:rsid w:val="00284995"/>
    <w:rsid w:val="002907CA"/>
    <w:rsid w:val="0029136D"/>
    <w:rsid w:val="002936C1"/>
    <w:rsid w:val="00295C4A"/>
    <w:rsid w:val="00297B82"/>
    <w:rsid w:val="00297E78"/>
    <w:rsid w:val="002A006B"/>
    <w:rsid w:val="002A0795"/>
    <w:rsid w:val="002A3E5A"/>
    <w:rsid w:val="002A424B"/>
    <w:rsid w:val="002A690E"/>
    <w:rsid w:val="002A6C9D"/>
    <w:rsid w:val="002B23A1"/>
    <w:rsid w:val="002B3249"/>
    <w:rsid w:val="002B34F0"/>
    <w:rsid w:val="002B490B"/>
    <w:rsid w:val="002C02D8"/>
    <w:rsid w:val="002C4460"/>
    <w:rsid w:val="002C7607"/>
    <w:rsid w:val="002D1413"/>
    <w:rsid w:val="002D1EEC"/>
    <w:rsid w:val="002D3469"/>
    <w:rsid w:val="002D37EE"/>
    <w:rsid w:val="002D3A35"/>
    <w:rsid w:val="002D3C74"/>
    <w:rsid w:val="002D4D52"/>
    <w:rsid w:val="002D6C17"/>
    <w:rsid w:val="002D7156"/>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6B38"/>
    <w:rsid w:val="00317F0E"/>
    <w:rsid w:val="00326031"/>
    <w:rsid w:val="00330193"/>
    <w:rsid w:val="003313CA"/>
    <w:rsid w:val="00332E88"/>
    <w:rsid w:val="0033323D"/>
    <w:rsid w:val="00342AC4"/>
    <w:rsid w:val="00344CEC"/>
    <w:rsid w:val="00350ACA"/>
    <w:rsid w:val="00351E5E"/>
    <w:rsid w:val="00353D39"/>
    <w:rsid w:val="00354EB3"/>
    <w:rsid w:val="003552B7"/>
    <w:rsid w:val="00356521"/>
    <w:rsid w:val="00357CC8"/>
    <w:rsid w:val="00357D6A"/>
    <w:rsid w:val="00361641"/>
    <w:rsid w:val="00361810"/>
    <w:rsid w:val="00363036"/>
    <w:rsid w:val="00365160"/>
    <w:rsid w:val="00370CC4"/>
    <w:rsid w:val="0037188B"/>
    <w:rsid w:val="00371947"/>
    <w:rsid w:val="00371E17"/>
    <w:rsid w:val="00372DC6"/>
    <w:rsid w:val="00373B28"/>
    <w:rsid w:val="0037553C"/>
    <w:rsid w:val="00375D46"/>
    <w:rsid w:val="003816A1"/>
    <w:rsid w:val="00385CED"/>
    <w:rsid w:val="0038631D"/>
    <w:rsid w:val="00386AFE"/>
    <w:rsid w:val="00387647"/>
    <w:rsid w:val="00391634"/>
    <w:rsid w:val="00391E07"/>
    <w:rsid w:val="0039557D"/>
    <w:rsid w:val="003A25BA"/>
    <w:rsid w:val="003A585B"/>
    <w:rsid w:val="003A701A"/>
    <w:rsid w:val="003A74C3"/>
    <w:rsid w:val="003A7FE5"/>
    <w:rsid w:val="003B0A56"/>
    <w:rsid w:val="003B11F5"/>
    <w:rsid w:val="003B1A66"/>
    <w:rsid w:val="003B203E"/>
    <w:rsid w:val="003B3C97"/>
    <w:rsid w:val="003B6729"/>
    <w:rsid w:val="003C07F0"/>
    <w:rsid w:val="003C1277"/>
    <w:rsid w:val="003C4034"/>
    <w:rsid w:val="003C4E3A"/>
    <w:rsid w:val="003C54B0"/>
    <w:rsid w:val="003C741A"/>
    <w:rsid w:val="003D045B"/>
    <w:rsid w:val="003D2AA7"/>
    <w:rsid w:val="003D3C5C"/>
    <w:rsid w:val="003D6A45"/>
    <w:rsid w:val="003E337F"/>
    <w:rsid w:val="003E3ECF"/>
    <w:rsid w:val="003E582B"/>
    <w:rsid w:val="003E5918"/>
    <w:rsid w:val="003E62B9"/>
    <w:rsid w:val="003F0C4B"/>
    <w:rsid w:val="003F2740"/>
    <w:rsid w:val="003F40B3"/>
    <w:rsid w:val="003F6937"/>
    <w:rsid w:val="003F75EC"/>
    <w:rsid w:val="004023C2"/>
    <w:rsid w:val="0040269C"/>
    <w:rsid w:val="004033D8"/>
    <w:rsid w:val="004037C9"/>
    <w:rsid w:val="0040499F"/>
    <w:rsid w:val="00412E00"/>
    <w:rsid w:val="004160E9"/>
    <w:rsid w:val="0042025D"/>
    <w:rsid w:val="00423350"/>
    <w:rsid w:val="00423541"/>
    <w:rsid w:val="0042442C"/>
    <w:rsid w:val="00427005"/>
    <w:rsid w:val="00430EFC"/>
    <w:rsid w:val="0043198E"/>
    <w:rsid w:val="00432117"/>
    <w:rsid w:val="00432834"/>
    <w:rsid w:val="004344C4"/>
    <w:rsid w:val="00434D2E"/>
    <w:rsid w:val="004368E5"/>
    <w:rsid w:val="004417F0"/>
    <w:rsid w:val="00442A35"/>
    <w:rsid w:val="00447581"/>
    <w:rsid w:val="00447FA5"/>
    <w:rsid w:val="00450239"/>
    <w:rsid w:val="00451166"/>
    <w:rsid w:val="0045308B"/>
    <w:rsid w:val="00457162"/>
    <w:rsid w:val="0045749F"/>
    <w:rsid w:val="004605A5"/>
    <w:rsid w:val="00463E6D"/>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4446"/>
    <w:rsid w:val="004B57FB"/>
    <w:rsid w:val="004C2A30"/>
    <w:rsid w:val="004C4DB7"/>
    <w:rsid w:val="004C6AA6"/>
    <w:rsid w:val="004D2CF0"/>
    <w:rsid w:val="004D40B2"/>
    <w:rsid w:val="004E07FD"/>
    <w:rsid w:val="004E10F1"/>
    <w:rsid w:val="004E2269"/>
    <w:rsid w:val="004E31E6"/>
    <w:rsid w:val="004E32DA"/>
    <w:rsid w:val="004E3300"/>
    <w:rsid w:val="004E7971"/>
    <w:rsid w:val="004F415C"/>
    <w:rsid w:val="005013B4"/>
    <w:rsid w:val="00502A0F"/>
    <w:rsid w:val="005033DF"/>
    <w:rsid w:val="005068EC"/>
    <w:rsid w:val="00512460"/>
    <w:rsid w:val="005127E8"/>
    <w:rsid w:val="00512DD5"/>
    <w:rsid w:val="00512F1A"/>
    <w:rsid w:val="00513B51"/>
    <w:rsid w:val="00513DCF"/>
    <w:rsid w:val="00516868"/>
    <w:rsid w:val="0052250D"/>
    <w:rsid w:val="005260A7"/>
    <w:rsid w:val="005332FD"/>
    <w:rsid w:val="00533322"/>
    <w:rsid w:val="005334FB"/>
    <w:rsid w:val="005350FC"/>
    <w:rsid w:val="00536AF1"/>
    <w:rsid w:val="005411BB"/>
    <w:rsid w:val="0054281A"/>
    <w:rsid w:val="0054359A"/>
    <w:rsid w:val="00544571"/>
    <w:rsid w:val="00546267"/>
    <w:rsid w:val="0054627A"/>
    <w:rsid w:val="00551728"/>
    <w:rsid w:val="00551995"/>
    <w:rsid w:val="005524DA"/>
    <w:rsid w:val="0055483F"/>
    <w:rsid w:val="00555944"/>
    <w:rsid w:val="00555AA6"/>
    <w:rsid w:val="00557477"/>
    <w:rsid w:val="00560035"/>
    <w:rsid w:val="00560653"/>
    <w:rsid w:val="00560717"/>
    <w:rsid w:val="0056347D"/>
    <w:rsid w:val="005648F9"/>
    <w:rsid w:val="00565DF1"/>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D4322"/>
    <w:rsid w:val="005E0B7F"/>
    <w:rsid w:val="005E1533"/>
    <w:rsid w:val="005E212F"/>
    <w:rsid w:val="005E4689"/>
    <w:rsid w:val="005E6B11"/>
    <w:rsid w:val="005F118D"/>
    <w:rsid w:val="005F3DB3"/>
    <w:rsid w:val="005F4DA7"/>
    <w:rsid w:val="005F4DAB"/>
    <w:rsid w:val="005F565B"/>
    <w:rsid w:val="005F7D4A"/>
    <w:rsid w:val="006033D7"/>
    <w:rsid w:val="00605068"/>
    <w:rsid w:val="00605C7E"/>
    <w:rsid w:val="0060606E"/>
    <w:rsid w:val="006061CE"/>
    <w:rsid w:val="00606AB8"/>
    <w:rsid w:val="00612B96"/>
    <w:rsid w:val="00612E4D"/>
    <w:rsid w:val="00615006"/>
    <w:rsid w:val="006172CF"/>
    <w:rsid w:val="00627B0A"/>
    <w:rsid w:val="00632B9F"/>
    <w:rsid w:val="00633A73"/>
    <w:rsid w:val="00634CB2"/>
    <w:rsid w:val="00635DCA"/>
    <w:rsid w:val="00635DF7"/>
    <w:rsid w:val="00635E02"/>
    <w:rsid w:val="00635FFD"/>
    <w:rsid w:val="00637AE5"/>
    <w:rsid w:val="00637E55"/>
    <w:rsid w:val="00640B80"/>
    <w:rsid w:val="00640BBA"/>
    <w:rsid w:val="00641006"/>
    <w:rsid w:val="0064269D"/>
    <w:rsid w:val="00643975"/>
    <w:rsid w:val="00643B75"/>
    <w:rsid w:val="00644A60"/>
    <w:rsid w:val="006451E7"/>
    <w:rsid w:val="0064561A"/>
    <w:rsid w:val="0065080C"/>
    <w:rsid w:val="006509A1"/>
    <w:rsid w:val="00652446"/>
    <w:rsid w:val="00657C74"/>
    <w:rsid w:val="00661079"/>
    <w:rsid w:val="00661BCF"/>
    <w:rsid w:val="00664350"/>
    <w:rsid w:val="0066571F"/>
    <w:rsid w:val="006662D2"/>
    <w:rsid w:val="00666596"/>
    <w:rsid w:val="006668AE"/>
    <w:rsid w:val="0066720A"/>
    <w:rsid w:val="00667636"/>
    <w:rsid w:val="006703E1"/>
    <w:rsid w:val="00670676"/>
    <w:rsid w:val="00671FF3"/>
    <w:rsid w:val="006731F7"/>
    <w:rsid w:val="006738C7"/>
    <w:rsid w:val="00675A5D"/>
    <w:rsid w:val="0068038D"/>
    <w:rsid w:val="006805EC"/>
    <w:rsid w:val="00681C98"/>
    <w:rsid w:val="00683DFC"/>
    <w:rsid w:val="00683E40"/>
    <w:rsid w:val="00687EE4"/>
    <w:rsid w:val="00691391"/>
    <w:rsid w:val="006915E4"/>
    <w:rsid w:val="00693F5A"/>
    <w:rsid w:val="0069489F"/>
    <w:rsid w:val="00696DCE"/>
    <w:rsid w:val="00696E3E"/>
    <w:rsid w:val="006971F7"/>
    <w:rsid w:val="006A1BE2"/>
    <w:rsid w:val="006A25CF"/>
    <w:rsid w:val="006A26C5"/>
    <w:rsid w:val="006A3066"/>
    <w:rsid w:val="006A36C9"/>
    <w:rsid w:val="006B0390"/>
    <w:rsid w:val="006B0DE6"/>
    <w:rsid w:val="006B1902"/>
    <w:rsid w:val="006B1CB9"/>
    <w:rsid w:val="006B3004"/>
    <w:rsid w:val="006B628B"/>
    <w:rsid w:val="006C0F34"/>
    <w:rsid w:val="006C16DF"/>
    <w:rsid w:val="006C5615"/>
    <w:rsid w:val="006C5D52"/>
    <w:rsid w:val="006C6D1C"/>
    <w:rsid w:val="006C7C60"/>
    <w:rsid w:val="006D0BB4"/>
    <w:rsid w:val="006D1987"/>
    <w:rsid w:val="006D2C0E"/>
    <w:rsid w:val="006D44B5"/>
    <w:rsid w:val="006D5A4E"/>
    <w:rsid w:val="006D5B76"/>
    <w:rsid w:val="006D6153"/>
    <w:rsid w:val="006E08FB"/>
    <w:rsid w:val="006E39AA"/>
    <w:rsid w:val="006E3FA0"/>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378EF"/>
    <w:rsid w:val="0074082A"/>
    <w:rsid w:val="0074216C"/>
    <w:rsid w:val="00743363"/>
    <w:rsid w:val="00746CE7"/>
    <w:rsid w:val="00747FE2"/>
    <w:rsid w:val="007504D5"/>
    <w:rsid w:val="007519B5"/>
    <w:rsid w:val="00756722"/>
    <w:rsid w:val="007600F4"/>
    <w:rsid w:val="007628F5"/>
    <w:rsid w:val="00763EF1"/>
    <w:rsid w:val="00764123"/>
    <w:rsid w:val="00764EC4"/>
    <w:rsid w:val="00765514"/>
    <w:rsid w:val="00766D03"/>
    <w:rsid w:val="00767F5A"/>
    <w:rsid w:val="007760AC"/>
    <w:rsid w:val="007779E6"/>
    <w:rsid w:val="0078043B"/>
    <w:rsid w:val="007815A5"/>
    <w:rsid w:val="0078252D"/>
    <w:rsid w:val="007844F6"/>
    <w:rsid w:val="00786B07"/>
    <w:rsid w:val="007A3CF0"/>
    <w:rsid w:val="007A55DF"/>
    <w:rsid w:val="007A6FC3"/>
    <w:rsid w:val="007B13B4"/>
    <w:rsid w:val="007C2381"/>
    <w:rsid w:val="007C43AB"/>
    <w:rsid w:val="007C62D4"/>
    <w:rsid w:val="007D1C62"/>
    <w:rsid w:val="007D4E2C"/>
    <w:rsid w:val="007D71FD"/>
    <w:rsid w:val="007E2B21"/>
    <w:rsid w:val="007E51F9"/>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0BE3"/>
    <w:rsid w:val="00826CF2"/>
    <w:rsid w:val="00827F94"/>
    <w:rsid w:val="00837052"/>
    <w:rsid w:val="00837681"/>
    <w:rsid w:val="0084029A"/>
    <w:rsid w:val="008429AF"/>
    <w:rsid w:val="00842F28"/>
    <w:rsid w:val="00843DC0"/>
    <w:rsid w:val="00843E5D"/>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CD6"/>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3AEC"/>
    <w:rsid w:val="008D4919"/>
    <w:rsid w:val="008D6FEA"/>
    <w:rsid w:val="008D7EF2"/>
    <w:rsid w:val="008E426F"/>
    <w:rsid w:val="008E4DE4"/>
    <w:rsid w:val="008E5A28"/>
    <w:rsid w:val="008E63DB"/>
    <w:rsid w:val="008E6AB0"/>
    <w:rsid w:val="008E705C"/>
    <w:rsid w:val="008F2C45"/>
    <w:rsid w:val="008F3470"/>
    <w:rsid w:val="008F4534"/>
    <w:rsid w:val="008F5372"/>
    <w:rsid w:val="008F575B"/>
    <w:rsid w:val="008F7E5D"/>
    <w:rsid w:val="00904054"/>
    <w:rsid w:val="00904D14"/>
    <w:rsid w:val="00905B6A"/>
    <w:rsid w:val="009064BF"/>
    <w:rsid w:val="00906882"/>
    <w:rsid w:val="0090733C"/>
    <w:rsid w:val="0091063D"/>
    <w:rsid w:val="00916A2B"/>
    <w:rsid w:val="009227C4"/>
    <w:rsid w:val="00922AC5"/>
    <w:rsid w:val="00923647"/>
    <w:rsid w:val="0092499C"/>
    <w:rsid w:val="00924E68"/>
    <w:rsid w:val="00924F72"/>
    <w:rsid w:val="009269F5"/>
    <w:rsid w:val="00927CA9"/>
    <w:rsid w:val="00931D27"/>
    <w:rsid w:val="00932AF6"/>
    <w:rsid w:val="00940FA9"/>
    <w:rsid w:val="00943E8D"/>
    <w:rsid w:val="00944A6A"/>
    <w:rsid w:val="00944B84"/>
    <w:rsid w:val="009538B6"/>
    <w:rsid w:val="009559DA"/>
    <w:rsid w:val="009560BB"/>
    <w:rsid w:val="0095799C"/>
    <w:rsid w:val="009601E4"/>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91498"/>
    <w:rsid w:val="009A03E6"/>
    <w:rsid w:val="009A098A"/>
    <w:rsid w:val="009A2A28"/>
    <w:rsid w:val="009A4E71"/>
    <w:rsid w:val="009A54E2"/>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204F"/>
    <w:rsid w:val="009E329B"/>
    <w:rsid w:val="009E439A"/>
    <w:rsid w:val="009E638D"/>
    <w:rsid w:val="009E72E1"/>
    <w:rsid w:val="009F1BF2"/>
    <w:rsid w:val="009F38DB"/>
    <w:rsid w:val="009F3EC7"/>
    <w:rsid w:val="009F405D"/>
    <w:rsid w:val="009F54D6"/>
    <w:rsid w:val="009F566F"/>
    <w:rsid w:val="009F5907"/>
    <w:rsid w:val="009F669B"/>
    <w:rsid w:val="00A00D5F"/>
    <w:rsid w:val="00A01859"/>
    <w:rsid w:val="00A01C32"/>
    <w:rsid w:val="00A02BED"/>
    <w:rsid w:val="00A03E31"/>
    <w:rsid w:val="00A052DF"/>
    <w:rsid w:val="00A11AF8"/>
    <w:rsid w:val="00A11D9E"/>
    <w:rsid w:val="00A13461"/>
    <w:rsid w:val="00A13CA4"/>
    <w:rsid w:val="00A15D73"/>
    <w:rsid w:val="00A16452"/>
    <w:rsid w:val="00A230AC"/>
    <w:rsid w:val="00A239B3"/>
    <w:rsid w:val="00A27FAA"/>
    <w:rsid w:val="00A3155A"/>
    <w:rsid w:val="00A40E2D"/>
    <w:rsid w:val="00A41EA9"/>
    <w:rsid w:val="00A44B72"/>
    <w:rsid w:val="00A5053A"/>
    <w:rsid w:val="00A51A88"/>
    <w:rsid w:val="00A52BE9"/>
    <w:rsid w:val="00A54731"/>
    <w:rsid w:val="00A54CF8"/>
    <w:rsid w:val="00A55939"/>
    <w:rsid w:val="00A63B63"/>
    <w:rsid w:val="00A650A7"/>
    <w:rsid w:val="00A66147"/>
    <w:rsid w:val="00A676F4"/>
    <w:rsid w:val="00A70377"/>
    <w:rsid w:val="00A71475"/>
    <w:rsid w:val="00A73218"/>
    <w:rsid w:val="00A73FCD"/>
    <w:rsid w:val="00A74FDB"/>
    <w:rsid w:val="00A75106"/>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B44CE"/>
    <w:rsid w:val="00AC0A38"/>
    <w:rsid w:val="00AC24E1"/>
    <w:rsid w:val="00AC4271"/>
    <w:rsid w:val="00AC4967"/>
    <w:rsid w:val="00AC705C"/>
    <w:rsid w:val="00AD0868"/>
    <w:rsid w:val="00AD246B"/>
    <w:rsid w:val="00AD3ABD"/>
    <w:rsid w:val="00AD3D76"/>
    <w:rsid w:val="00AD5662"/>
    <w:rsid w:val="00AD6391"/>
    <w:rsid w:val="00AE06D5"/>
    <w:rsid w:val="00AE157A"/>
    <w:rsid w:val="00AE4704"/>
    <w:rsid w:val="00AE7FBF"/>
    <w:rsid w:val="00AF308C"/>
    <w:rsid w:val="00AF3CDA"/>
    <w:rsid w:val="00AF5A1C"/>
    <w:rsid w:val="00AF6F4C"/>
    <w:rsid w:val="00B01133"/>
    <w:rsid w:val="00B0414D"/>
    <w:rsid w:val="00B050BD"/>
    <w:rsid w:val="00B07E5B"/>
    <w:rsid w:val="00B103CB"/>
    <w:rsid w:val="00B158E8"/>
    <w:rsid w:val="00B1709E"/>
    <w:rsid w:val="00B175C5"/>
    <w:rsid w:val="00B21D45"/>
    <w:rsid w:val="00B242AC"/>
    <w:rsid w:val="00B25B30"/>
    <w:rsid w:val="00B26701"/>
    <w:rsid w:val="00B355E5"/>
    <w:rsid w:val="00B35F1B"/>
    <w:rsid w:val="00B37669"/>
    <w:rsid w:val="00B4044D"/>
    <w:rsid w:val="00B40897"/>
    <w:rsid w:val="00B41888"/>
    <w:rsid w:val="00B42060"/>
    <w:rsid w:val="00B421A7"/>
    <w:rsid w:val="00B42584"/>
    <w:rsid w:val="00B42845"/>
    <w:rsid w:val="00B4652E"/>
    <w:rsid w:val="00B473F7"/>
    <w:rsid w:val="00B47E17"/>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210"/>
    <w:rsid w:val="00B85A3F"/>
    <w:rsid w:val="00B8604C"/>
    <w:rsid w:val="00B87AA2"/>
    <w:rsid w:val="00B90BA9"/>
    <w:rsid w:val="00B90F5A"/>
    <w:rsid w:val="00B91E48"/>
    <w:rsid w:val="00B943D6"/>
    <w:rsid w:val="00BA0CD6"/>
    <w:rsid w:val="00BA10A5"/>
    <w:rsid w:val="00BA248A"/>
    <w:rsid w:val="00BA314E"/>
    <w:rsid w:val="00BA4023"/>
    <w:rsid w:val="00BA4AAD"/>
    <w:rsid w:val="00BA6CE0"/>
    <w:rsid w:val="00BB142B"/>
    <w:rsid w:val="00BB4223"/>
    <w:rsid w:val="00BB5E51"/>
    <w:rsid w:val="00BC0CB2"/>
    <w:rsid w:val="00BC143F"/>
    <w:rsid w:val="00BC3BC6"/>
    <w:rsid w:val="00BC3EEF"/>
    <w:rsid w:val="00BD2C9E"/>
    <w:rsid w:val="00BD370E"/>
    <w:rsid w:val="00BD4808"/>
    <w:rsid w:val="00BD6913"/>
    <w:rsid w:val="00BE336F"/>
    <w:rsid w:val="00BE4E90"/>
    <w:rsid w:val="00BE6F02"/>
    <w:rsid w:val="00BF3686"/>
    <w:rsid w:val="00BF430E"/>
    <w:rsid w:val="00BF4544"/>
    <w:rsid w:val="00BF6EAE"/>
    <w:rsid w:val="00C01BCD"/>
    <w:rsid w:val="00C03F9E"/>
    <w:rsid w:val="00C04E9D"/>
    <w:rsid w:val="00C07DC5"/>
    <w:rsid w:val="00C127B9"/>
    <w:rsid w:val="00C148A5"/>
    <w:rsid w:val="00C21F95"/>
    <w:rsid w:val="00C222F8"/>
    <w:rsid w:val="00C2307A"/>
    <w:rsid w:val="00C23F67"/>
    <w:rsid w:val="00C2507A"/>
    <w:rsid w:val="00C271B9"/>
    <w:rsid w:val="00C30639"/>
    <w:rsid w:val="00C36C3F"/>
    <w:rsid w:val="00C3790F"/>
    <w:rsid w:val="00C409C0"/>
    <w:rsid w:val="00C43ABC"/>
    <w:rsid w:val="00C506B6"/>
    <w:rsid w:val="00C50C04"/>
    <w:rsid w:val="00C50F3F"/>
    <w:rsid w:val="00C51D6B"/>
    <w:rsid w:val="00C52830"/>
    <w:rsid w:val="00C53C59"/>
    <w:rsid w:val="00C53C7E"/>
    <w:rsid w:val="00C56128"/>
    <w:rsid w:val="00C56E96"/>
    <w:rsid w:val="00C5746A"/>
    <w:rsid w:val="00C576E9"/>
    <w:rsid w:val="00C60D43"/>
    <w:rsid w:val="00C62817"/>
    <w:rsid w:val="00C63E91"/>
    <w:rsid w:val="00C64A07"/>
    <w:rsid w:val="00C64CC7"/>
    <w:rsid w:val="00C64D69"/>
    <w:rsid w:val="00C66301"/>
    <w:rsid w:val="00C67C69"/>
    <w:rsid w:val="00C67E25"/>
    <w:rsid w:val="00C724EA"/>
    <w:rsid w:val="00C73EB2"/>
    <w:rsid w:val="00C813D3"/>
    <w:rsid w:val="00C82DD5"/>
    <w:rsid w:val="00C86B6C"/>
    <w:rsid w:val="00C86DEA"/>
    <w:rsid w:val="00C909FE"/>
    <w:rsid w:val="00C91156"/>
    <w:rsid w:val="00C91DBA"/>
    <w:rsid w:val="00C94BE7"/>
    <w:rsid w:val="00C97C24"/>
    <w:rsid w:val="00CA02EF"/>
    <w:rsid w:val="00CA523E"/>
    <w:rsid w:val="00CA6643"/>
    <w:rsid w:val="00CA727D"/>
    <w:rsid w:val="00CB30D0"/>
    <w:rsid w:val="00CB385F"/>
    <w:rsid w:val="00CB44F7"/>
    <w:rsid w:val="00CC0B09"/>
    <w:rsid w:val="00CC3B08"/>
    <w:rsid w:val="00CC4BF5"/>
    <w:rsid w:val="00CC5287"/>
    <w:rsid w:val="00CC6ADA"/>
    <w:rsid w:val="00CD1ABC"/>
    <w:rsid w:val="00CD44C6"/>
    <w:rsid w:val="00CD4D44"/>
    <w:rsid w:val="00CD4E80"/>
    <w:rsid w:val="00CE049F"/>
    <w:rsid w:val="00CE0F58"/>
    <w:rsid w:val="00CE103C"/>
    <w:rsid w:val="00CE2760"/>
    <w:rsid w:val="00CE4A43"/>
    <w:rsid w:val="00CE5E10"/>
    <w:rsid w:val="00CF07B7"/>
    <w:rsid w:val="00CF0B2F"/>
    <w:rsid w:val="00CF11D8"/>
    <w:rsid w:val="00CF6BDE"/>
    <w:rsid w:val="00CF7912"/>
    <w:rsid w:val="00D008B7"/>
    <w:rsid w:val="00D00D5C"/>
    <w:rsid w:val="00D06971"/>
    <w:rsid w:val="00D07C4C"/>
    <w:rsid w:val="00D07D6B"/>
    <w:rsid w:val="00D12181"/>
    <w:rsid w:val="00D1220E"/>
    <w:rsid w:val="00D1356C"/>
    <w:rsid w:val="00D13B63"/>
    <w:rsid w:val="00D13CB3"/>
    <w:rsid w:val="00D13F62"/>
    <w:rsid w:val="00D142CA"/>
    <w:rsid w:val="00D16D6C"/>
    <w:rsid w:val="00D1727F"/>
    <w:rsid w:val="00D17402"/>
    <w:rsid w:val="00D17E50"/>
    <w:rsid w:val="00D208D6"/>
    <w:rsid w:val="00D215FA"/>
    <w:rsid w:val="00D23789"/>
    <w:rsid w:val="00D24346"/>
    <w:rsid w:val="00D249F4"/>
    <w:rsid w:val="00D26752"/>
    <w:rsid w:val="00D26A41"/>
    <w:rsid w:val="00D27576"/>
    <w:rsid w:val="00D31317"/>
    <w:rsid w:val="00D31A53"/>
    <w:rsid w:val="00D31D16"/>
    <w:rsid w:val="00D323EC"/>
    <w:rsid w:val="00D338F9"/>
    <w:rsid w:val="00D3488A"/>
    <w:rsid w:val="00D361E9"/>
    <w:rsid w:val="00D40391"/>
    <w:rsid w:val="00D43176"/>
    <w:rsid w:val="00D43596"/>
    <w:rsid w:val="00D440B0"/>
    <w:rsid w:val="00D46272"/>
    <w:rsid w:val="00D50262"/>
    <w:rsid w:val="00D51FA1"/>
    <w:rsid w:val="00D521F9"/>
    <w:rsid w:val="00D52870"/>
    <w:rsid w:val="00D52B0D"/>
    <w:rsid w:val="00D531ED"/>
    <w:rsid w:val="00D53A5C"/>
    <w:rsid w:val="00D53D88"/>
    <w:rsid w:val="00D55011"/>
    <w:rsid w:val="00D563FC"/>
    <w:rsid w:val="00D571D4"/>
    <w:rsid w:val="00D57C48"/>
    <w:rsid w:val="00D57E3E"/>
    <w:rsid w:val="00D621D1"/>
    <w:rsid w:val="00D64AAA"/>
    <w:rsid w:val="00D64ABE"/>
    <w:rsid w:val="00D66FD9"/>
    <w:rsid w:val="00D7209C"/>
    <w:rsid w:val="00D76E00"/>
    <w:rsid w:val="00D773D9"/>
    <w:rsid w:val="00D80AD1"/>
    <w:rsid w:val="00D81FD4"/>
    <w:rsid w:val="00D835D4"/>
    <w:rsid w:val="00D84734"/>
    <w:rsid w:val="00D84764"/>
    <w:rsid w:val="00D863A4"/>
    <w:rsid w:val="00D906EE"/>
    <w:rsid w:val="00D95AEF"/>
    <w:rsid w:val="00DA11C0"/>
    <w:rsid w:val="00DA1AB1"/>
    <w:rsid w:val="00DA24B7"/>
    <w:rsid w:val="00DA360F"/>
    <w:rsid w:val="00DA4C5A"/>
    <w:rsid w:val="00DB1180"/>
    <w:rsid w:val="00DB3D3A"/>
    <w:rsid w:val="00DC11DE"/>
    <w:rsid w:val="00DC322E"/>
    <w:rsid w:val="00DC4B86"/>
    <w:rsid w:val="00DC59CA"/>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635E"/>
    <w:rsid w:val="00E07274"/>
    <w:rsid w:val="00E13205"/>
    <w:rsid w:val="00E1396B"/>
    <w:rsid w:val="00E16568"/>
    <w:rsid w:val="00E17DC7"/>
    <w:rsid w:val="00E20510"/>
    <w:rsid w:val="00E23870"/>
    <w:rsid w:val="00E23AD5"/>
    <w:rsid w:val="00E23C2F"/>
    <w:rsid w:val="00E2497F"/>
    <w:rsid w:val="00E2643C"/>
    <w:rsid w:val="00E266D8"/>
    <w:rsid w:val="00E26C29"/>
    <w:rsid w:val="00E27380"/>
    <w:rsid w:val="00E27BCE"/>
    <w:rsid w:val="00E309DB"/>
    <w:rsid w:val="00E32631"/>
    <w:rsid w:val="00E339B0"/>
    <w:rsid w:val="00E33F2A"/>
    <w:rsid w:val="00E34BA8"/>
    <w:rsid w:val="00E34E09"/>
    <w:rsid w:val="00E41F3D"/>
    <w:rsid w:val="00E46DE3"/>
    <w:rsid w:val="00E47752"/>
    <w:rsid w:val="00E5171D"/>
    <w:rsid w:val="00E51804"/>
    <w:rsid w:val="00E52D08"/>
    <w:rsid w:val="00E606AF"/>
    <w:rsid w:val="00E63E33"/>
    <w:rsid w:val="00E64221"/>
    <w:rsid w:val="00E64744"/>
    <w:rsid w:val="00E647C5"/>
    <w:rsid w:val="00E65DAE"/>
    <w:rsid w:val="00E67E37"/>
    <w:rsid w:val="00E74134"/>
    <w:rsid w:val="00E754E2"/>
    <w:rsid w:val="00E75CA0"/>
    <w:rsid w:val="00E760D1"/>
    <w:rsid w:val="00E768D4"/>
    <w:rsid w:val="00E80F7B"/>
    <w:rsid w:val="00E826FB"/>
    <w:rsid w:val="00E82F64"/>
    <w:rsid w:val="00E83D4E"/>
    <w:rsid w:val="00E841CA"/>
    <w:rsid w:val="00E842D0"/>
    <w:rsid w:val="00E8442D"/>
    <w:rsid w:val="00E8537B"/>
    <w:rsid w:val="00E91C59"/>
    <w:rsid w:val="00E92255"/>
    <w:rsid w:val="00EA1B1E"/>
    <w:rsid w:val="00EA51CB"/>
    <w:rsid w:val="00EB2762"/>
    <w:rsid w:val="00EB4553"/>
    <w:rsid w:val="00EC0800"/>
    <w:rsid w:val="00EC0B89"/>
    <w:rsid w:val="00EC3540"/>
    <w:rsid w:val="00EC51A3"/>
    <w:rsid w:val="00EC5AAB"/>
    <w:rsid w:val="00EC7061"/>
    <w:rsid w:val="00ED1FD2"/>
    <w:rsid w:val="00ED352F"/>
    <w:rsid w:val="00ED5A09"/>
    <w:rsid w:val="00ED62F0"/>
    <w:rsid w:val="00ED7174"/>
    <w:rsid w:val="00EE00D9"/>
    <w:rsid w:val="00EE2091"/>
    <w:rsid w:val="00EE255B"/>
    <w:rsid w:val="00EE41DA"/>
    <w:rsid w:val="00EE57F6"/>
    <w:rsid w:val="00EE6729"/>
    <w:rsid w:val="00EE738A"/>
    <w:rsid w:val="00EF212D"/>
    <w:rsid w:val="00EF3CA5"/>
    <w:rsid w:val="00EF5514"/>
    <w:rsid w:val="00F03386"/>
    <w:rsid w:val="00F0352D"/>
    <w:rsid w:val="00F07824"/>
    <w:rsid w:val="00F079D4"/>
    <w:rsid w:val="00F07A4E"/>
    <w:rsid w:val="00F106E6"/>
    <w:rsid w:val="00F132D3"/>
    <w:rsid w:val="00F13C96"/>
    <w:rsid w:val="00F15154"/>
    <w:rsid w:val="00F15661"/>
    <w:rsid w:val="00F1662E"/>
    <w:rsid w:val="00F205A1"/>
    <w:rsid w:val="00F21266"/>
    <w:rsid w:val="00F23249"/>
    <w:rsid w:val="00F27EAC"/>
    <w:rsid w:val="00F30B02"/>
    <w:rsid w:val="00F377A4"/>
    <w:rsid w:val="00F421DA"/>
    <w:rsid w:val="00F46BAD"/>
    <w:rsid w:val="00F50E88"/>
    <w:rsid w:val="00F559F7"/>
    <w:rsid w:val="00F600AD"/>
    <w:rsid w:val="00F61620"/>
    <w:rsid w:val="00F65E4C"/>
    <w:rsid w:val="00F6771E"/>
    <w:rsid w:val="00F67D50"/>
    <w:rsid w:val="00F70398"/>
    <w:rsid w:val="00F86EF3"/>
    <w:rsid w:val="00F90BA1"/>
    <w:rsid w:val="00F93647"/>
    <w:rsid w:val="00FA0CFC"/>
    <w:rsid w:val="00FA186A"/>
    <w:rsid w:val="00FB4002"/>
    <w:rsid w:val="00FB5659"/>
    <w:rsid w:val="00FC4CB1"/>
    <w:rsid w:val="00FC5916"/>
    <w:rsid w:val="00FD1C85"/>
    <w:rsid w:val="00FD37F9"/>
    <w:rsid w:val="00FD6B26"/>
    <w:rsid w:val="00FE109A"/>
    <w:rsid w:val="00FE65A4"/>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 w:type="character" w:styleId="PageNumber">
    <w:name w:val="page number"/>
    <w:basedOn w:val="DefaultParagraphFont"/>
    <w:uiPriority w:val="99"/>
    <w:semiHidden/>
    <w:unhideWhenUsed/>
    <w:rsid w:val="00A01C3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 w:type="character" w:styleId="PageNumber">
    <w:name w:val="page number"/>
    <w:basedOn w:val="DefaultParagraphFont"/>
    <w:uiPriority w:val="99"/>
    <w:semiHidden/>
    <w:unhideWhenUsed/>
    <w:rsid w:val="00A01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57619-A1FF-7842-9214-B39BA398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51</Pages>
  <Words>10935</Words>
  <Characters>62332</Characters>
  <Application>Microsoft Macintosh Word</Application>
  <DocSecurity>0</DocSecurity>
  <Lines>519</Lines>
  <Paragraphs>146</Paragraphs>
  <ScaleCrop>false</ScaleCrop>
  <Company>University of British Columbia</Company>
  <LinksUpToDate>false</LinksUpToDate>
  <CharactersWithSpaces>73121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Mary O'Connor</cp:lastModifiedBy>
  <cp:revision>4</cp:revision>
  <dcterms:created xsi:type="dcterms:W3CDTF">2016-06-14T23:45:00Z</dcterms:created>
  <dcterms:modified xsi:type="dcterms:W3CDTF">2016-06-15T00:27:00Z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tiva.style">
    <vt:lpwstr>ecology-letters.csl</vt:lpwstr>
  </property>
</Properties>
</file>