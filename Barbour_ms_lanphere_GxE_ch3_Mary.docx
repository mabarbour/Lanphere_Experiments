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C794F" w14:textId="79708AD3" w:rsidR="008A47FF" w:rsidRDefault="00046010" w:rsidP="0059295B">
      <w:pPr>
        <w:spacing w:line="480" w:lineRule="auto"/>
        <w:rPr>
          <w:rFonts w:ascii="Times New Roman" w:hAnsi="Times New Roman" w:cs="Times New Roman"/>
          <w:b/>
        </w:rPr>
      </w:pPr>
      <w:r>
        <w:rPr>
          <w:rFonts w:ascii="Times New Roman" w:hAnsi="Times New Roman" w:cs="Times New Roman"/>
          <w:b/>
        </w:rPr>
        <w:t>Host-plant genetic and environmental variation structure above and belowground communities in a coastal dune ecosystem</w:t>
      </w:r>
    </w:p>
    <w:p w14:paraId="6D8AAE92" w14:textId="77777777" w:rsidR="00036F70" w:rsidRPr="00036F70" w:rsidRDefault="00036F70" w:rsidP="0059295B">
      <w:pPr>
        <w:spacing w:line="480" w:lineRule="auto"/>
        <w:rPr>
          <w:rFonts w:ascii="Times New Roman" w:hAnsi="Times New Roman" w:cs="Times New Roman"/>
          <w:b/>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Matthew A. Barbour</w:t>
      </w:r>
      <w:r>
        <w:rPr>
          <w:rFonts w:ascii="Times New Roman" w:hAnsi="Times New Roman" w:cs="Times New Roman"/>
          <w:vertAlign w:val="superscript"/>
        </w:rPr>
        <w:t>a</w:t>
      </w:r>
      <w:r>
        <w:rPr>
          <w:rFonts w:ascii="Times New Roman" w:hAnsi="Times New Roman" w:cs="Times New Roman"/>
        </w:rPr>
        <w:t>, Sonya Erlandson</w:t>
      </w:r>
      <w:r>
        <w:rPr>
          <w:rFonts w:ascii="Times New Roman" w:hAnsi="Times New Roman" w:cs="Times New Roman"/>
          <w:vertAlign w:val="superscript"/>
        </w:rPr>
        <w:t>b</w:t>
      </w:r>
      <w:r>
        <w:rPr>
          <w:rFonts w:ascii="Times New Roman" w:hAnsi="Times New Roman" w:cs="Times New Roman"/>
        </w:rPr>
        <w:t>, Kabir Peay</w:t>
      </w:r>
      <w:r>
        <w:rPr>
          <w:rFonts w:ascii="Times New Roman" w:hAnsi="Times New Roman" w:cs="Times New Roman"/>
          <w:vertAlign w:val="superscript"/>
        </w:rPr>
        <w:t>b</w:t>
      </w:r>
      <w:r>
        <w:rPr>
          <w:rFonts w:ascii="Times New Roman" w:hAnsi="Times New Roman" w:cs="Times New Roman"/>
        </w:rPr>
        <w:t>, Brendan Locke</w:t>
      </w:r>
      <w:r>
        <w:rPr>
          <w:rFonts w:ascii="Times New Roman" w:hAnsi="Times New Roman" w:cs="Times New Roman"/>
          <w:vertAlign w:val="superscript"/>
        </w:rPr>
        <w:t>c</w:t>
      </w:r>
      <w:r>
        <w:rPr>
          <w:rFonts w:ascii="Times New Roman" w:hAnsi="Times New Roman" w:cs="Times New Roman"/>
        </w:rPr>
        <w:t>, Erik S. Jules</w:t>
      </w:r>
      <w:r>
        <w:rPr>
          <w:rFonts w:ascii="Times New Roman" w:hAnsi="Times New Roman" w:cs="Times New Roman"/>
          <w:vertAlign w:val="superscript"/>
        </w:rPr>
        <w:t>c</w:t>
      </w:r>
      <w:r>
        <w:rPr>
          <w:rFonts w:ascii="Times New Roman" w:hAnsi="Times New Roman" w:cs="Times New Roman"/>
        </w:rPr>
        <w:t>, Gregory M. Crutsinger</w:t>
      </w:r>
      <w:r>
        <w:rPr>
          <w:rFonts w:ascii="Times New Roman" w:hAnsi="Times New Roman" w:cs="Times New Roman"/>
          <w:vertAlign w:val="superscript"/>
        </w:rPr>
        <w:t>d</w:t>
      </w:r>
    </w:p>
    <w:p w14:paraId="4F0E2ACA" w14:textId="77777777" w:rsidR="008A47FF" w:rsidRDefault="008A47FF" w:rsidP="008A47FF">
      <w:pPr>
        <w:rPr>
          <w:rFonts w:ascii="Times New Roman" w:hAnsi="Times New Roman" w:cs="Times New Roman"/>
        </w:rPr>
      </w:pPr>
    </w:p>
    <w:p w14:paraId="59F00735" w14:textId="4B8D8B99" w:rsidR="008A47FF" w:rsidRPr="008A47FF" w:rsidRDefault="008A47FF" w:rsidP="008A47FF">
      <w:pPr>
        <w:spacing w:line="480" w:lineRule="auto"/>
        <w:rPr>
          <w:rFonts w:ascii="Times New Roman" w:hAnsi="Times New Roman" w:cs="Times New Roman"/>
        </w:rPr>
      </w:pPr>
      <w:r w:rsidRPr="008A47FF">
        <w:rPr>
          <w:rFonts w:ascii="Times New Roman" w:hAnsi="Times New Roman" w:cs="Times New Roman"/>
          <w:vertAlign w:val="superscript"/>
        </w:rPr>
        <w:t>a</w:t>
      </w:r>
      <w:r w:rsidRPr="008A47FF">
        <w:rPr>
          <w:rFonts w:ascii="Times New Roman" w:hAnsi="Times New Roman" w:cs="Times New Roman"/>
        </w:rPr>
        <w:t xml:space="preserve">Department of Zoology, University of British Columbia, Vancouver, Canada; </w:t>
      </w:r>
      <w:r w:rsidRPr="008A47FF">
        <w:rPr>
          <w:rFonts w:ascii="Times New Roman" w:hAnsi="Times New Roman" w:cs="Times New Roman"/>
          <w:vertAlign w:val="superscript"/>
        </w:rPr>
        <w:t>b</w:t>
      </w:r>
      <w:r w:rsidR="00A96D52">
        <w:rPr>
          <w:rFonts w:ascii="Times New Roman" w:hAnsi="Times New Roman" w:cs="Times New Roman"/>
        </w:rPr>
        <w:t>Department of Biology</w:t>
      </w:r>
      <w:r w:rsidRPr="008A47FF">
        <w:rPr>
          <w:rFonts w:ascii="Times New Roman" w:hAnsi="Times New Roman" w:cs="Times New Roman"/>
        </w:rPr>
        <w:t xml:space="preserve">,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r w:rsidRPr="008A47FF">
        <w:rPr>
          <w:rFonts w:ascii="Times New Roman" w:hAnsi="Times New Roman" w:cs="Times New Roman"/>
          <w:vertAlign w:val="superscript"/>
        </w:rPr>
        <w:t>c</w:t>
      </w:r>
      <w:r w:rsidRPr="008A47FF">
        <w:rPr>
          <w:rFonts w:ascii="Times New Roman" w:hAnsi="Times New Roman" w:cs="Times New Roman"/>
        </w:rPr>
        <w:t>Department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r w:rsidRPr="008A47FF">
        <w:rPr>
          <w:rFonts w:ascii="Times New Roman" w:hAnsi="Times New Roman" w:cs="Times New Roman"/>
          <w:vertAlign w:val="superscript"/>
        </w:rPr>
        <w:t>d</w:t>
      </w:r>
      <w:r w:rsidRPr="008A47FF">
        <w:rPr>
          <w:rFonts w:ascii="Times New Roman" w:hAnsi="Times New Roman" w:cs="Times New Roman"/>
        </w:rPr>
        <w:t>3D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7C5802DC" w14:textId="77777777" w:rsidR="00036F70" w:rsidRDefault="00036F70">
      <w:pPr>
        <w:rPr>
          <w:rFonts w:ascii="Times New Roman" w:hAnsi="Times New Roman" w:cs="Times New Roman"/>
        </w:rPr>
      </w:pPr>
    </w:p>
    <w:p w14:paraId="57729A72" w14:textId="77777777" w:rsidR="00036F70" w:rsidRDefault="00036F70">
      <w:pPr>
        <w:rPr>
          <w:rFonts w:ascii="Times New Roman" w:hAnsi="Times New Roman" w:cs="Times New Roman"/>
        </w:rPr>
      </w:pPr>
    </w:p>
    <w:p w14:paraId="135C326C" w14:textId="77777777" w:rsidR="00036F70" w:rsidRDefault="00036F70">
      <w:pPr>
        <w:rPr>
          <w:rFonts w:ascii="Times New Roman" w:hAnsi="Times New Roman" w:cs="Times New Roman"/>
        </w:rPr>
      </w:pPr>
      <w:r>
        <w:rPr>
          <w:rFonts w:ascii="Times New Roman" w:hAnsi="Times New Roman" w:cs="Times New Roman"/>
        </w:rPr>
        <w:br w:type="page"/>
      </w:r>
    </w:p>
    <w:p w14:paraId="5DC3E248" w14:textId="77777777" w:rsidR="005E1533" w:rsidRDefault="00036F70">
      <w:pPr>
        <w:rPr>
          <w:rFonts w:ascii="Times New Roman" w:hAnsi="Times New Roman" w:cs="Times New Roman"/>
          <w:b/>
        </w:rPr>
      </w:pPr>
      <w:r w:rsidRPr="00036F70">
        <w:rPr>
          <w:rFonts w:ascii="Times New Roman" w:hAnsi="Times New Roman" w:cs="Times New Roman"/>
          <w:b/>
        </w:rPr>
        <w:lastRenderedPageBreak/>
        <w:t>Abstract</w:t>
      </w:r>
    </w:p>
    <w:p w14:paraId="4F347639" w14:textId="77777777" w:rsidR="005E1533" w:rsidRDefault="005E1533">
      <w:pPr>
        <w:rPr>
          <w:rFonts w:ascii="Times New Roman" w:hAnsi="Times New Roman" w:cs="Times New Roman"/>
          <w:b/>
        </w:rPr>
      </w:pPr>
    </w:p>
    <w:p w14:paraId="7C271838" w14:textId="4E1D5456" w:rsidR="00590878" w:rsidRPr="00012769" w:rsidRDefault="00565DF1" w:rsidP="00B91E48">
      <w:pPr>
        <w:spacing w:line="480" w:lineRule="auto"/>
        <w:rPr>
          <w:rFonts w:ascii="Times New Roman" w:hAnsi="Times New Roman" w:cs="Times New Roman"/>
        </w:rPr>
      </w:pPr>
      <w:r>
        <w:rPr>
          <w:rFonts w:ascii="Times New Roman" w:hAnsi="Times New Roman" w:cs="Times New Roman"/>
        </w:rPr>
        <w:t>H</w:t>
      </w:r>
      <w:r w:rsidR="00A71475">
        <w:rPr>
          <w:rFonts w:ascii="Times New Roman" w:hAnsi="Times New Roman" w:cs="Times New Roman"/>
        </w:rPr>
        <w:t>ost</w:t>
      </w:r>
      <w:r>
        <w:rPr>
          <w:rFonts w:ascii="Times New Roman" w:hAnsi="Times New Roman" w:cs="Times New Roman"/>
        </w:rPr>
        <w:t xml:space="preserve"> </w:t>
      </w:r>
      <w:r w:rsidR="00A71475">
        <w:rPr>
          <w:rFonts w:ascii="Times New Roman" w:hAnsi="Times New Roman" w:cs="Times New Roman"/>
        </w:rPr>
        <w:t>pl</w:t>
      </w:r>
      <w:r w:rsidR="00AE7FBF">
        <w:rPr>
          <w:rFonts w:ascii="Times New Roman" w:hAnsi="Times New Roman" w:cs="Times New Roman"/>
        </w:rPr>
        <w:t xml:space="preserve">ant genetic variation </w:t>
      </w:r>
      <w:r>
        <w:rPr>
          <w:rFonts w:ascii="Times New Roman" w:hAnsi="Times New Roman" w:cs="Times New Roman"/>
        </w:rPr>
        <w:t>affects</w:t>
      </w:r>
      <w:r w:rsidR="002E6872">
        <w:rPr>
          <w:rFonts w:ascii="Times New Roman" w:hAnsi="Times New Roman" w:cs="Times New Roman"/>
        </w:rPr>
        <w:t xml:space="preserve"> </w:t>
      </w:r>
      <w:r w:rsidR="00ED62F0">
        <w:rPr>
          <w:rFonts w:ascii="Times New Roman" w:hAnsi="Times New Roman" w:cs="Times New Roman"/>
        </w:rPr>
        <w:t xml:space="preserve">the diversity and </w:t>
      </w:r>
      <w:r w:rsidR="00C36C3F">
        <w:rPr>
          <w:rFonts w:ascii="Times New Roman" w:hAnsi="Times New Roman" w:cs="Times New Roman"/>
        </w:rPr>
        <w:t xml:space="preserve">composition </w:t>
      </w:r>
      <w:r w:rsidR="00ED62F0">
        <w:rPr>
          <w:rFonts w:ascii="Times New Roman" w:hAnsi="Times New Roman" w:cs="Times New Roman"/>
        </w:rPr>
        <w:t>of associated</w:t>
      </w:r>
      <w:r w:rsidR="002E6872">
        <w:rPr>
          <w:rFonts w:ascii="Times New Roman" w:hAnsi="Times New Roman" w:cs="Times New Roman"/>
        </w:rPr>
        <w:t xml:space="preserve"> </w:t>
      </w:r>
      <w:r w:rsidR="00AE7FBF">
        <w:rPr>
          <w:rFonts w:ascii="Times New Roman" w:hAnsi="Times New Roman" w:cs="Times New Roman"/>
        </w:rPr>
        <w:t>above and belowground communities.</w:t>
      </w:r>
      <w:r w:rsidR="00A71475">
        <w:rPr>
          <w:rFonts w:ascii="Times New Roman" w:hAnsi="Times New Roman" w:cs="Times New Roman"/>
        </w:rPr>
        <w:t xml:space="preserve"> </w:t>
      </w:r>
      <w:r>
        <w:rPr>
          <w:rFonts w:ascii="Times New Roman" w:hAnsi="Times New Roman" w:cs="Times New Roman"/>
        </w:rPr>
        <w:t>Most evidence to support this view is derived from</w:t>
      </w:r>
      <w:r w:rsidR="00ED62F0">
        <w:rPr>
          <w:rFonts w:ascii="Times New Roman" w:hAnsi="Times New Roman" w:cs="Times New Roman"/>
        </w:rPr>
        <w:t xml:space="preserve"> studies </w:t>
      </w:r>
      <w:r w:rsidR="008D3AEC">
        <w:rPr>
          <w:rFonts w:ascii="Times New Roman" w:hAnsi="Times New Roman" w:cs="Times New Roman"/>
        </w:rPr>
        <w:t xml:space="preserve">within a single </w:t>
      </w:r>
      <w:r w:rsidR="00ED62F0">
        <w:rPr>
          <w:rFonts w:ascii="Times New Roman" w:hAnsi="Times New Roman" w:cs="Times New Roman"/>
        </w:rPr>
        <w:t xml:space="preserve">common garden, </w:t>
      </w:r>
      <w:r w:rsidR="00B91E48">
        <w:rPr>
          <w:rFonts w:ascii="Times New Roman" w:hAnsi="Times New Roman" w:cs="Times New Roman"/>
        </w:rPr>
        <w:t xml:space="preserve">thereby </w:t>
      </w:r>
      <w:r>
        <w:rPr>
          <w:rFonts w:ascii="Times New Roman" w:hAnsi="Times New Roman" w:cs="Times New Roman"/>
        </w:rPr>
        <w:t xml:space="preserve">constraining </w:t>
      </w:r>
      <w:r w:rsidR="00ED62F0">
        <w:rPr>
          <w:rFonts w:ascii="Times New Roman" w:hAnsi="Times New Roman" w:cs="Times New Roman"/>
        </w:rPr>
        <w:t>the</w:t>
      </w:r>
      <w:r w:rsidR="00E51804">
        <w:rPr>
          <w:rFonts w:ascii="Times New Roman" w:hAnsi="Times New Roman" w:cs="Times New Roman"/>
        </w:rPr>
        <w:t xml:space="preserve"> </w:t>
      </w:r>
      <w:r>
        <w:rPr>
          <w:rFonts w:ascii="Times New Roman" w:hAnsi="Times New Roman" w:cs="Times New Roman"/>
        </w:rPr>
        <w:t xml:space="preserve">range </w:t>
      </w:r>
      <w:r w:rsidR="00A71475">
        <w:rPr>
          <w:rFonts w:ascii="Times New Roman" w:hAnsi="Times New Roman" w:cs="Times New Roman"/>
        </w:rPr>
        <w:t xml:space="preserve">of biotic and abiotic </w:t>
      </w:r>
      <w:r w:rsidR="00980A5F">
        <w:rPr>
          <w:rFonts w:ascii="Times New Roman" w:hAnsi="Times New Roman" w:cs="Times New Roman"/>
        </w:rPr>
        <w:t>environment</w:t>
      </w:r>
      <w:r w:rsidR="00ED62F0">
        <w:rPr>
          <w:rFonts w:ascii="Times New Roman" w:hAnsi="Times New Roman" w:cs="Times New Roman"/>
        </w:rPr>
        <w:t>al conditions that</w:t>
      </w:r>
      <w:r w:rsidR="00B91E48">
        <w:rPr>
          <w:rFonts w:ascii="Times New Roman" w:hAnsi="Times New Roman" w:cs="Times New Roman"/>
        </w:rPr>
        <w:t xml:space="preserve"> might directly or indirectly (via host plant </w:t>
      </w:r>
      <w:r w:rsidR="00C36C3F">
        <w:rPr>
          <w:rFonts w:ascii="Times New Roman" w:hAnsi="Times New Roman" w:cs="Times New Roman"/>
        </w:rPr>
        <w:t>phenotypes</w:t>
      </w:r>
      <w:r w:rsidR="00B91E48">
        <w:rPr>
          <w:rFonts w:ascii="Times New Roman" w:hAnsi="Times New Roman" w:cs="Times New Roman"/>
        </w:rPr>
        <w:t xml:space="preserve">) </w:t>
      </w:r>
      <w:r w:rsidR="00C36C3F">
        <w:rPr>
          <w:rFonts w:ascii="Times New Roman" w:hAnsi="Times New Roman" w:cs="Times New Roman"/>
        </w:rPr>
        <w:t>a</w:t>
      </w:r>
      <w:r w:rsidR="00B91E48">
        <w:rPr>
          <w:rFonts w:ascii="Times New Roman" w:hAnsi="Times New Roman" w:cs="Times New Roman"/>
        </w:rPr>
        <w:t xml:space="preserve">ffect </w:t>
      </w:r>
      <w:r w:rsidR="00ED62F0">
        <w:rPr>
          <w:rFonts w:ascii="Times New Roman" w:hAnsi="Times New Roman" w:cs="Times New Roman"/>
        </w:rPr>
        <w:t>communities</w:t>
      </w:r>
      <w:r w:rsidR="00E51804">
        <w:rPr>
          <w:rFonts w:ascii="Times New Roman" w:hAnsi="Times New Roman" w:cs="Times New Roman"/>
        </w:rPr>
        <w:t xml:space="preserve">. </w:t>
      </w:r>
      <w:ins w:id="0" w:author="Matthew Barbour" w:date="2016-06-16T17:00:00Z">
        <w:r w:rsidR="00DF2E1A">
          <w:rPr>
            <w:rFonts w:ascii="Times New Roman" w:hAnsi="Times New Roman" w:cs="Times New Roman"/>
          </w:rPr>
          <w:t>If</w:t>
        </w:r>
      </w:ins>
      <w:r w:rsidR="00B91E48">
        <w:rPr>
          <w:rFonts w:ascii="Times New Roman" w:hAnsi="Times New Roman" w:cs="Times New Roman"/>
        </w:rPr>
        <w:t xml:space="preserve"> </w:t>
      </w:r>
      <w:ins w:id="1" w:author="Matthew Barbour" w:date="2016-06-16T16:50:00Z">
        <w:r w:rsidR="00665831">
          <w:rPr>
            <w:rFonts w:ascii="Times New Roman" w:hAnsi="Times New Roman" w:cs="Times New Roman"/>
          </w:rPr>
          <w:t xml:space="preserve">natural variability in </w:t>
        </w:r>
      </w:ins>
      <w:ins w:id="2" w:author="Matthew Barbour" w:date="2016-06-16T16:59:00Z">
        <w:r w:rsidR="00DF2E1A">
          <w:rPr>
            <w:rFonts w:ascii="Times New Roman" w:hAnsi="Times New Roman" w:cs="Times New Roman"/>
          </w:rPr>
          <w:t xml:space="preserve">the </w:t>
        </w:r>
      </w:ins>
      <w:r w:rsidR="00B91E48">
        <w:rPr>
          <w:rFonts w:ascii="Times New Roman" w:hAnsi="Times New Roman" w:cs="Times New Roman"/>
        </w:rPr>
        <w:t xml:space="preserve">environment </w:t>
      </w:r>
      <w:ins w:id="3" w:author="Matthew Barbour" w:date="2016-06-16T16:47:00Z">
        <w:r w:rsidR="00665831">
          <w:rPr>
            <w:rFonts w:ascii="Times New Roman" w:hAnsi="Times New Roman" w:cs="Times New Roman"/>
          </w:rPr>
          <w:t>render</w:t>
        </w:r>
      </w:ins>
      <w:ins w:id="4" w:author="Matthew Barbour" w:date="2016-06-16T16:59:00Z">
        <w:r w:rsidR="00DF2E1A">
          <w:rPr>
            <w:rFonts w:ascii="Times New Roman" w:hAnsi="Times New Roman" w:cs="Times New Roman"/>
          </w:rPr>
          <w:t>s</w:t>
        </w:r>
      </w:ins>
      <w:ins w:id="5" w:author="Matthew Barbour" w:date="2016-06-16T16:47:00Z">
        <w:r w:rsidR="00665831">
          <w:rPr>
            <w:rFonts w:ascii="Times New Roman" w:hAnsi="Times New Roman" w:cs="Times New Roman"/>
          </w:rPr>
          <w:t xml:space="preserve"> </w:t>
        </w:r>
      </w:ins>
      <w:r w:rsidR="00B91E48">
        <w:rPr>
          <w:rFonts w:ascii="Times New Roman" w:hAnsi="Times New Roman" w:cs="Times New Roman"/>
        </w:rPr>
        <w:t xml:space="preserve">host-plant genetic effects on </w:t>
      </w:r>
      <w:ins w:id="6" w:author="Matthew Barbour" w:date="2016-06-16T16:50:00Z">
        <w:r w:rsidR="00665831">
          <w:rPr>
            <w:rFonts w:ascii="Times New Roman" w:hAnsi="Times New Roman" w:cs="Times New Roman"/>
          </w:rPr>
          <w:t>associated</w:t>
        </w:r>
      </w:ins>
      <w:r w:rsidR="00B91E48">
        <w:rPr>
          <w:rFonts w:ascii="Times New Roman" w:hAnsi="Times New Roman" w:cs="Times New Roman"/>
        </w:rPr>
        <w:t xml:space="preserve"> communities</w:t>
      </w:r>
      <w:ins w:id="7" w:author="Matthew Barbour" w:date="2016-06-16T16:52:00Z">
        <w:r w:rsidR="00665831">
          <w:rPr>
            <w:rFonts w:ascii="Times New Roman" w:hAnsi="Times New Roman" w:cs="Times New Roman"/>
          </w:rPr>
          <w:t xml:space="preserve"> unimportant</w:t>
        </w:r>
      </w:ins>
      <w:ins w:id="8" w:author="Matthew Barbour" w:date="2016-06-16T17:00:00Z">
        <w:r w:rsidR="00DF2E1A">
          <w:rPr>
            <w:rFonts w:ascii="Times New Roman" w:hAnsi="Times New Roman" w:cs="Times New Roman"/>
          </w:rPr>
          <w:t>, then studying the community-level cons</w:t>
        </w:r>
        <w:r w:rsidR="00514B1B">
          <w:rPr>
            <w:rFonts w:ascii="Times New Roman" w:hAnsi="Times New Roman" w:cs="Times New Roman"/>
          </w:rPr>
          <w:t>equences of genetic variation may</w:t>
        </w:r>
        <w:r w:rsidR="00DF2E1A">
          <w:rPr>
            <w:rFonts w:ascii="Times New Roman" w:hAnsi="Times New Roman" w:cs="Times New Roman"/>
          </w:rPr>
          <w:t xml:space="preserve"> not</w:t>
        </w:r>
      </w:ins>
      <w:ins w:id="9" w:author="Matthew Barbour" w:date="2016-06-28T11:40:00Z">
        <w:r w:rsidR="00514B1B">
          <w:rPr>
            <w:rFonts w:ascii="Times New Roman" w:hAnsi="Times New Roman" w:cs="Times New Roman"/>
          </w:rPr>
          <w:t xml:space="preserve"> be</w:t>
        </w:r>
      </w:ins>
      <w:ins w:id="10" w:author="Matthew Barbour" w:date="2016-06-16T17:00:00Z">
        <w:r w:rsidR="00DF2E1A">
          <w:rPr>
            <w:rFonts w:ascii="Times New Roman" w:hAnsi="Times New Roman" w:cs="Times New Roman"/>
          </w:rPr>
          <w:t xml:space="preserve"> warranted</w:t>
        </w:r>
      </w:ins>
      <w:commentRangeStart w:id="11"/>
      <w:r w:rsidR="00B91E48">
        <w:rPr>
          <w:rFonts w:ascii="Times New Roman" w:hAnsi="Times New Roman" w:cs="Times New Roman"/>
        </w:rPr>
        <w:t>.</w:t>
      </w:r>
      <w:r w:rsidR="008D3AEC">
        <w:rPr>
          <w:rFonts w:ascii="Times New Roman" w:hAnsi="Times New Roman" w:cs="Times New Roman"/>
        </w:rPr>
        <w:t xml:space="preserve"> </w:t>
      </w:r>
      <w:commentRangeStart w:id="12"/>
      <w:r w:rsidR="00E5171D">
        <w:rPr>
          <w:rFonts w:ascii="Times New Roman" w:hAnsi="Times New Roman" w:cs="Times New Roman"/>
        </w:rPr>
        <w:t xml:space="preserve">We addressed this knowledge </w:t>
      </w:r>
      <w:commentRangeEnd w:id="12"/>
      <w:r w:rsidR="0041547D">
        <w:rPr>
          <w:rStyle w:val="CommentReference"/>
        </w:rPr>
        <w:commentReference w:id="12"/>
      </w:r>
      <w:r w:rsidR="00E5171D">
        <w:rPr>
          <w:rFonts w:ascii="Times New Roman" w:hAnsi="Times New Roman" w:cs="Times New Roman"/>
        </w:rPr>
        <w:t xml:space="preserve">gap </w:t>
      </w:r>
      <w:commentRangeEnd w:id="11"/>
      <w:r>
        <w:rPr>
          <w:rStyle w:val="CommentReference"/>
        </w:rPr>
        <w:commentReference w:id="11"/>
      </w:r>
      <w:r w:rsidR="00E5171D">
        <w:rPr>
          <w:rFonts w:ascii="Times New Roman" w:hAnsi="Times New Roman" w:cs="Times New Roman"/>
        </w:rPr>
        <w:t xml:space="preserve">by planting </w:t>
      </w:r>
      <w:r w:rsidR="00B91E48">
        <w:rPr>
          <w:rFonts w:ascii="Times New Roman" w:hAnsi="Times New Roman" w:cs="Times New Roman"/>
        </w:rPr>
        <w:t xml:space="preserve">a series of </w:t>
      </w:r>
      <w:r w:rsidR="008D3AEC">
        <w:rPr>
          <w:rFonts w:ascii="Times New Roman" w:hAnsi="Times New Roman" w:cs="Times New Roman"/>
        </w:rPr>
        <w:t>common gardens</w:t>
      </w:r>
      <w:r w:rsidR="00B91E48">
        <w:rPr>
          <w:rFonts w:ascii="Times New Roman" w:hAnsi="Times New Roman" w:cs="Times New Roman"/>
        </w:rPr>
        <w:t xml:space="preserve"> consisting of </w:t>
      </w:r>
      <w:r w:rsidR="00FD1C85">
        <w:rPr>
          <w:rFonts w:ascii="Times New Roman" w:hAnsi="Times New Roman" w:cs="Times New Roman"/>
        </w:rPr>
        <w:t>10 different clones (</w:t>
      </w:r>
      <w:r w:rsidR="00E5171D">
        <w:rPr>
          <w:rFonts w:ascii="Times New Roman" w:hAnsi="Times New Roman" w:cs="Times New Roman"/>
        </w:rPr>
        <w:t>genotypes</w:t>
      </w:r>
      <w:r w:rsidR="00FD1C85">
        <w:rPr>
          <w:rFonts w:ascii="Times New Roman" w:hAnsi="Times New Roman" w:cs="Times New Roman"/>
        </w:rPr>
        <w:t>)</w:t>
      </w:r>
      <w:r w:rsidR="00E5171D">
        <w:rPr>
          <w:rFonts w:ascii="Times New Roman" w:hAnsi="Times New Roman" w:cs="Times New Roman"/>
        </w:rPr>
        <w:t xml:space="preserve"> of the willow </w:t>
      </w:r>
      <w:r w:rsidR="00E5171D" w:rsidRPr="00E5171D">
        <w:rPr>
          <w:rFonts w:ascii="Times New Roman" w:hAnsi="Times New Roman" w:cs="Times New Roman"/>
          <w:i/>
        </w:rPr>
        <w:t>Salix hookeriana</w:t>
      </w:r>
      <w:r w:rsidR="00E5171D" w:rsidRPr="006D5A4E">
        <w:rPr>
          <w:rFonts w:ascii="Times New Roman" w:hAnsi="Times New Roman" w:cs="Times New Roman"/>
        </w:rPr>
        <w:t xml:space="preserve"> </w:t>
      </w:r>
      <w:r w:rsidR="006D5A4E" w:rsidRPr="006D5A4E">
        <w:rPr>
          <w:rFonts w:ascii="Times New Roman" w:hAnsi="Times New Roman" w:cs="Times New Roman"/>
        </w:rPr>
        <w:t>in a coastal dune ecosystem an</w:t>
      </w:r>
      <w:ins w:id="13" w:author="Mary O'Connor" w:date="2016-06-14T16:42:00Z">
        <w:r>
          <w:rPr>
            <w:rFonts w:ascii="Times New Roman" w:hAnsi="Times New Roman" w:cs="Times New Roman"/>
          </w:rPr>
          <w:t>d</w:t>
        </w:r>
        <w:del w:id="14" w:author="Matthew Barbour" w:date="2016-07-02T13:57:00Z">
          <w:r w:rsidDel="0041547D">
            <w:rPr>
              <w:rFonts w:ascii="Times New Roman" w:hAnsi="Times New Roman" w:cs="Times New Roman"/>
            </w:rPr>
            <w:delText>, in two experiments?,</w:delText>
          </w:r>
        </w:del>
      </w:ins>
      <w:del w:id="15" w:author="Mary O'Connor" w:date="2016-06-14T16:42:00Z">
        <w:r w:rsidR="006D5A4E" w:rsidRPr="006D5A4E" w:rsidDel="00565DF1">
          <w:rPr>
            <w:rFonts w:ascii="Times New Roman" w:hAnsi="Times New Roman" w:cs="Times New Roman"/>
          </w:rPr>
          <w:delText>d</w:delText>
        </w:r>
      </w:del>
      <w:r w:rsidR="006D5A4E" w:rsidRPr="006D5A4E">
        <w:rPr>
          <w:rFonts w:ascii="Times New Roman" w:hAnsi="Times New Roman" w:cs="Times New Roman"/>
        </w:rPr>
        <w:t xml:space="preserve"> manipulating </w:t>
      </w:r>
      <w:r w:rsidR="006D5A4E">
        <w:rPr>
          <w:rFonts w:ascii="Times New Roman" w:hAnsi="Times New Roman" w:cs="Times New Roman"/>
        </w:rPr>
        <w:t>natural</w:t>
      </w:r>
      <w:r w:rsidR="00E5171D">
        <w:rPr>
          <w:rFonts w:ascii="Times New Roman" w:hAnsi="Times New Roman" w:cs="Times New Roman"/>
        </w:rPr>
        <w:t xml:space="preserve"> </w:t>
      </w:r>
      <w:r w:rsidR="006D5A4E">
        <w:rPr>
          <w:rFonts w:ascii="Times New Roman" w:hAnsi="Times New Roman" w:cs="Times New Roman"/>
        </w:rPr>
        <w:t>variation in</w:t>
      </w:r>
      <w:r w:rsidR="00E5171D">
        <w:rPr>
          <w:rFonts w:ascii="Times New Roman" w:hAnsi="Times New Roman" w:cs="Times New Roman"/>
        </w:rPr>
        <w:t xml:space="preserve"> ant-aphid mutualisms (biotic) and wind exposure (abiotic</w:t>
      </w:r>
      <w:r w:rsidR="006D5A4E">
        <w:rPr>
          <w:rFonts w:ascii="Times New Roman" w:hAnsi="Times New Roman" w:cs="Times New Roman"/>
        </w:rPr>
        <w:t>)</w:t>
      </w:r>
      <w:ins w:id="16" w:author="Matthew Barbour" w:date="2016-07-02T13:57:00Z">
        <w:r w:rsidR="0041547D">
          <w:rPr>
            <w:rFonts w:ascii="Times New Roman" w:hAnsi="Times New Roman" w:cs="Times New Roman"/>
          </w:rPr>
          <w:t xml:space="preserve"> in two experiments</w:t>
        </w:r>
      </w:ins>
      <w:r w:rsidR="00E5171D">
        <w:rPr>
          <w:rFonts w:ascii="Times New Roman" w:hAnsi="Times New Roman" w:cs="Times New Roman"/>
        </w:rPr>
        <w:t xml:space="preserve">. We then </w:t>
      </w:r>
      <w:r w:rsidR="00074F14">
        <w:rPr>
          <w:rFonts w:ascii="Times New Roman" w:hAnsi="Times New Roman" w:cs="Times New Roman"/>
        </w:rPr>
        <w:t>quantified</w:t>
      </w:r>
      <w:r w:rsidR="00E5171D">
        <w:rPr>
          <w:rFonts w:ascii="Times New Roman" w:hAnsi="Times New Roman" w:cs="Times New Roman"/>
        </w:rPr>
        <w:t xml:space="preserve"> </w:t>
      </w:r>
      <w:r w:rsidR="00B91E48">
        <w:rPr>
          <w:rFonts w:ascii="Times New Roman" w:hAnsi="Times New Roman" w:cs="Times New Roman"/>
        </w:rPr>
        <w:t xml:space="preserve">variation in associated </w:t>
      </w:r>
      <w:r w:rsidR="00E5171D">
        <w:rPr>
          <w:rFonts w:ascii="Times New Roman" w:hAnsi="Times New Roman" w:cs="Times New Roman"/>
        </w:rPr>
        <w:t>foliar arthropods</w:t>
      </w:r>
      <w:r w:rsidR="00074F14">
        <w:rPr>
          <w:rFonts w:ascii="Times New Roman" w:hAnsi="Times New Roman" w:cs="Times New Roman"/>
        </w:rPr>
        <w:t xml:space="preserve">, </w:t>
      </w:r>
      <w:r w:rsidR="00E5171D">
        <w:rPr>
          <w:rFonts w:ascii="Times New Roman" w:hAnsi="Times New Roman" w:cs="Times New Roman"/>
        </w:rPr>
        <w:t xml:space="preserve">root-associated </w:t>
      </w:r>
      <w:r w:rsidR="002E6872">
        <w:rPr>
          <w:rFonts w:ascii="Times New Roman" w:hAnsi="Times New Roman" w:cs="Times New Roman"/>
        </w:rPr>
        <w:t>ecto</w:t>
      </w:r>
      <w:r w:rsidR="00E5171D">
        <w:rPr>
          <w:rFonts w:ascii="Times New Roman" w:hAnsi="Times New Roman" w:cs="Times New Roman"/>
        </w:rPr>
        <w:t xml:space="preserve">mycorrhiza and </w:t>
      </w:r>
      <w:r w:rsidR="00BA4023">
        <w:rPr>
          <w:rFonts w:ascii="Times New Roman" w:hAnsi="Times New Roman" w:cs="Times New Roman"/>
        </w:rPr>
        <w:t>bacteria</w:t>
      </w:r>
      <w:ins w:id="17" w:author="Matthew Barbour" w:date="2016-07-02T13:59:00Z">
        <w:r w:rsidR="00E70DD3">
          <w:rPr>
            <w:rFonts w:ascii="Times New Roman" w:hAnsi="Times New Roman" w:cs="Times New Roman"/>
          </w:rPr>
          <w:t xml:space="preserve"> to distinguish</w:t>
        </w:r>
      </w:ins>
      <w:ins w:id="18" w:author="Matthew Barbour" w:date="2016-07-02T14:00:00Z">
        <w:r w:rsidR="00E70DD3">
          <w:rPr>
            <w:rFonts w:ascii="Times New Roman" w:hAnsi="Times New Roman" w:cs="Times New Roman"/>
          </w:rPr>
          <w:t xml:space="preserve"> </w:t>
        </w:r>
        <w:commentRangeStart w:id="19"/>
        <w:r w:rsidR="00E70DD3">
          <w:rPr>
            <w:rFonts w:ascii="Times New Roman" w:hAnsi="Times New Roman" w:cs="Times New Roman"/>
          </w:rPr>
          <w:t xml:space="preserve">the relative importance </w:t>
        </w:r>
      </w:ins>
      <w:commentRangeEnd w:id="19"/>
      <w:ins w:id="20" w:author="Matthew Barbour" w:date="2016-07-02T14:04:00Z">
        <w:r w:rsidR="00E70DD3">
          <w:rPr>
            <w:rStyle w:val="CommentReference"/>
          </w:rPr>
          <w:commentReference w:id="19"/>
        </w:r>
      </w:ins>
      <w:ins w:id="22" w:author="Matthew Barbour" w:date="2016-07-02T14:00:00Z">
        <w:r w:rsidR="00E70DD3">
          <w:rPr>
            <w:rFonts w:ascii="Times New Roman" w:hAnsi="Times New Roman" w:cs="Times New Roman"/>
          </w:rPr>
          <w:t>of</w:t>
        </w:r>
      </w:ins>
      <w:ins w:id="23" w:author="Matthew Barbour" w:date="2016-07-02T13:59:00Z">
        <w:r w:rsidR="00E70DD3">
          <w:rPr>
            <w:rFonts w:ascii="Times New Roman" w:hAnsi="Times New Roman" w:cs="Times New Roman"/>
          </w:rPr>
          <w:t xml:space="preserve"> willow genotype vs. the environment </w:t>
        </w:r>
      </w:ins>
      <w:ins w:id="24" w:author="Matthew Barbour" w:date="2016-07-02T14:01:00Z">
        <w:r w:rsidR="00E70DD3">
          <w:rPr>
            <w:rFonts w:ascii="Times New Roman" w:hAnsi="Times New Roman" w:cs="Times New Roman"/>
          </w:rPr>
          <w:t xml:space="preserve">in predicting community responses. </w:t>
        </w:r>
      </w:ins>
      <w:ins w:id="25" w:author="Matthew Barbour" w:date="2016-07-02T14:29:00Z">
        <w:r w:rsidR="00B329B5">
          <w:rPr>
            <w:rFonts w:ascii="Times New Roman" w:hAnsi="Times New Roman" w:cs="Times New Roman"/>
          </w:rPr>
          <w:t>In addition</w:t>
        </w:r>
      </w:ins>
      <w:ins w:id="26" w:author="Matthew Barbour" w:date="2016-07-02T14:01:00Z">
        <w:r w:rsidR="00E70DD3">
          <w:rPr>
            <w:rFonts w:ascii="Times New Roman" w:hAnsi="Times New Roman" w:cs="Times New Roman"/>
          </w:rPr>
          <w:t xml:space="preserve">, we conducted a detailed survey of plant traits and correlated biotic and abiotic factors to identify the processes mediating community assembly. </w:t>
        </w:r>
      </w:ins>
      <w:del w:id="27" w:author="Matthew Barbour" w:date="2016-07-02T14:05:00Z">
        <w:r w:rsidR="00074F14" w:rsidDel="00E70DD3">
          <w:rPr>
            <w:rFonts w:ascii="Times New Roman" w:hAnsi="Times New Roman" w:cs="Times New Roman"/>
          </w:rPr>
          <w:delText>, and plant traits</w:delText>
        </w:r>
        <w:r w:rsidR="00D13CB3" w:rsidDel="00E70DD3">
          <w:rPr>
            <w:rFonts w:ascii="Times New Roman" w:hAnsi="Times New Roman" w:cs="Times New Roman"/>
          </w:rPr>
          <w:delText xml:space="preserve"> </w:delText>
        </w:r>
        <w:r w:rsidR="00B91E48" w:rsidDel="00E70DD3">
          <w:rPr>
            <w:rFonts w:ascii="Times New Roman" w:hAnsi="Times New Roman" w:cs="Times New Roman"/>
          </w:rPr>
          <w:delText>across all willow individuals</w:delText>
        </w:r>
        <w:r w:rsidR="00074F14" w:rsidDel="00E70DD3">
          <w:rPr>
            <w:rFonts w:ascii="Times New Roman" w:hAnsi="Times New Roman" w:cs="Times New Roman"/>
          </w:rPr>
          <w:delText xml:space="preserve"> </w:delText>
        </w:r>
        <w:commentRangeStart w:id="28"/>
        <w:r w:rsidR="00137407" w:rsidDel="00E70DD3">
          <w:rPr>
            <w:rFonts w:ascii="Times New Roman" w:hAnsi="Times New Roman" w:cs="Times New Roman"/>
          </w:rPr>
          <w:delText>to tease apart</w:delText>
        </w:r>
      </w:del>
      <w:ins w:id="29" w:author="Mary O'Connor" w:date="2016-06-14T16:39:00Z">
        <w:del w:id="30" w:author="Matthew Barbour" w:date="2016-07-02T14:05:00Z">
          <w:r w:rsidDel="00E70DD3">
            <w:rPr>
              <w:rFonts w:ascii="Times New Roman" w:hAnsi="Times New Roman" w:cs="Times New Roman"/>
            </w:rPr>
            <w:delText>identify? Distinguish?</w:delText>
          </w:r>
        </w:del>
      </w:ins>
      <w:del w:id="31" w:author="Matthew Barbour" w:date="2016-07-02T14:05:00Z">
        <w:r w:rsidR="00137407" w:rsidDel="00E70DD3">
          <w:rPr>
            <w:rFonts w:ascii="Times New Roman" w:hAnsi="Times New Roman" w:cs="Times New Roman"/>
          </w:rPr>
          <w:delText xml:space="preserve"> the </w:delText>
        </w:r>
        <w:r w:rsidR="00012769" w:rsidDel="00E70DD3">
          <w:rPr>
            <w:rFonts w:ascii="Times New Roman" w:hAnsi="Times New Roman" w:cs="Times New Roman"/>
          </w:rPr>
          <w:delText xml:space="preserve">processes by which </w:delText>
        </w:r>
        <w:r w:rsidR="002E6872" w:rsidDel="00E70DD3">
          <w:rPr>
            <w:rFonts w:ascii="Times New Roman" w:hAnsi="Times New Roman" w:cs="Times New Roman"/>
          </w:rPr>
          <w:delText>willow</w:delText>
        </w:r>
        <w:r w:rsidR="00137407" w:rsidDel="00E70DD3">
          <w:rPr>
            <w:rFonts w:ascii="Times New Roman" w:hAnsi="Times New Roman" w:cs="Times New Roman"/>
          </w:rPr>
          <w:delText xml:space="preserve"> genotype and the environment </w:delText>
        </w:r>
        <w:r w:rsidR="00074F14" w:rsidDel="00E70DD3">
          <w:rPr>
            <w:rFonts w:ascii="Times New Roman" w:hAnsi="Times New Roman" w:cs="Times New Roman"/>
          </w:rPr>
          <w:delText xml:space="preserve">influenced </w:delText>
        </w:r>
        <w:r w:rsidR="00137407" w:rsidDel="00E70DD3">
          <w:rPr>
            <w:rFonts w:ascii="Times New Roman" w:hAnsi="Times New Roman" w:cs="Times New Roman"/>
          </w:rPr>
          <w:delText xml:space="preserve">associated communities. </w:delText>
        </w:r>
        <w:commentRangeEnd w:id="28"/>
        <w:r w:rsidDel="00E70DD3">
          <w:rPr>
            <w:rStyle w:val="CommentReference"/>
          </w:rPr>
          <w:commentReference w:id="28"/>
        </w:r>
      </w:del>
      <w:r w:rsidR="002E6872">
        <w:rPr>
          <w:rFonts w:ascii="Times New Roman" w:hAnsi="Times New Roman" w:cs="Times New Roman"/>
        </w:rPr>
        <w:t xml:space="preserve">In the ant-aphid experiment, we found that willow genotype </w:t>
      </w:r>
      <w:r>
        <w:rPr>
          <w:rFonts w:ascii="Times New Roman" w:hAnsi="Times New Roman" w:cs="Times New Roman"/>
        </w:rPr>
        <w:t xml:space="preserve">was </w:t>
      </w:r>
      <w:r w:rsidR="00B91E48">
        <w:rPr>
          <w:rFonts w:ascii="Times New Roman" w:hAnsi="Times New Roman" w:cs="Times New Roman"/>
        </w:rPr>
        <w:t>the stronge</w:t>
      </w:r>
      <w:r w:rsidR="00437344">
        <w:rPr>
          <w:rFonts w:ascii="Times New Roman" w:hAnsi="Times New Roman" w:cs="Times New Roman"/>
        </w:rPr>
        <w:t>r</w:t>
      </w:r>
      <w:r w:rsidR="00B91E48">
        <w:rPr>
          <w:rFonts w:ascii="Times New Roman" w:hAnsi="Times New Roman" w:cs="Times New Roman"/>
        </w:rPr>
        <w:t xml:space="preserve"> predictor of variation in foliar arthropod communities compared to </w:t>
      </w:r>
      <w:r w:rsidR="002E6872">
        <w:rPr>
          <w:rFonts w:ascii="Times New Roman" w:hAnsi="Times New Roman" w:cs="Times New Roman"/>
        </w:rPr>
        <w:t xml:space="preserve">aphid additions and proximity to </w:t>
      </w:r>
      <w:r w:rsidR="00B91E48">
        <w:rPr>
          <w:rFonts w:ascii="Times New Roman" w:hAnsi="Times New Roman" w:cs="Times New Roman"/>
        </w:rPr>
        <w:t xml:space="preserve">aphid-tending </w:t>
      </w:r>
      <w:r w:rsidR="002E6872">
        <w:rPr>
          <w:rFonts w:ascii="Times New Roman" w:hAnsi="Times New Roman" w:cs="Times New Roman"/>
        </w:rPr>
        <w:t>ant mounds. Still, we observed that aphid additions modified the effect of willow genotype on arthropod community composition</w:t>
      </w:r>
      <w:r w:rsidR="00B91E48">
        <w:rPr>
          <w:rFonts w:ascii="Times New Roman" w:hAnsi="Times New Roman" w:cs="Times New Roman"/>
        </w:rPr>
        <w:t xml:space="preserve"> </w:t>
      </w:r>
      <w:r w:rsidR="00D13CB3">
        <w:rPr>
          <w:rFonts w:ascii="Times New Roman" w:hAnsi="Times New Roman" w:cs="Times New Roman"/>
        </w:rPr>
        <w:t>by attracting</w:t>
      </w:r>
      <w:r w:rsidR="00074F14">
        <w:rPr>
          <w:rFonts w:ascii="Times New Roman" w:hAnsi="Times New Roman" w:cs="Times New Roman"/>
        </w:rPr>
        <w:t xml:space="preserve"> other aphid species </w:t>
      </w:r>
      <w:r w:rsidR="00437344">
        <w:rPr>
          <w:rFonts w:ascii="Times New Roman" w:hAnsi="Times New Roman" w:cs="Times New Roman"/>
        </w:rPr>
        <w:t>to</w:t>
      </w:r>
      <w:r w:rsidR="00074F14">
        <w:rPr>
          <w:rFonts w:ascii="Times New Roman" w:hAnsi="Times New Roman" w:cs="Times New Roman"/>
        </w:rPr>
        <w:t xml:space="preserve"> certain willow genotypes</w:t>
      </w:r>
      <w:r w:rsidR="002E6872">
        <w:rPr>
          <w:rFonts w:ascii="Times New Roman" w:hAnsi="Times New Roman" w:cs="Times New Roman"/>
        </w:rPr>
        <w:t xml:space="preserve">, </w:t>
      </w:r>
      <w:r w:rsidR="00B91E48">
        <w:rPr>
          <w:rFonts w:ascii="Times New Roman" w:hAnsi="Times New Roman" w:cs="Times New Roman"/>
        </w:rPr>
        <w:t>su</w:t>
      </w:r>
      <w:r w:rsidR="00437344">
        <w:rPr>
          <w:rFonts w:ascii="Times New Roman" w:hAnsi="Times New Roman" w:cs="Times New Roman"/>
        </w:rPr>
        <w:t>ggesting</w:t>
      </w:r>
      <w:r w:rsidR="00B91E48">
        <w:rPr>
          <w:rFonts w:ascii="Times New Roman" w:hAnsi="Times New Roman" w:cs="Times New Roman"/>
        </w:rPr>
        <w:t xml:space="preserve"> that both host-plant genotype and herbivores were key factors.</w:t>
      </w:r>
      <w:r w:rsidR="00B91E48" w:rsidDel="00B91E48">
        <w:rPr>
          <w:rFonts w:ascii="Times New Roman" w:hAnsi="Times New Roman" w:cs="Times New Roman"/>
        </w:rPr>
        <w:t xml:space="preserve"> </w:t>
      </w:r>
      <w:r w:rsidR="00FB4002">
        <w:rPr>
          <w:rFonts w:ascii="Times New Roman" w:hAnsi="Times New Roman" w:cs="Times New Roman"/>
        </w:rPr>
        <w:t xml:space="preserve">In the wind experiment, we found that wind exposure </w:t>
      </w:r>
      <w:r w:rsidR="00B91E48">
        <w:rPr>
          <w:rFonts w:ascii="Times New Roman" w:hAnsi="Times New Roman" w:cs="Times New Roman"/>
        </w:rPr>
        <w:t>was the main predictor of variation in</w:t>
      </w:r>
      <w:r w:rsidR="00FB4002">
        <w:rPr>
          <w:rFonts w:ascii="Times New Roman" w:hAnsi="Times New Roman" w:cs="Times New Roman"/>
        </w:rPr>
        <w:t xml:space="preserve"> communities of foliar arthropods and root </w:t>
      </w:r>
      <w:r w:rsidR="00BA4023">
        <w:rPr>
          <w:rFonts w:ascii="Times New Roman" w:hAnsi="Times New Roman" w:cs="Times New Roman"/>
        </w:rPr>
        <w:t>bacteria</w:t>
      </w:r>
      <w:r w:rsidR="00FB4002">
        <w:rPr>
          <w:rFonts w:ascii="Times New Roman" w:hAnsi="Times New Roman" w:cs="Times New Roman"/>
        </w:rPr>
        <w:t xml:space="preserve">. Still, willow genotype had strong </w:t>
      </w:r>
      <w:r w:rsidR="00FB4002">
        <w:rPr>
          <w:rFonts w:ascii="Times New Roman" w:hAnsi="Times New Roman" w:cs="Times New Roman"/>
        </w:rPr>
        <w:lastRenderedPageBreak/>
        <w:t xml:space="preserve">effect sizes </w:t>
      </w:r>
      <w:r w:rsidR="000149D3">
        <w:rPr>
          <w:rFonts w:ascii="Times New Roman" w:hAnsi="Times New Roman" w:cs="Times New Roman"/>
        </w:rPr>
        <w:t>on several community properties of arthropods and ectomycorrhiza, indicating th</w:t>
      </w:r>
      <w:r w:rsidR="00D13CB3">
        <w:rPr>
          <w:rFonts w:ascii="Times New Roman" w:hAnsi="Times New Roman" w:cs="Times New Roman"/>
        </w:rPr>
        <w:t xml:space="preserve">at </w:t>
      </w:r>
      <w:r w:rsidR="000149D3">
        <w:rPr>
          <w:rFonts w:ascii="Times New Roman" w:hAnsi="Times New Roman" w:cs="Times New Roman"/>
        </w:rPr>
        <w:t>host-plant genetic variation</w:t>
      </w:r>
      <w:r w:rsidR="00B91E48">
        <w:rPr>
          <w:rFonts w:ascii="Times New Roman" w:hAnsi="Times New Roman" w:cs="Times New Roman"/>
        </w:rPr>
        <w:t xml:space="preserve"> remains</w:t>
      </w:r>
      <w:r w:rsidR="00D13CB3">
        <w:rPr>
          <w:rFonts w:ascii="Times New Roman" w:hAnsi="Times New Roman" w:cs="Times New Roman"/>
        </w:rPr>
        <w:t xml:space="preserve"> important</w:t>
      </w:r>
      <w:r w:rsidR="00437344">
        <w:rPr>
          <w:rFonts w:ascii="Times New Roman" w:hAnsi="Times New Roman" w:cs="Times New Roman"/>
        </w:rPr>
        <w:t>.</w:t>
      </w:r>
      <w:r w:rsidR="000149D3">
        <w:rPr>
          <w:rFonts w:ascii="Times New Roman" w:hAnsi="Times New Roman" w:cs="Times New Roman"/>
        </w:rPr>
        <w:t xml:space="preserve"> </w:t>
      </w:r>
      <w:r w:rsidR="003F40B3">
        <w:rPr>
          <w:rFonts w:ascii="Times New Roman" w:hAnsi="Times New Roman" w:cs="Times New Roman"/>
        </w:rPr>
        <w:t>In both experiments</w:t>
      </w:r>
      <w:r w:rsidR="00590878">
        <w:rPr>
          <w:rFonts w:ascii="Times New Roman" w:hAnsi="Times New Roman" w:cs="Times New Roman"/>
        </w:rPr>
        <w:t>, plant-growth traits were the primary determinants of arthropod community structure with leaf qualit</w:t>
      </w:r>
      <w:r w:rsidR="000149D3">
        <w:rPr>
          <w:rFonts w:ascii="Times New Roman" w:hAnsi="Times New Roman" w:cs="Times New Roman"/>
        </w:rPr>
        <w:t>y traits playing a lesser role; however, we failed to identify which root traits were mediating belowground community responses.</w:t>
      </w:r>
      <w:r w:rsidR="006D5A4E">
        <w:rPr>
          <w:rFonts w:ascii="Times New Roman" w:hAnsi="Times New Roman" w:cs="Times New Roman"/>
        </w:rPr>
        <w:t xml:space="preserve"> </w:t>
      </w:r>
      <w:commentRangeStart w:id="32"/>
      <w:commentRangeStart w:id="33"/>
      <w:r w:rsidR="00590878">
        <w:rPr>
          <w:rFonts w:ascii="Times New Roman" w:hAnsi="Times New Roman" w:cs="Times New Roman"/>
        </w:rPr>
        <w:t>Taken together</w:t>
      </w:r>
      <w:commentRangeEnd w:id="32"/>
      <w:r w:rsidR="00E85873">
        <w:rPr>
          <w:rStyle w:val="CommentReference"/>
        </w:rPr>
        <w:commentReference w:id="32"/>
      </w:r>
      <w:r w:rsidR="00590878">
        <w:rPr>
          <w:rFonts w:ascii="Times New Roman" w:hAnsi="Times New Roman" w:cs="Times New Roman"/>
        </w:rPr>
        <w:t xml:space="preserve">, our results suggest that host-plant genetic </w:t>
      </w:r>
      <w:del w:id="34" w:author="Matthew Barbour" w:date="2016-07-02T14:12:00Z">
        <w:r w:rsidR="006D5A4E" w:rsidDel="00E85873">
          <w:rPr>
            <w:rFonts w:ascii="Times New Roman" w:hAnsi="Times New Roman" w:cs="Times New Roman"/>
          </w:rPr>
          <w:delText xml:space="preserve">and phenotypic </w:delText>
        </w:r>
      </w:del>
      <w:r w:rsidR="00590878">
        <w:rPr>
          <w:rFonts w:ascii="Times New Roman" w:hAnsi="Times New Roman" w:cs="Times New Roman"/>
        </w:rPr>
        <w:t xml:space="preserve">variation </w:t>
      </w:r>
      <w:ins w:id="35" w:author="Matthew Barbour" w:date="2016-07-02T14:13:00Z">
        <w:r w:rsidR="00E85873">
          <w:rPr>
            <w:rFonts w:ascii="Times New Roman" w:hAnsi="Times New Roman" w:cs="Times New Roman"/>
          </w:rPr>
          <w:t xml:space="preserve">remains an important driver of </w:t>
        </w:r>
      </w:ins>
      <w:ins w:id="36" w:author="Matthew Barbour" w:date="2016-07-02T14:15:00Z">
        <w:r w:rsidR="00E85873">
          <w:rPr>
            <w:rFonts w:ascii="Times New Roman" w:hAnsi="Times New Roman" w:cs="Times New Roman"/>
          </w:rPr>
          <w:t xml:space="preserve">above and belowground </w:t>
        </w:r>
      </w:ins>
      <w:ins w:id="37" w:author="Matthew Barbour" w:date="2016-07-02T14:13:00Z">
        <w:r w:rsidR="00E85873">
          <w:rPr>
            <w:rFonts w:ascii="Times New Roman" w:hAnsi="Times New Roman" w:cs="Times New Roman"/>
          </w:rPr>
          <w:t>biodiversity</w:t>
        </w:r>
      </w:ins>
      <w:del w:id="38" w:author="Matthew Barbour" w:date="2016-07-02T14:15:00Z">
        <w:r w:rsidR="006D5A4E" w:rsidDel="00E85873">
          <w:rPr>
            <w:rFonts w:ascii="Times New Roman" w:hAnsi="Times New Roman" w:cs="Times New Roman"/>
          </w:rPr>
          <w:delText xml:space="preserve">can play a key role in shaping </w:delText>
        </w:r>
        <w:r w:rsidR="00590878" w:rsidDel="00E85873">
          <w:rPr>
            <w:rFonts w:ascii="Times New Roman" w:hAnsi="Times New Roman" w:cs="Times New Roman"/>
          </w:rPr>
          <w:delText>associated communities</w:delText>
        </w:r>
      </w:del>
      <w:r w:rsidR="006D5A4E">
        <w:rPr>
          <w:rFonts w:ascii="Times New Roman" w:hAnsi="Times New Roman" w:cs="Times New Roman"/>
        </w:rPr>
        <w:t>,</w:t>
      </w:r>
      <w:r w:rsidR="00590878">
        <w:rPr>
          <w:rFonts w:ascii="Times New Roman" w:hAnsi="Times New Roman" w:cs="Times New Roman"/>
        </w:rPr>
        <w:t xml:space="preserve"> despite natural variation in the biotic</w:t>
      </w:r>
      <w:r w:rsidR="004E3300">
        <w:rPr>
          <w:rFonts w:ascii="Times New Roman" w:hAnsi="Times New Roman" w:cs="Times New Roman"/>
        </w:rPr>
        <w:t xml:space="preserve"> and abiotic environment</w:t>
      </w:r>
      <w:commentRangeEnd w:id="33"/>
      <w:r w:rsidR="00057515">
        <w:rPr>
          <w:rStyle w:val="CommentReference"/>
        </w:rPr>
        <w:commentReference w:id="33"/>
      </w:r>
      <w:r w:rsidR="006B628B">
        <w:rPr>
          <w:rFonts w:ascii="Times New Roman" w:hAnsi="Times New Roman" w:cs="Times New Roman"/>
        </w:rPr>
        <w:t>.</w:t>
      </w:r>
      <w:r w:rsidR="00D13CB3">
        <w:rPr>
          <w:rFonts w:ascii="Times New Roman" w:hAnsi="Times New Roman" w:cs="Times New Roman"/>
        </w:rPr>
        <w:t xml:space="preserve"> </w:t>
      </w:r>
      <w:commentRangeStart w:id="39"/>
      <w:del w:id="40" w:author="Matthew Barbour" w:date="2016-07-02T14:08:00Z">
        <w:r w:rsidR="00D13CB3" w:rsidDel="00E85873">
          <w:rPr>
            <w:rFonts w:ascii="Times New Roman" w:hAnsi="Times New Roman" w:cs="Times New Roman"/>
          </w:rPr>
          <w:delText>However</w:delText>
        </w:r>
        <w:r w:rsidR="006B628B" w:rsidDel="00E85873">
          <w:rPr>
            <w:rFonts w:ascii="Times New Roman" w:hAnsi="Times New Roman" w:cs="Times New Roman"/>
          </w:rPr>
          <w:delText xml:space="preserve">, considering the role of both genotype and the surrounding environment will lead to </w:delText>
        </w:r>
        <w:r w:rsidR="00B91E48" w:rsidDel="00E85873">
          <w:rPr>
            <w:rFonts w:ascii="Times New Roman" w:hAnsi="Times New Roman" w:cs="Times New Roman"/>
          </w:rPr>
          <w:delText xml:space="preserve">a </w:delText>
        </w:r>
        <w:r w:rsidR="006B628B" w:rsidDel="00E85873">
          <w:rPr>
            <w:rFonts w:ascii="Times New Roman" w:hAnsi="Times New Roman" w:cs="Times New Roman"/>
          </w:rPr>
          <w:delText>better</w:delText>
        </w:r>
        <w:r w:rsidR="00B91E48" w:rsidDel="00E85873">
          <w:rPr>
            <w:rFonts w:ascii="Times New Roman" w:hAnsi="Times New Roman" w:cs="Times New Roman"/>
          </w:rPr>
          <w:delText xml:space="preserve"> understanding of how </w:delText>
        </w:r>
        <w:r w:rsidR="00D13CB3" w:rsidDel="00E85873">
          <w:rPr>
            <w:rFonts w:ascii="Times New Roman" w:hAnsi="Times New Roman" w:cs="Times New Roman"/>
          </w:rPr>
          <w:delText xml:space="preserve">host-plant </w:delText>
        </w:r>
        <w:r w:rsidR="00B91E48" w:rsidDel="00E85873">
          <w:rPr>
            <w:rFonts w:ascii="Times New Roman" w:hAnsi="Times New Roman" w:cs="Times New Roman"/>
          </w:rPr>
          <w:delText>communities are assembled.</w:delText>
        </w:r>
        <w:commentRangeEnd w:id="39"/>
        <w:r w:rsidR="00057515" w:rsidDel="00E85873">
          <w:rPr>
            <w:rStyle w:val="CommentReference"/>
          </w:rPr>
          <w:commentReference w:id="39"/>
        </w:r>
      </w:del>
    </w:p>
    <w:p w14:paraId="5EE6767D" w14:textId="342EA650" w:rsidR="008A47FF" w:rsidRPr="00036F70" w:rsidRDefault="008A47FF">
      <w:pPr>
        <w:rPr>
          <w:rFonts w:ascii="Times New Roman" w:hAnsi="Times New Roman" w:cs="Times New Roman"/>
          <w:b/>
        </w:rPr>
      </w:pPr>
      <w:r w:rsidRPr="00036F70">
        <w:rPr>
          <w:rFonts w:ascii="Times New Roman" w:hAnsi="Times New Roman" w:cs="Times New Roman"/>
          <w:b/>
        </w:rPr>
        <w:br w:type="page"/>
      </w:r>
    </w:p>
    <w:p w14:paraId="37A3A3B1" w14:textId="77777777" w:rsidR="00036F70" w:rsidRDefault="00F67D50" w:rsidP="00036F70">
      <w:pPr>
        <w:rPr>
          <w:rFonts w:ascii="Times New Roman" w:hAnsi="Times New Roman" w:cs="Times New Roman"/>
          <w:b/>
        </w:rPr>
      </w:pPr>
      <w:r w:rsidRPr="001A35AA">
        <w:rPr>
          <w:rFonts w:ascii="Times New Roman" w:hAnsi="Times New Roman" w:cs="Times New Roman"/>
          <w:b/>
        </w:rPr>
        <w:lastRenderedPageBreak/>
        <w:t>Introduction</w:t>
      </w:r>
    </w:p>
    <w:p w14:paraId="6D7A85D9" w14:textId="77777777" w:rsidR="00036F70" w:rsidRDefault="00036F70" w:rsidP="00036F70">
      <w:pPr>
        <w:rPr>
          <w:rFonts w:ascii="Times New Roman" w:hAnsi="Times New Roman" w:cs="Times New Roman"/>
          <w:b/>
        </w:rPr>
      </w:pPr>
    </w:p>
    <w:p w14:paraId="287159E3" w14:textId="5DE478EF" w:rsidR="008478CE" w:rsidRPr="00687EE4" w:rsidRDefault="00E754E2" w:rsidP="006D6153">
      <w:pPr>
        <w:spacing w:line="480" w:lineRule="auto"/>
        <w:rPr>
          <w:rFonts w:ascii="Times New Roman" w:hAnsi="Times New Roman" w:cs="Times New Roman"/>
        </w:rPr>
      </w:pPr>
      <w:r>
        <w:rPr>
          <w:rFonts w:ascii="Times New Roman" w:hAnsi="Times New Roman" w:cs="Times New Roman"/>
        </w:rPr>
        <w:t xml:space="preserve">Intraspecific genetic variation </w:t>
      </w:r>
      <w:r w:rsidR="006A1BE2">
        <w:rPr>
          <w:rFonts w:ascii="Times New Roman" w:hAnsi="Times New Roman" w:cs="Times New Roman"/>
        </w:rPr>
        <w:t>is a key</w:t>
      </w:r>
      <w:r>
        <w:rPr>
          <w:rFonts w:ascii="Times New Roman" w:hAnsi="Times New Roman" w:cs="Times New Roman"/>
        </w:rPr>
        <w:t xml:space="preserve"> drive</w:t>
      </w:r>
      <w:r w:rsidR="006A1BE2">
        <w:rPr>
          <w:rFonts w:ascii="Times New Roman" w:hAnsi="Times New Roman" w:cs="Times New Roman"/>
        </w:rPr>
        <w:t>r o</w:t>
      </w:r>
      <w:r w:rsidR="00687EE4">
        <w:rPr>
          <w:rFonts w:ascii="Times New Roman" w:hAnsi="Times New Roman" w:cs="Times New Roman"/>
        </w:rPr>
        <w:t>f</w:t>
      </w:r>
      <w:r>
        <w:rPr>
          <w:rFonts w:ascii="Times New Roman" w:hAnsi="Times New Roman" w:cs="Times New Roman"/>
        </w:rPr>
        <w:t xml:space="preserve"> </w:t>
      </w:r>
      <w:del w:id="41" w:author="Matthew Barbour" w:date="2016-07-03T09:12:00Z">
        <w:r w:rsidR="006A1BE2" w:rsidDel="003F60AD">
          <w:rPr>
            <w:rFonts w:ascii="Times New Roman" w:hAnsi="Times New Roman" w:cs="Times New Roman"/>
          </w:rPr>
          <w:delText xml:space="preserve">phenotypic </w:delText>
        </w:r>
      </w:del>
      <w:ins w:id="42" w:author="Matthew Barbour" w:date="2016-07-03T09:12:00Z">
        <w:r w:rsidR="003F60AD">
          <w:rPr>
            <w:rFonts w:ascii="Times New Roman" w:hAnsi="Times New Roman" w:cs="Times New Roman"/>
          </w:rPr>
          <w:t xml:space="preserve">trait </w:t>
        </w:r>
      </w:ins>
      <w:r>
        <w:rPr>
          <w:rFonts w:ascii="Times New Roman" w:hAnsi="Times New Roman" w:cs="Times New Roman"/>
        </w:rPr>
        <w:t>variation within host plants</w:t>
      </w:r>
      <w:r w:rsidR="00C506B6">
        <w:rPr>
          <w:rFonts w:ascii="Times New Roman" w:hAnsi="Times New Roman" w:cs="Times New Roman"/>
        </w:rPr>
        <w:t>, which</w:t>
      </w:r>
      <w:r w:rsidR="00D06971">
        <w:rPr>
          <w:rFonts w:ascii="Times New Roman" w:hAnsi="Times New Roman" w:cs="Times New Roman"/>
        </w:rPr>
        <w:t xml:space="preserve"> </w:t>
      </w:r>
      <w:r>
        <w:rPr>
          <w:rFonts w:ascii="Times New Roman" w:hAnsi="Times New Roman" w:cs="Times New Roman"/>
        </w:rPr>
        <w:t xml:space="preserve">in turn </w:t>
      </w:r>
      <w:r w:rsidR="00D06971">
        <w:rPr>
          <w:rFonts w:ascii="Times New Roman" w:hAnsi="Times New Roman" w:cs="Times New Roman"/>
        </w:rPr>
        <w:t>can have cascading effects</w:t>
      </w:r>
      <w:r w:rsidR="00385CED">
        <w:rPr>
          <w:rFonts w:ascii="Times New Roman" w:hAnsi="Times New Roman" w:cs="Times New Roman"/>
        </w:rPr>
        <w:t xml:space="preserve"> </w:t>
      </w:r>
      <w:r w:rsidR="00D06971">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3658AD" w:rsidRPr="003658AD">
        <w:rPr>
          <w:rFonts w:ascii="Times New Roman" w:hAnsi="Times New Roman" w:cs="Times New Roman"/>
          <w:noProof/>
          <w:color w:val="000000"/>
        </w:rPr>
        <w:t xml:space="preserve">(Fritz &amp; Price 1988; Maddox &amp; Root 1990; Antonovics 1992; Lamit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2015)</w:t>
      </w:r>
      <w:r w:rsidR="00D31D16">
        <w:rPr>
          <w:rFonts w:ascii="Times New Roman" w:hAnsi="Times New Roman" w:cs="Times New Roman"/>
        </w:rPr>
        <w:fldChar w:fldCharType="end"/>
      </w:r>
      <w:r w:rsidR="006A36C9">
        <w:rPr>
          <w:rFonts w:ascii="Times New Roman" w:hAnsi="Times New Roman" w:cs="Times New Roman"/>
        </w:rPr>
        <w:t xml:space="preserve">. </w:t>
      </w:r>
      <w:r w:rsidR="001B76E7">
        <w:rPr>
          <w:rFonts w:ascii="Times New Roman" w:hAnsi="Times New Roman" w:cs="Times New Roman"/>
        </w:rPr>
        <w:t xml:space="preserve">For example, genetic </w:t>
      </w:r>
      <w:r w:rsidR="00C86B6C">
        <w:rPr>
          <w:rFonts w:ascii="Times New Roman" w:hAnsi="Times New Roman" w:cs="Times New Roman"/>
        </w:rPr>
        <w:t>variation in the leaf chemistry of cottonwoods</w:t>
      </w:r>
      <w:r w:rsidR="003034B1">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AFIASAA5AEYANgBCAHgAUgB1AFoARQBkADIAegBlAGIAcABJAEUAVQBlAGkAcgAwAEUASABLAFEA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658AD" w:rsidRPr="003658AD">
        <w:rPr>
          <w:rFonts w:ascii="Times New Roman" w:hAnsi="Times New Roman" w:cs="Times New Roman"/>
          <w:noProof/>
          <w:color w:val="000000"/>
        </w:rPr>
        <w:t>(Whitham, Bailey &amp; Jennifer 2006)</w:t>
      </w:r>
      <w:r w:rsidR="003034B1">
        <w:rPr>
          <w:rFonts w:ascii="Times New Roman" w:hAnsi="Times New Roman" w:cs="Times New Roman"/>
        </w:rPr>
        <w:fldChar w:fldCharType="end"/>
      </w:r>
      <w:r w:rsidR="00CD185F">
        <w:rPr>
          <w:rFonts w:ascii="Times New Roman" w:hAnsi="Times New Roman" w:cs="Times New Roman"/>
        </w:rPr>
        <w:t xml:space="preserve"> </w:t>
      </w:r>
      <w:r w:rsidR="00C86B6C">
        <w:rPr>
          <w:rFonts w:ascii="Times New Roman" w:hAnsi="Times New Roman" w:cs="Times New Roman"/>
        </w:rPr>
        <w:t xml:space="preserve">and </w:t>
      </w:r>
      <w:r w:rsidR="004567B9">
        <w:rPr>
          <w:rFonts w:ascii="Times New Roman" w:hAnsi="Times New Roman" w:cs="Times New Roman"/>
        </w:rPr>
        <w:t xml:space="preserve">in </w:t>
      </w:r>
      <w:r w:rsidR="00C86B6C">
        <w:rPr>
          <w:rFonts w:ascii="Times New Roman" w:hAnsi="Times New Roman" w:cs="Times New Roman"/>
        </w:rPr>
        <w:t>the plant architecture of coyote bush</w:t>
      </w:r>
      <w:r w:rsidR="002553A7">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MgA5AEUALQBFADEANABCADcAOABEADUAMABFAEIARgB8AGUATgBwAHQAVQBNAHQAdQB3AGoAQQBR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658AD" w:rsidRPr="003658AD">
        <w:rPr>
          <w:rFonts w:ascii="Times New Roman" w:hAnsi="Times New Roman" w:cs="Times New Roman"/>
          <w:noProof/>
          <w:color w:val="000000"/>
        </w:rPr>
        <w:t>(Crutsinger, Rodriguez-Cabal &amp; Roddy 2014)</w:t>
      </w:r>
      <w:r w:rsidR="003034B1">
        <w:rPr>
          <w:rFonts w:ascii="Times New Roman" w:hAnsi="Times New Roman" w:cs="Times New Roman"/>
        </w:rPr>
        <w:fldChar w:fldCharType="end"/>
      </w:r>
      <w:r w:rsidR="006A36C9">
        <w:rPr>
          <w:rFonts w:ascii="Times New Roman" w:hAnsi="Times New Roman" w:cs="Times New Roman"/>
        </w:rPr>
        <w:t xml:space="preserve"> </w:t>
      </w:r>
      <w:r w:rsidR="00C86B6C">
        <w:rPr>
          <w:rFonts w:ascii="Times New Roman" w:hAnsi="Times New Roman" w:cs="Times New Roman"/>
        </w:rPr>
        <w:t>has</w:t>
      </w:r>
      <w:r w:rsidR="001B76E7">
        <w:rPr>
          <w:rFonts w:ascii="Times New Roman" w:hAnsi="Times New Roman" w:cs="Times New Roman"/>
        </w:rPr>
        <w:t xml:space="preserve"> been shown to </w:t>
      </w:r>
      <w:r w:rsidR="00512460">
        <w:rPr>
          <w:rFonts w:ascii="Times New Roman" w:hAnsi="Times New Roman" w:cs="Times New Roman"/>
        </w:rPr>
        <w:t xml:space="preserve">structure </w:t>
      </w:r>
      <w:r w:rsidR="001B76E7">
        <w:rPr>
          <w:rFonts w:ascii="Times New Roman" w:hAnsi="Times New Roman" w:cs="Times New Roman"/>
        </w:rPr>
        <w:t xml:space="preserve">diverse </w:t>
      </w:r>
      <w:r w:rsidR="00C86B6C">
        <w:rPr>
          <w:rFonts w:ascii="Times New Roman" w:hAnsi="Times New Roman" w:cs="Times New Roman"/>
        </w:rPr>
        <w:t>assemblages</w:t>
      </w:r>
      <w:r w:rsidR="00687EE4">
        <w:rPr>
          <w:rFonts w:ascii="Times New Roman" w:hAnsi="Times New Roman" w:cs="Times New Roman"/>
        </w:rPr>
        <w:t xml:space="preserve"> of species</w:t>
      </w:r>
      <w:r w:rsidR="006A1BE2">
        <w:rPr>
          <w:rFonts w:ascii="Times New Roman" w:hAnsi="Times New Roman" w:cs="Times New Roman"/>
        </w:rPr>
        <w:t xml:space="preserve">, from </w:t>
      </w:r>
      <w:r w:rsidR="001B76E7">
        <w:rPr>
          <w:rFonts w:ascii="Times New Roman" w:hAnsi="Times New Roman" w:cs="Times New Roman"/>
        </w:rPr>
        <w:t>foliar art</w:t>
      </w:r>
      <w:r w:rsidR="002553A7">
        <w:rPr>
          <w:rFonts w:ascii="Times New Roman" w:hAnsi="Times New Roman" w:cs="Times New Roman"/>
        </w:rPr>
        <w:t>hropods</w:t>
      </w:r>
      <w:r w:rsidR="006A1BE2">
        <w:rPr>
          <w:rFonts w:ascii="Times New Roman" w:hAnsi="Times New Roman" w:cs="Times New Roman"/>
        </w:rPr>
        <w:t xml:space="preserve"> aboveground to</w:t>
      </w:r>
      <w:r w:rsidR="002553A7">
        <w:rPr>
          <w:rFonts w:ascii="Times New Roman" w:hAnsi="Times New Roman" w:cs="Times New Roman"/>
        </w:rPr>
        <w:t xml:space="preserve"> soil microbes</w:t>
      </w:r>
      <w:r w:rsidR="006A1BE2">
        <w:rPr>
          <w:rFonts w:ascii="Times New Roman" w:hAnsi="Times New Roman" w:cs="Times New Roman"/>
        </w:rPr>
        <w:t xml:space="preserve"> below</w:t>
      </w:r>
      <w:r w:rsidR="002553A7">
        <w:rPr>
          <w:rFonts w:ascii="Times New Roman" w:hAnsi="Times New Roman" w:cs="Times New Roman"/>
        </w:rPr>
        <w:t xml:space="preserve">. </w:t>
      </w:r>
      <w:r w:rsidR="00C506B6">
        <w:rPr>
          <w:rFonts w:ascii="Times New Roman" w:hAnsi="Times New Roman" w:cs="Times New Roman"/>
        </w:rPr>
        <w:t xml:space="preserve">While </w:t>
      </w:r>
      <w:r>
        <w:rPr>
          <w:rFonts w:ascii="Times New Roman" w:hAnsi="Times New Roman" w:cs="Times New Roman"/>
        </w:rPr>
        <w:t>the community</w:t>
      </w:r>
      <w:r w:rsidR="004417F0">
        <w:rPr>
          <w:rFonts w:ascii="Times New Roman" w:hAnsi="Times New Roman" w:cs="Times New Roman"/>
        </w:rPr>
        <w:t>-</w:t>
      </w:r>
      <w:r>
        <w:rPr>
          <w:rFonts w:ascii="Times New Roman" w:hAnsi="Times New Roman" w:cs="Times New Roman"/>
        </w:rPr>
        <w:t>level consequences of genetic variation</w:t>
      </w:r>
      <w:r w:rsidR="004417F0">
        <w:rPr>
          <w:rFonts w:ascii="Times New Roman" w:hAnsi="Times New Roman" w:cs="Times New Roman"/>
        </w:rPr>
        <w:t xml:space="preserve"> (commonly referred to as ‘community genetics’, </w:t>
      </w:r>
      <w:r w:rsidR="004417F0" w:rsidRPr="00CA523E">
        <w:rPr>
          <w:rFonts w:ascii="Times New Roman" w:hAnsi="Times New Roman" w:cs="Times New Roman"/>
          <w:i/>
        </w:rPr>
        <w:t>sensu</w:t>
      </w:r>
      <w:r w:rsidR="00E760D1">
        <w:rPr>
          <w:rFonts w:ascii="Times New Roman" w:hAnsi="Times New Roman" w:cs="Times New Roman"/>
        </w:rPr>
        <w:fldChar w:fldCharType="begin">
          <w:fldData xml:space="preserve">NgA5ADUAMABlADEAYwA3AC0AOABiADgANAAtADQANgAzADcALQA5AGQAZAA5AC0AZQA3ADQANgA0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3658AD" w:rsidRPr="003658AD">
        <w:rPr>
          <w:rFonts w:ascii="Times New Roman" w:hAnsi="Times New Roman" w:cs="Times New Roman"/>
          <w:noProof/>
          <w:color w:val="000000"/>
        </w:rPr>
        <w:t>(Antonovics 1992)</w:t>
      </w:r>
      <w:r w:rsidR="00E760D1">
        <w:rPr>
          <w:rFonts w:ascii="Times New Roman" w:hAnsi="Times New Roman" w:cs="Times New Roman"/>
        </w:rPr>
        <w:fldChar w:fldCharType="end"/>
      </w:r>
      <w:r w:rsidR="004417F0">
        <w:rPr>
          <w:rFonts w:ascii="Times New Roman" w:hAnsi="Times New Roman" w:cs="Times New Roman"/>
        </w:rPr>
        <w:t xml:space="preserve"> </w:t>
      </w:r>
      <w:r>
        <w:rPr>
          <w:rFonts w:ascii="Times New Roman" w:hAnsi="Times New Roman" w:cs="Times New Roman"/>
        </w:rPr>
        <w:t>have been documented in a variety of</w:t>
      </w:r>
      <w:r w:rsidR="00E26C29">
        <w:rPr>
          <w:rFonts w:ascii="Times New Roman" w:hAnsi="Times New Roman" w:cs="Times New Roman"/>
        </w:rPr>
        <w:t xml:space="preserve"> host-plant</w:t>
      </w:r>
      <w:r>
        <w:rPr>
          <w:rFonts w:ascii="Times New Roman" w:hAnsi="Times New Roman" w:cs="Times New Roman"/>
        </w:rPr>
        <w:t xml:space="preserve"> taxa</w:t>
      </w:r>
      <w:r w:rsidR="003034B1">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OAA4AEQALQA5ADYAOABEADkAOAAxAEYANQA3AEQAMQB8AGUATgBxAEYAawBrADEAdgAyAHoAQQBN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658AD" w:rsidRPr="003658AD">
        <w:rPr>
          <w:rFonts w:ascii="Times New Roman" w:hAnsi="Times New Roman" w:cs="Times New Roman"/>
          <w:noProof/>
          <w:color w:val="000000"/>
        </w:rPr>
        <w:t xml:space="preserve">(Whitham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2012)</w:t>
      </w:r>
      <w:r w:rsidR="003034B1">
        <w:rPr>
          <w:rFonts w:ascii="Times New Roman" w:hAnsi="Times New Roman" w:cs="Times New Roman"/>
        </w:rPr>
        <w:fldChar w:fldCharType="end"/>
      </w:r>
      <w:r w:rsidR="00437344">
        <w:rPr>
          <w:rFonts w:ascii="Times New Roman" w:hAnsi="Times New Roman" w:cs="Times New Roman"/>
        </w:rPr>
        <w:t>,</w:t>
      </w:r>
      <w:r w:rsidR="004567B9">
        <w:rPr>
          <w:rFonts w:ascii="Times New Roman" w:hAnsi="Times New Roman" w:cs="Times New Roman"/>
        </w:rPr>
        <w:t xml:space="preserve"> </w:t>
      </w:r>
      <w:r>
        <w:rPr>
          <w:rFonts w:ascii="Times New Roman" w:hAnsi="Times New Roman" w:cs="Times New Roman"/>
        </w:rPr>
        <w:t>case studies come</w:t>
      </w:r>
      <w:r w:rsidR="006A1BE2">
        <w:rPr>
          <w:rFonts w:ascii="Times New Roman" w:hAnsi="Times New Roman" w:cs="Times New Roman"/>
        </w:rPr>
        <w:t xml:space="preserve"> primarily</w:t>
      </w:r>
      <w:r>
        <w:rPr>
          <w:rFonts w:ascii="Times New Roman" w:hAnsi="Times New Roman" w:cs="Times New Roman"/>
        </w:rPr>
        <w:t xml:space="preserve"> from common garden experiments where </w:t>
      </w:r>
      <w:r w:rsidR="00C506B6">
        <w:rPr>
          <w:rFonts w:ascii="Times New Roman" w:hAnsi="Times New Roman" w:cs="Times New Roman"/>
        </w:rPr>
        <w:t>environmental variation is minimized</w:t>
      </w:r>
      <w:r>
        <w:rPr>
          <w:rFonts w:ascii="Times New Roman" w:hAnsi="Times New Roman" w:cs="Times New Roman"/>
        </w:rPr>
        <w:t xml:space="preserve">. </w:t>
      </w:r>
      <w:r w:rsidR="00183B90">
        <w:rPr>
          <w:rFonts w:ascii="Times New Roman" w:hAnsi="Times New Roman" w:cs="Times New Roman"/>
        </w:rPr>
        <w:t>Yet,</w:t>
      </w:r>
      <w:r w:rsidR="00A40E2D">
        <w:rPr>
          <w:rFonts w:ascii="Times New Roman" w:hAnsi="Times New Roman" w:cs="Times New Roman"/>
        </w:rPr>
        <w:t xml:space="preserve"> </w:t>
      </w:r>
      <w:r w:rsidR="006A1BE2">
        <w:rPr>
          <w:rFonts w:ascii="Times New Roman" w:hAnsi="Times New Roman" w:cs="Times New Roman"/>
        </w:rPr>
        <w:t xml:space="preserve">decades of ecological studies </w:t>
      </w:r>
      <w:r w:rsidR="00183B90">
        <w:rPr>
          <w:rFonts w:ascii="Times New Roman" w:hAnsi="Times New Roman" w:cs="Times New Roman"/>
        </w:rPr>
        <w:t xml:space="preserve">have shown </w:t>
      </w:r>
      <w:r w:rsidR="00A40E2D">
        <w:rPr>
          <w:rFonts w:ascii="Times New Roman" w:hAnsi="Times New Roman" w:cs="Times New Roman"/>
        </w:rPr>
        <w:t>that</w:t>
      </w:r>
      <w:r w:rsidR="006A1BE2">
        <w:rPr>
          <w:rFonts w:ascii="Times New Roman" w:hAnsi="Times New Roman" w:cs="Times New Roman"/>
        </w:rPr>
        <w:t xml:space="preserve"> variability </w:t>
      </w:r>
      <w:r>
        <w:rPr>
          <w:rFonts w:ascii="Times New Roman" w:hAnsi="Times New Roman" w:cs="Times New Roman"/>
        </w:rPr>
        <w:t xml:space="preserve">in the </w:t>
      </w:r>
      <w:r w:rsidR="002645B5">
        <w:rPr>
          <w:rFonts w:ascii="Times New Roman" w:hAnsi="Times New Roman" w:cs="Times New Roman"/>
        </w:rPr>
        <w:t xml:space="preserve">biotic and abiotic </w:t>
      </w:r>
      <w:r>
        <w:rPr>
          <w:rFonts w:ascii="Times New Roman" w:hAnsi="Times New Roman" w:cs="Times New Roman"/>
        </w:rPr>
        <w:t xml:space="preserve">environment has a fundamental influence on </w:t>
      </w:r>
      <w:ins w:id="43" w:author="Matthew Barbour" w:date="2016-07-03T07:41:00Z">
        <w:r w:rsidR="00437344">
          <w:rPr>
            <w:rFonts w:ascii="Times New Roman" w:hAnsi="Times New Roman" w:cs="Times New Roman"/>
          </w:rPr>
          <w:t>the</w:t>
        </w:r>
      </w:ins>
      <w:commentRangeStart w:id="44"/>
      <w:r w:rsidR="00EE6729">
        <w:rPr>
          <w:rFonts w:ascii="Times New Roman" w:hAnsi="Times New Roman" w:cs="Times New Roman"/>
        </w:rPr>
        <w:t xml:space="preserve"> </w:t>
      </w:r>
      <w:commentRangeStart w:id="45"/>
      <w:ins w:id="46" w:author="Matthew Barbour" w:date="2016-06-30T15:01:00Z">
        <w:r w:rsidR="007254F5">
          <w:rPr>
            <w:rFonts w:ascii="Times New Roman" w:hAnsi="Times New Roman" w:cs="Times New Roman"/>
          </w:rPr>
          <w:t>expression</w:t>
        </w:r>
      </w:ins>
      <w:commentRangeEnd w:id="45"/>
      <w:ins w:id="47" w:author="Matthew Barbour" w:date="2016-07-02T16:10:00Z">
        <w:r w:rsidR="00CD185F">
          <w:rPr>
            <w:rStyle w:val="CommentReference"/>
          </w:rPr>
          <w:commentReference w:id="45"/>
        </w:r>
      </w:ins>
      <w:r w:rsidR="00EE6729">
        <w:rPr>
          <w:rFonts w:ascii="Times New Roman" w:hAnsi="Times New Roman" w:cs="Times New Roman"/>
        </w:rPr>
        <w:t xml:space="preserve"> </w:t>
      </w:r>
      <w:commentRangeEnd w:id="44"/>
      <w:r w:rsidR="006A36C9">
        <w:rPr>
          <w:rStyle w:val="CommentReference"/>
        </w:rPr>
        <w:commentReference w:id="44"/>
      </w:r>
      <w:ins w:id="49" w:author="Matthew Barbour" w:date="2016-07-03T07:41:00Z">
        <w:r w:rsidR="00437344">
          <w:rPr>
            <w:rFonts w:ascii="Times New Roman" w:hAnsi="Times New Roman" w:cs="Times New Roman"/>
          </w:rPr>
          <w:t>of</w:t>
        </w:r>
      </w:ins>
      <w:r w:rsidR="00EE6729">
        <w:rPr>
          <w:rFonts w:ascii="Times New Roman" w:hAnsi="Times New Roman" w:cs="Times New Roman"/>
        </w:rPr>
        <w:t xml:space="preserve"> host plant</w:t>
      </w:r>
      <w:ins w:id="50" w:author="Matthew Barbour" w:date="2016-07-03T07:41:00Z">
        <w:r w:rsidR="00437344">
          <w:rPr>
            <w:rFonts w:ascii="Times New Roman" w:hAnsi="Times New Roman" w:cs="Times New Roman"/>
          </w:rPr>
          <w:t xml:space="preserve"> traits</w:t>
        </w:r>
      </w:ins>
      <w:r w:rsidR="007760AC">
        <w:rPr>
          <w:rFonts w:ascii="Times New Roman" w:hAnsi="Times New Roman" w:cs="Times New Roman"/>
        </w:rPr>
        <w:fldChar w:fldCharType="begin">
          <w:fldData xml:space="preserve">NgA5ADUAMABlADEAYwA3AC0AOABiADgANAAtADQANgAzADcALQA5AGQAZAA5AC0AZQA3ADQANgA0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</w:fldData>
        </w:fldChar>
      </w:r>
      <w:r w:rsidR="007760AC">
        <w:rPr>
          <w:rFonts w:ascii="Times New Roman" w:hAnsi="Times New Roman" w:cs="Times New Roman"/>
        </w:rPr>
        <w:instrText>ADDIN LABTIVA_CITE \* MERGEFORMAT</w:instrText>
      </w:r>
      <w:r w:rsidR="007760AC">
        <w:rPr>
          <w:rFonts w:ascii="Times New Roman" w:hAnsi="Times New Roman" w:cs="Times New Roman"/>
        </w:rPr>
      </w:r>
      <w:r w:rsidR="007760AC">
        <w:rPr>
          <w:rFonts w:ascii="Times New Roman" w:hAnsi="Times New Roman" w:cs="Times New Roman"/>
        </w:rPr>
        <w:fldChar w:fldCharType="separate"/>
      </w:r>
      <w:r w:rsidR="003658AD" w:rsidRPr="003658AD">
        <w:rPr>
          <w:rFonts w:ascii="Times New Roman" w:hAnsi="Times New Roman" w:cs="Times New Roman"/>
          <w:noProof/>
          <w:color w:val="000000"/>
        </w:rPr>
        <w:t>(Gratani 2014)</w:t>
      </w:r>
      <w:r w:rsidR="007760AC">
        <w:rPr>
          <w:rFonts w:ascii="Times New Roman" w:hAnsi="Times New Roman" w:cs="Times New Roman"/>
        </w:rPr>
        <w:fldChar w:fldCharType="end"/>
      </w:r>
      <w:ins w:id="51" w:author="Matthew Barbour" w:date="2016-06-30T12:34:00Z">
        <w:r w:rsidR="002645B5">
          <w:rPr>
            <w:rFonts w:ascii="Times New Roman" w:hAnsi="Times New Roman" w:cs="Times New Roman"/>
          </w:rPr>
          <w:t xml:space="preserve"> as well as the diversity and composition of species assemblages </w:t>
        </w:r>
      </w:ins>
      <w:ins w:id="52" w:author="Matthew Barbour" w:date="2016-06-30T15:02:00Z">
        <w:r w:rsidR="007254F5">
          <w:rPr>
            <w:rFonts w:ascii="Times New Roman" w:hAnsi="Times New Roman" w:cs="Times New Roman"/>
          </w:rPr>
          <w:t>(MacArthur 1972; Gaston 2000)</w:t>
        </w:r>
      </w:ins>
      <w:ins w:id="53" w:author="Matthew Barbour" w:date="2016-06-29T09:51:00Z">
        <w:r w:rsidR="0078624C">
          <w:rPr>
            <w:rFonts w:ascii="Times New Roman" w:hAnsi="Times New Roman" w:cs="Times New Roman"/>
          </w:rPr>
          <w:t xml:space="preserve">. </w:t>
        </w:r>
      </w:ins>
      <w:ins w:id="54" w:author="Matthew Barbour" w:date="2016-06-30T12:35:00Z">
        <w:r w:rsidR="002645B5">
          <w:rPr>
            <w:rFonts w:ascii="Times New Roman" w:hAnsi="Times New Roman" w:cs="Times New Roman"/>
          </w:rPr>
          <w:t>H</w:t>
        </w:r>
      </w:ins>
      <w:r w:rsidR="00A40E2D">
        <w:rPr>
          <w:rFonts w:ascii="Times New Roman" w:hAnsi="Times New Roman" w:cs="Times New Roman"/>
        </w:rPr>
        <w:t>owever,</w:t>
      </w:r>
      <w:r w:rsidR="00EE6729">
        <w:rPr>
          <w:rFonts w:ascii="Times New Roman" w:hAnsi="Times New Roman" w:cs="Times New Roman"/>
        </w:rPr>
        <w:t xml:space="preserve"> </w:t>
      </w:r>
      <w:ins w:id="55" w:author="Matthew Barbour" w:date="2016-07-03T09:01:00Z">
        <w:r w:rsidR="00FB22AF">
          <w:rPr>
            <w:rFonts w:ascii="Times New Roman" w:hAnsi="Times New Roman" w:cs="Times New Roman"/>
          </w:rPr>
          <w:t xml:space="preserve">if/when </w:t>
        </w:r>
      </w:ins>
      <w:ins w:id="56" w:author="Matthew Barbour" w:date="2016-07-03T09:05:00Z">
        <w:r w:rsidR="003F60AD">
          <w:rPr>
            <w:rFonts w:ascii="Times New Roman" w:hAnsi="Times New Roman" w:cs="Times New Roman"/>
          </w:rPr>
          <w:t xml:space="preserve">the </w:t>
        </w:r>
      </w:ins>
      <w:ins w:id="57" w:author="Matthew Barbour" w:date="2016-07-03T09:01:00Z">
        <w:r w:rsidR="00FB22AF">
          <w:rPr>
            <w:rFonts w:ascii="Times New Roman" w:hAnsi="Times New Roman" w:cs="Times New Roman"/>
          </w:rPr>
          <w:t>envir</w:t>
        </w:r>
        <w:r w:rsidR="003F60AD">
          <w:rPr>
            <w:rFonts w:ascii="Times New Roman" w:hAnsi="Times New Roman" w:cs="Times New Roman"/>
          </w:rPr>
          <w:t>onment</w:t>
        </w:r>
        <w:r w:rsidR="00FB22AF">
          <w:rPr>
            <w:rFonts w:ascii="Times New Roman" w:hAnsi="Times New Roman" w:cs="Times New Roman"/>
          </w:rPr>
          <w:t xml:space="preserve"> renders</w:t>
        </w:r>
      </w:ins>
      <w:ins w:id="58" w:author="Matthew Barbour" w:date="2016-07-03T09:05:00Z">
        <w:r w:rsidR="00FB22AF">
          <w:rPr>
            <w:rFonts w:ascii="Times New Roman" w:hAnsi="Times New Roman" w:cs="Times New Roman"/>
          </w:rPr>
          <w:t xml:space="preserve"> the community-level effects of</w:t>
        </w:r>
      </w:ins>
      <w:ins w:id="59" w:author="Matthew Barbour" w:date="2016-07-03T09:03:00Z">
        <w:r w:rsidR="00FB22AF">
          <w:rPr>
            <w:rFonts w:ascii="Times New Roman" w:hAnsi="Times New Roman" w:cs="Times New Roman"/>
          </w:rPr>
          <w:t xml:space="preserve"> </w:t>
        </w:r>
      </w:ins>
      <w:commentRangeStart w:id="60"/>
      <w:del w:id="61" w:author="Matthew Barbour" w:date="2016-07-03T09:02:00Z">
        <w:r w:rsidR="008478CE" w:rsidDel="00FB22AF">
          <w:rPr>
            <w:rFonts w:ascii="Times New Roman" w:hAnsi="Times New Roman" w:cs="Times New Roman"/>
          </w:rPr>
          <w:delText xml:space="preserve">the relative importance </w:delText>
        </w:r>
        <w:commentRangeEnd w:id="60"/>
        <w:r w:rsidR="006A36C9" w:rsidDel="00FB22AF">
          <w:rPr>
            <w:rStyle w:val="CommentReference"/>
          </w:rPr>
          <w:commentReference w:id="60"/>
        </w:r>
        <w:r w:rsidR="008478CE" w:rsidDel="00FB22AF">
          <w:rPr>
            <w:rFonts w:ascii="Times New Roman" w:hAnsi="Times New Roman" w:cs="Times New Roman"/>
          </w:rPr>
          <w:delText xml:space="preserve">of </w:delText>
        </w:r>
      </w:del>
      <w:r w:rsidR="002553A7">
        <w:rPr>
          <w:rFonts w:ascii="Times New Roman" w:hAnsi="Times New Roman" w:cs="Times New Roman"/>
        </w:rPr>
        <w:t>host-</w:t>
      </w:r>
      <w:r w:rsidR="008478CE">
        <w:rPr>
          <w:rFonts w:ascii="Times New Roman" w:hAnsi="Times New Roman" w:cs="Times New Roman"/>
        </w:rPr>
        <w:t>p</w:t>
      </w:r>
      <w:r>
        <w:rPr>
          <w:rFonts w:ascii="Times New Roman" w:hAnsi="Times New Roman" w:cs="Times New Roman"/>
        </w:rPr>
        <w:t>lant gen</w:t>
      </w:r>
      <w:ins w:id="62" w:author="Matthew Barbour" w:date="2016-07-03T09:05:00Z">
        <w:r w:rsidR="00FB22AF">
          <w:rPr>
            <w:rFonts w:ascii="Times New Roman" w:hAnsi="Times New Roman" w:cs="Times New Roman"/>
          </w:rPr>
          <w:t xml:space="preserve">etic variation </w:t>
        </w:r>
      </w:ins>
      <w:ins w:id="63" w:author="Matthew Barbour" w:date="2016-07-03T09:10:00Z">
        <w:r w:rsidR="003F60AD">
          <w:rPr>
            <w:rFonts w:ascii="Times New Roman" w:hAnsi="Times New Roman" w:cs="Times New Roman"/>
          </w:rPr>
          <w:t xml:space="preserve">as </w:t>
        </w:r>
        <w:commentRangeStart w:id="64"/>
        <w:r w:rsidR="003F60AD">
          <w:rPr>
            <w:rFonts w:ascii="Times New Roman" w:hAnsi="Times New Roman" w:cs="Times New Roman"/>
          </w:rPr>
          <w:t>unimportant</w:t>
        </w:r>
      </w:ins>
      <w:commentRangeEnd w:id="64"/>
      <w:ins w:id="65" w:author="Matthew Barbour" w:date="2016-07-03T09:11:00Z">
        <w:r w:rsidR="003F60AD">
          <w:rPr>
            <w:rStyle w:val="CommentReference"/>
          </w:rPr>
          <w:commentReference w:id="64"/>
        </w:r>
      </w:ins>
      <w:ins w:id="67" w:author="Matthew Barbour" w:date="2016-07-03T09:10:00Z">
        <w:r w:rsidR="003F60AD">
          <w:rPr>
            <w:rFonts w:ascii="Times New Roman" w:hAnsi="Times New Roman" w:cs="Times New Roman"/>
          </w:rPr>
          <w:t xml:space="preserve"> </w:t>
        </w:r>
      </w:ins>
      <w:r w:rsidR="008478CE">
        <w:rPr>
          <w:rFonts w:ascii="Times New Roman" w:hAnsi="Times New Roman" w:cs="Times New Roman"/>
        </w:rPr>
        <w:t xml:space="preserve">remains an open question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3658AD" w:rsidRPr="003658AD">
        <w:rPr>
          <w:rFonts w:ascii="Times New Roman" w:hAnsi="Times New Roman" w:cs="Times New Roman"/>
          <w:noProof/>
          <w:color w:val="000000"/>
        </w:rPr>
        <w:t>(Hersch-Green, Turley &amp; Johnson 2011; Tack, Johnson &amp; Roslin 2012; Crutsinger 2016)</w:t>
      </w:r>
      <w:r w:rsidR="005068EC">
        <w:rPr>
          <w:rFonts w:ascii="Times New Roman" w:hAnsi="Times New Roman" w:cs="Times New Roman"/>
        </w:rPr>
        <w:fldChar w:fldCharType="end"/>
      </w:r>
      <w:r w:rsidR="002645B5">
        <w:rPr>
          <w:rFonts w:ascii="Times New Roman" w:hAnsi="Times New Roman" w:cs="Times New Roman"/>
        </w:rPr>
        <w:t>.</w:t>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6557C2DB" w14:textId="6C7F5888" w:rsidR="006F6F58" w:rsidRDefault="00885BA6" w:rsidP="00D07C4C">
      <w:pPr>
        <w:spacing w:line="480" w:lineRule="auto"/>
        <w:rPr>
          <w:ins w:id="68" w:author="Matthew Barbour" w:date="2016-06-30T16:39:00Z"/>
          <w:rFonts w:ascii="Times New Roman" w:hAnsi="Times New Roman" w:cs="Times New Roman"/>
        </w:rPr>
      </w:pPr>
      <w:r>
        <w:rPr>
          <w:rFonts w:ascii="Times New Roman" w:hAnsi="Times New Roman" w:cs="Times New Roman"/>
        </w:rPr>
        <w:t xml:space="preserve">A key </w:t>
      </w:r>
      <w:r w:rsidR="00FD6B26">
        <w:rPr>
          <w:rFonts w:ascii="Times New Roman" w:hAnsi="Times New Roman" w:cs="Times New Roman"/>
        </w:rPr>
        <w:t xml:space="preserve">challenge for </w:t>
      </w:r>
      <w:r w:rsidR="006A1BE2">
        <w:rPr>
          <w:rFonts w:ascii="Times New Roman" w:hAnsi="Times New Roman" w:cs="Times New Roman"/>
        </w:rPr>
        <w:t>advancing community genetics</w:t>
      </w:r>
      <w:r w:rsidR="00E26C29">
        <w:rPr>
          <w:rFonts w:ascii="Times New Roman" w:hAnsi="Times New Roman" w:cs="Times New Roman"/>
        </w:rPr>
        <w:t xml:space="preserve"> </w:t>
      </w:r>
      <w:r w:rsidR="00FD6B26">
        <w:rPr>
          <w:rFonts w:ascii="Times New Roman" w:hAnsi="Times New Roman" w:cs="Times New Roman"/>
        </w:rPr>
        <w:t xml:space="preserve">beyond the common garden is </w:t>
      </w:r>
      <w:r w:rsidR="00BF430E">
        <w:rPr>
          <w:rFonts w:ascii="Times New Roman" w:hAnsi="Times New Roman" w:cs="Times New Roman"/>
        </w:rPr>
        <w:t>to</w:t>
      </w:r>
      <w:r w:rsidR="00F65E4C">
        <w:rPr>
          <w:rFonts w:ascii="Times New Roman" w:hAnsi="Times New Roman" w:cs="Times New Roman"/>
        </w:rPr>
        <w:t>: (i)</w:t>
      </w:r>
      <w:r w:rsidR="00BF430E">
        <w:rPr>
          <w:rFonts w:ascii="Times New Roman" w:hAnsi="Times New Roman" w:cs="Times New Roman"/>
        </w:rPr>
        <w:t xml:space="preserve"> identify </w:t>
      </w:r>
      <w:r w:rsidR="006A1BE2">
        <w:rPr>
          <w:rFonts w:ascii="Times New Roman" w:hAnsi="Times New Roman" w:cs="Times New Roman"/>
        </w:rPr>
        <w:t>important</w:t>
      </w:r>
      <w:r w:rsidR="00BF430E">
        <w:rPr>
          <w:rFonts w:ascii="Times New Roman" w:hAnsi="Times New Roman" w:cs="Times New Roman"/>
        </w:rPr>
        <w:t xml:space="preserve"> </w:t>
      </w:r>
      <w:r w:rsidR="006A36C9">
        <w:rPr>
          <w:rFonts w:ascii="Times New Roman" w:hAnsi="Times New Roman" w:cs="Times New Roman"/>
        </w:rPr>
        <w:t xml:space="preserve">axes </w:t>
      </w:r>
      <w:r w:rsidR="00BF430E">
        <w:rPr>
          <w:rFonts w:ascii="Times New Roman" w:hAnsi="Times New Roman" w:cs="Times New Roman"/>
        </w:rPr>
        <w:t>of</w:t>
      </w:r>
      <w:r w:rsidR="0018083C">
        <w:rPr>
          <w:rFonts w:ascii="Times New Roman" w:hAnsi="Times New Roman" w:cs="Times New Roman"/>
        </w:rPr>
        <w:t xml:space="preserve"> </w:t>
      </w:r>
      <w:r w:rsidR="00BF430E">
        <w:rPr>
          <w:rFonts w:ascii="Times New Roman" w:hAnsi="Times New Roman" w:cs="Times New Roman"/>
        </w:rPr>
        <w:t>environmental</w:t>
      </w:r>
      <w:r w:rsidR="00BF3686">
        <w:rPr>
          <w:rFonts w:ascii="Times New Roman" w:hAnsi="Times New Roman" w:cs="Times New Roman"/>
        </w:rPr>
        <w:t xml:space="preserve"> variation</w:t>
      </w:r>
      <w:r w:rsidR="0018083C">
        <w:rPr>
          <w:rFonts w:ascii="Times New Roman" w:hAnsi="Times New Roman" w:cs="Times New Roman"/>
        </w:rPr>
        <w:t xml:space="preserve"> </w:t>
      </w:r>
      <w:r>
        <w:rPr>
          <w:rFonts w:ascii="Times New Roman" w:hAnsi="Times New Roman" w:cs="Times New Roman"/>
        </w:rPr>
        <w:t xml:space="preserve">that </w:t>
      </w:r>
      <w:ins w:id="69" w:author="Matthew Barbour" w:date="2016-06-28T11:54:00Z">
        <w:r w:rsidR="000F0417">
          <w:rPr>
            <w:rFonts w:ascii="Times New Roman" w:hAnsi="Times New Roman" w:cs="Times New Roman"/>
          </w:rPr>
          <w:t>structure</w:t>
        </w:r>
      </w:ins>
      <w:ins w:id="70" w:author="Matthew Barbour" w:date="2016-06-28T11:53:00Z">
        <w:r w:rsidR="007B1E50">
          <w:rPr>
            <w:rFonts w:ascii="Times New Roman" w:hAnsi="Times New Roman" w:cs="Times New Roman"/>
          </w:rPr>
          <w:t xml:space="preserve"> </w:t>
        </w:r>
      </w:ins>
      <w:ins w:id="71" w:author="Matthew Barbour" w:date="2016-06-28T16:27:00Z">
        <w:r w:rsidR="009E6AD1">
          <w:rPr>
            <w:rFonts w:ascii="Times New Roman" w:hAnsi="Times New Roman" w:cs="Times New Roman"/>
          </w:rPr>
          <w:t xml:space="preserve">communities associated with </w:t>
        </w:r>
      </w:ins>
      <w:ins w:id="72" w:author="Matthew Barbour" w:date="2016-06-28T11:53:00Z">
        <w:r w:rsidR="009E6AD1">
          <w:rPr>
            <w:rFonts w:ascii="Times New Roman" w:hAnsi="Times New Roman" w:cs="Times New Roman"/>
          </w:rPr>
          <w:t>host plant</w:t>
        </w:r>
        <w:r w:rsidR="007B1E50">
          <w:rPr>
            <w:rFonts w:ascii="Times New Roman" w:hAnsi="Times New Roman" w:cs="Times New Roman"/>
          </w:rPr>
          <w:t>s</w:t>
        </w:r>
      </w:ins>
      <w:commentRangeStart w:id="73"/>
      <w:del w:id="74" w:author="Matthew Barbour" w:date="2016-06-28T11:54:00Z">
        <w:r w:rsidDel="007B1E50">
          <w:rPr>
            <w:rFonts w:ascii="Times New Roman" w:hAnsi="Times New Roman" w:cs="Times New Roman"/>
          </w:rPr>
          <w:delText xml:space="preserve">host-plants </w:delText>
        </w:r>
        <w:commentRangeStart w:id="75"/>
        <w:r w:rsidDel="007B1E50">
          <w:rPr>
            <w:rFonts w:ascii="Times New Roman" w:hAnsi="Times New Roman" w:cs="Times New Roman"/>
          </w:rPr>
          <w:delText xml:space="preserve">are exposed to </w:delText>
        </w:r>
        <w:r w:rsidR="006A1BE2" w:rsidDel="007B1E50">
          <w:rPr>
            <w:rFonts w:ascii="Times New Roman" w:hAnsi="Times New Roman" w:cs="Times New Roman"/>
          </w:rPr>
          <w:delText>within a given ecosystem</w:delText>
        </w:r>
        <w:commentRangeEnd w:id="75"/>
        <w:r w:rsidR="006A36C9" w:rsidDel="007B1E50">
          <w:rPr>
            <w:rStyle w:val="CommentReference"/>
          </w:rPr>
          <w:commentReference w:id="75"/>
        </w:r>
      </w:del>
      <w:r w:rsidR="00F65E4C">
        <w:rPr>
          <w:rFonts w:ascii="Times New Roman" w:hAnsi="Times New Roman" w:cs="Times New Roman"/>
        </w:rPr>
        <w:t>;</w:t>
      </w:r>
      <w:commentRangeEnd w:id="73"/>
      <w:r w:rsidR="00A734C4">
        <w:rPr>
          <w:rStyle w:val="CommentReference"/>
        </w:rPr>
        <w:commentReference w:id="73"/>
      </w:r>
      <w:r w:rsidR="006A1BE2">
        <w:rPr>
          <w:rFonts w:ascii="Times New Roman" w:hAnsi="Times New Roman" w:cs="Times New Roman"/>
        </w:rPr>
        <w:t xml:space="preserve"> </w:t>
      </w:r>
      <w:r>
        <w:rPr>
          <w:rFonts w:ascii="Times New Roman" w:hAnsi="Times New Roman" w:cs="Times New Roman"/>
        </w:rPr>
        <w:t xml:space="preserve">and </w:t>
      </w:r>
      <w:r w:rsidR="00F65E4C">
        <w:rPr>
          <w:rFonts w:ascii="Times New Roman" w:hAnsi="Times New Roman" w:cs="Times New Roman"/>
        </w:rPr>
        <w:t xml:space="preserve">(ii) </w:t>
      </w:r>
      <w:r w:rsidR="006A1BE2">
        <w:rPr>
          <w:rFonts w:ascii="Times New Roman" w:hAnsi="Times New Roman" w:cs="Times New Roman"/>
        </w:rPr>
        <w:t xml:space="preserve">distinguish </w:t>
      </w:r>
      <w:r w:rsidR="00C91DBA">
        <w:rPr>
          <w:rFonts w:ascii="Times New Roman" w:hAnsi="Times New Roman" w:cs="Times New Roman"/>
        </w:rPr>
        <w:t xml:space="preserve">whether </w:t>
      </w:r>
      <w:r w:rsidR="00D563FC">
        <w:rPr>
          <w:rFonts w:ascii="Times New Roman" w:hAnsi="Times New Roman" w:cs="Times New Roman"/>
        </w:rPr>
        <w:t>environmental effects</w:t>
      </w:r>
      <w:r w:rsidR="00F65E4C">
        <w:rPr>
          <w:rFonts w:ascii="Times New Roman" w:hAnsi="Times New Roman" w:cs="Times New Roman"/>
        </w:rPr>
        <w:t xml:space="preserve"> are </w:t>
      </w:r>
      <w:r w:rsidR="00D563FC">
        <w:rPr>
          <w:rFonts w:ascii="Times New Roman" w:hAnsi="Times New Roman" w:cs="Times New Roman"/>
        </w:rPr>
        <w:t>independent (E</w:t>
      </w:r>
      <w:r w:rsidR="00F65E4C">
        <w:rPr>
          <w:rFonts w:ascii="Times New Roman" w:hAnsi="Times New Roman" w:cs="Times New Roman"/>
        </w:rPr>
        <w:t xml:space="preserve">) or modified by </w:t>
      </w:r>
      <w:r w:rsidR="00D563FC">
        <w:rPr>
          <w:rFonts w:ascii="Times New Roman" w:hAnsi="Times New Roman" w:cs="Times New Roman"/>
        </w:rPr>
        <w:t>host-plant genotype</w:t>
      </w:r>
      <w:r w:rsidR="00F65E4C">
        <w:rPr>
          <w:rFonts w:ascii="Times New Roman" w:hAnsi="Times New Roman" w:cs="Times New Roman"/>
        </w:rPr>
        <w:t xml:space="preserve"> (G x E). </w:t>
      </w:r>
      <w:r w:rsidR="001C4071">
        <w:rPr>
          <w:rFonts w:ascii="Times New Roman" w:hAnsi="Times New Roman" w:cs="Times New Roman"/>
        </w:rPr>
        <w:t xml:space="preserve">For example, a series of experiments in </w:t>
      </w:r>
      <w:r w:rsidR="001C4071">
        <w:rPr>
          <w:rFonts w:ascii="Times New Roman" w:hAnsi="Times New Roman" w:cs="Times New Roman"/>
        </w:rPr>
        <w:lastRenderedPageBreak/>
        <w:t>common milkweed (</w:t>
      </w:r>
      <w:r w:rsidR="001C4071" w:rsidRPr="00AC705C">
        <w:rPr>
          <w:rFonts w:ascii="Times New Roman" w:hAnsi="Times New Roman" w:cs="Times New Roman"/>
          <w:i/>
        </w:rPr>
        <w:t>Asclepias syriaca</w:t>
      </w:r>
      <w:r w:rsidR="001C4071">
        <w:rPr>
          <w:rFonts w:ascii="Times New Roman" w:hAnsi="Times New Roman" w:cs="Times New Roman"/>
        </w:rPr>
        <w:t xml:space="preserve">) have shown that a diversity of biotic </w:t>
      </w:r>
      <w:del w:id="76" w:author="Matthew Barbour" w:date="2016-06-28T12:34:00Z">
        <w:r w:rsidR="00BF3686" w:rsidDel="00893028">
          <w:rPr>
            <w:rFonts w:ascii="Times New Roman" w:hAnsi="Times New Roman" w:cs="Times New Roman"/>
          </w:rPr>
          <w:delText xml:space="preserve">and abiotic </w:delText>
        </w:r>
      </w:del>
      <w:r w:rsidR="001C4071">
        <w:rPr>
          <w:rFonts w:ascii="Times New Roman" w:hAnsi="Times New Roman" w:cs="Times New Roman"/>
        </w:rPr>
        <w:t xml:space="preserve">factors, such as </w:t>
      </w:r>
      <w:r w:rsidR="0055483F">
        <w:rPr>
          <w:rFonts w:ascii="Times New Roman" w:hAnsi="Times New Roman" w:cs="Times New Roman"/>
        </w:rPr>
        <w:t xml:space="preserve">light </w:t>
      </w:r>
      <w:r w:rsidR="00E760D1">
        <w:rPr>
          <w:rFonts w:ascii="Times New Roman" w:hAnsi="Times New Roman" w:cs="Times New Roman"/>
        </w:rPr>
        <w:t>competition from neighboring p</w:t>
      </w:r>
      <w:r w:rsidR="00AC705C">
        <w:rPr>
          <w:rFonts w:ascii="Times New Roman" w:hAnsi="Times New Roman" w:cs="Times New Roman"/>
        </w:rPr>
        <w:t>l</w:t>
      </w:r>
      <w:r w:rsidR="001C4071">
        <w:rPr>
          <w:rFonts w:ascii="Times New Roman" w:hAnsi="Times New Roman" w:cs="Times New Roman"/>
        </w:rPr>
        <w:t>ant</w:t>
      </w:r>
      <w:r w:rsidR="00AC705C">
        <w:rPr>
          <w:rFonts w:ascii="Times New Roman" w:hAnsi="Times New Roman" w:cs="Times New Roman"/>
        </w:rPr>
        <w:t xml:space="preserve">s </w:t>
      </w:r>
      <w:r w:rsidR="00AC705C">
        <w:rPr>
          <w:rFonts w:ascii="Times New Roman" w:hAnsi="Times New Roman" w:cs="Times New Roman"/>
        </w:rPr>
        <w:fldChar w:fldCharType="begin">
          <w:fldData xml:space="preserve">NgA5ADUAMABlADEAYwA3AC0AOABiADgANAAtADQANgAzADcALQA5AGQAZAA5AC0AZQA3ADQANgA0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=
</w:fldData>
        </w:fldChar>
      </w:r>
      <w:r w:rsidR="00AC705C">
        <w:rPr>
          <w:rFonts w:ascii="Times New Roman" w:hAnsi="Times New Roman" w:cs="Times New Roman"/>
        </w:rPr>
        <w:instrText>ADDIN LABTIVA_CITE \* MERGEFORMAT</w:instrText>
      </w:r>
      <w:r w:rsidR="00AC705C">
        <w:rPr>
          <w:rFonts w:ascii="Times New Roman" w:hAnsi="Times New Roman" w:cs="Times New Roman"/>
        </w:rPr>
      </w:r>
      <w:r w:rsidR="00AC705C">
        <w:rPr>
          <w:rFonts w:ascii="Times New Roman" w:hAnsi="Times New Roman" w:cs="Times New Roman"/>
        </w:rPr>
        <w:fldChar w:fldCharType="separate"/>
      </w:r>
      <w:r w:rsidR="003658AD" w:rsidRPr="003658AD">
        <w:rPr>
          <w:rFonts w:ascii="Times New Roman" w:hAnsi="Times New Roman" w:cs="Times New Roman"/>
          <w:noProof/>
          <w:color w:val="000000"/>
        </w:rPr>
        <w:t>(Agrawal &amp; Zandt 2003)</w:t>
      </w:r>
      <w:r w:rsidR="00AC705C">
        <w:rPr>
          <w:rFonts w:ascii="Times New Roman" w:hAnsi="Times New Roman" w:cs="Times New Roman"/>
        </w:rPr>
        <w:fldChar w:fldCharType="end"/>
      </w:r>
      <w:r w:rsidR="001C4071">
        <w:rPr>
          <w:rFonts w:ascii="Times New Roman" w:hAnsi="Times New Roman" w:cs="Times New Roman"/>
        </w:rPr>
        <w:t xml:space="preserve">, </w:t>
      </w:r>
      <w:r w:rsidR="00F132D3">
        <w:rPr>
          <w:rFonts w:ascii="Times New Roman" w:hAnsi="Times New Roman" w:cs="Times New Roman"/>
        </w:rPr>
        <w:t>caterpillar</w:t>
      </w:r>
      <w:r w:rsidR="001C4071">
        <w:rPr>
          <w:rFonts w:ascii="Times New Roman" w:hAnsi="Times New Roman" w:cs="Times New Roman"/>
        </w:rPr>
        <w:t xml:space="preserve"> </w:t>
      </w:r>
      <w:r w:rsidR="00F132D3">
        <w:rPr>
          <w:rFonts w:ascii="Times New Roman" w:hAnsi="Times New Roman" w:cs="Times New Roman"/>
        </w:rPr>
        <w:t>herbivory</w:t>
      </w:r>
      <w:r w:rsidR="00E760D1">
        <w:rPr>
          <w:rFonts w:ascii="Times New Roman" w:hAnsi="Times New Roman" w:cs="Times New Roman"/>
        </w:rPr>
        <w:fldChar w:fldCharType="begin">
          <w:fldData xml:space="preserve">NgA5ADUAMABlADEAYwA3AC0AOABiADgANAAtADQANgAzADcALQA5AGQAZAA5AC0AZQA3ADQANgA0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==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3658AD" w:rsidRPr="003658AD">
        <w:rPr>
          <w:rFonts w:ascii="Times New Roman" w:hAnsi="Times New Roman" w:cs="Times New Roman"/>
          <w:noProof/>
          <w:color w:val="000000"/>
        </w:rPr>
        <w:t>(Abdala</w:t>
      </w:r>
      <w:r w:rsidR="003658AD" w:rsidRPr="003658AD">
        <w:rPr>
          <w:rFonts w:ascii="OCR A Std" w:hAnsi="OCR A Std" w:cs="OCR A Std"/>
          <w:noProof/>
          <w:color w:val="000000"/>
        </w:rPr>
        <w:t>‐</w:t>
      </w:r>
      <w:r w:rsidR="003658AD" w:rsidRPr="003658AD">
        <w:rPr>
          <w:rFonts w:ascii="Times New Roman" w:hAnsi="Times New Roman" w:cs="Times New Roman"/>
          <w:noProof/>
          <w:color w:val="000000"/>
        </w:rPr>
        <w:t>Roberts, Agrawal &amp; Mooney 2012)</w:t>
      </w:r>
      <w:r w:rsidR="00E760D1">
        <w:rPr>
          <w:rFonts w:ascii="Times New Roman" w:hAnsi="Times New Roman" w:cs="Times New Roman"/>
        </w:rPr>
        <w:fldChar w:fldCharType="end"/>
      </w:r>
      <w:r w:rsidR="001C4071">
        <w:rPr>
          <w:rFonts w:ascii="Times New Roman" w:hAnsi="Times New Roman" w:cs="Times New Roman"/>
        </w:rPr>
        <w:t xml:space="preserve">, and aphid-tending ants </w:t>
      </w:r>
      <w:r w:rsidR="00E760D1">
        <w:rPr>
          <w:rFonts w:ascii="Times New Roman" w:hAnsi="Times New Roman" w:cs="Times New Roman"/>
        </w:rPr>
        <w:fldChar w:fldCharType="begin">
          <w:fldData xml:space="preserve">NgA5ADUAMABlADEAYwA3AC0AOABiADgANAAtADQANgAzADcALQA5AGQAZAA5AC0AZQA3ADQANgA0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3658AD" w:rsidRPr="003658AD">
        <w:rPr>
          <w:rFonts w:ascii="Times New Roman" w:hAnsi="Times New Roman" w:cs="Times New Roman"/>
          <w:noProof/>
          <w:color w:val="000000"/>
        </w:rPr>
        <w:t>(Mooney &amp; Agrawal 2008; Abdala</w:t>
      </w:r>
      <w:r w:rsidR="003658AD" w:rsidRPr="003658AD">
        <w:rPr>
          <w:rFonts w:ascii="OCR A Std" w:hAnsi="OCR A Std" w:cs="OCR A Std"/>
          <w:noProof/>
          <w:color w:val="000000"/>
        </w:rPr>
        <w:t>‐</w:t>
      </w:r>
      <w:r w:rsidR="003658AD" w:rsidRPr="003658AD">
        <w:rPr>
          <w:rFonts w:ascii="Times New Roman" w:hAnsi="Times New Roman" w:cs="Times New Roman"/>
          <w:noProof/>
          <w:color w:val="000000"/>
        </w:rPr>
        <w:t xml:space="preserve">Roberts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2012)</w:t>
      </w:r>
      <w:r w:rsidR="00E760D1">
        <w:rPr>
          <w:rFonts w:ascii="Times New Roman" w:hAnsi="Times New Roman" w:cs="Times New Roman"/>
        </w:rPr>
        <w:fldChar w:fldCharType="end"/>
      </w:r>
      <w:r w:rsidR="00BF3686">
        <w:rPr>
          <w:rFonts w:ascii="Times New Roman" w:hAnsi="Times New Roman" w:cs="Times New Roman"/>
        </w:rPr>
        <w:t xml:space="preserve"> </w:t>
      </w:r>
      <w:r w:rsidR="005D4322">
        <w:rPr>
          <w:rFonts w:ascii="Times New Roman" w:hAnsi="Times New Roman" w:cs="Times New Roman"/>
        </w:rPr>
        <w:t>can act independently or interact with milkweed genotype to shape its associated community of foliar arthropods.</w:t>
      </w:r>
      <w:ins w:id="77" w:author="Matthew Barbour" w:date="2016-06-29T08:40:00Z">
        <w:r w:rsidR="00497AFE">
          <w:rPr>
            <w:rFonts w:ascii="Times New Roman" w:hAnsi="Times New Roman" w:cs="Times New Roman"/>
          </w:rPr>
          <w:t xml:space="preserve"> These experiments suggest that </w:t>
        </w:r>
      </w:ins>
      <w:ins w:id="78" w:author="Matthew Barbour" w:date="2016-06-29T08:42:00Z">
        <w:r w:rsidR="00497AFE">
          <w:rPr>
            <w:rFonts w:ascii="Times New Roman" w:hAnsi="Times New Roman" w:cs="Times New Roman"/>
          </w:rPr>
          <w:t xml:space="preserve">the </w:t>
        </w:r>
      </w:ins>
      <w:ins w:id="79" w:author="Matthew Barbour" w:date="2016-06-29T08:58:00Z">
        <w:r w:rsidR="00942465">
          <w:rPr>
            <w:rFonts w:ascii="Times New Roman" w:hAnsi="Times New Roman" w:cs="Times New Roman"/>
          </w:rPr>
          <w:t>community genetics of milkweed</w:t>
        </w:r>
      </w:ins>
      <w:ins w:id="80" w:author="Matthew Barbour" w:date="2016-06-29T08:43:00Z">
        <w:r w:rsidR="00497AFE">
          <w:rPr>
            <w:rFonts w:ascii="Times New Roman" w:hAnsi="Times New Roman" w:cs="Times New Roman"/>
          </w:rPr>
          <w:t xml:space="preserve"> </w:t>
        </w:r>
      </w:ins>
      <w:ins w:id="81" w:author="Matthew Barbour" w:date="2016-06-29T08:45:00Z">
        <w:r w:rsidR="00942465">
          <w:rPr>
            <w:rFonts w:ascii="Times New Roman" w:hAnsi="Times New Roman" w:cs="Times New Roman"/>
          </w:rPr>
          <w:t>are</w:t>
        </w:r>
      </w:ins>
      <w:ins w:id="82" w:author="Matthew Barbour" w:date="2016-06-29T08:59:00Z">
        <w:r w:rsidR="00942465">
          <w:rPr>
            <w:rFonts w:ascii="Times New Roman" w:hAnsi="Times New Roman" w:cs="Times New Roman"/>
          </w:rPr>
          <w:t xml:space="preserve"> </w:t>
        </w:r>
      </w:ins>
      <w:ins w:id="83" w:author="Matthew Barbour" w:date="2016-06-29T08:45:00Z">
        <w:r w:rsidR="00497AFE">
          <w:rPr>
            <w:rFonts w:ascii="Times New Roman" w:hAnsi="Times New Roman" w:cs="Times New Roman"/>
          </w:rPr>
          <w:t xml:space="preserve">contingent </w:t>
        </w:r>
      </w:ins>
      <w:ins w:id="84" w:author="Matthew Barbour" w:date="2016-06-29T08:42:00Z">
        <w:r w:rsidR="00497AFE">
          <w:rPr>
            <w:rFonts w:ascii="Times New Roman" w:hAnsi="Times New Roman" w:cs="Times New Roman"/>
          </w:rPr>
          <w:t xml:space="preserve">on the biotic environment. </w:t>
        </w:r>
      </w:ins>
      <w:ins w:id="85" w:author="Matthew Barbour" w:date="2016-06-30T15:10:00Z">
        <w:r w:rsidR="00F55A06">
          <w:rPr>
            <w:rFonts w:ascii="Times New Roman" w:hAnsi="Times New Roman" w:cs="Times New Roman"/>
          </w:rPr>
          <w:t xml:space="preserve">Similarly, abiotic factors, such as </w:t>
        </w:r>
      </w:ins>
      <w:ins w:id="86" w:author="Matthew Barbour" w:date="2016-06-30T15:24:00Z">
        <w:r w:rsidR="00262663">
          <w:rPr>
            <w:rFonts w:ascii="Times New Roman" w:hAnsi="Times New Roman" w:cs="Times New Roman"/>
          </w:rPr>
          <w:t>soil nutrient availability</w:t>
        </w:r>
      </w:ins>
      <w:ins w:id="87" w:author="Matthew Barbour" w:date="2016-06-30T15:10:00Z">
        <w:r w:rsidR="00F55A06">
          <w:rPr>
            <w:rFonts w:ascii="Times New Roman" w:hAnsi="Times New Roman" w:cs="Times New Roman"/>
          </w:rPr>
          <w:t xml:space="preserve">, </w:t>
        </w:r>
      </w:ins>
      <w:ins w:id="88" w:author="Matthew Barbour" w:date="2016-06-30T15:17:00Z">
        <w:r w:rsidR="00F707B7">
          <w:rPr>
            <w:rFonts w:ascii="Times New Roman" w:hAnsi="Times New Roman" w:cs="Times New Roman"/>
          </w:rPr>
          <w:t xml:space="preserve">can alter the effects of host-plant genotype on </w:t>
        </w:r>
        <w:r w:rsidR="009B216A">
          <w:rPr>
            <w:rFonts w:ascii="Times New Roman" w:hAnsi="Times New Roman" w:cs="Times New Roman"/>
          </w:rPr>
          <w:t>herbivore assemblages</w:t>
        </w:r>
        <w:r w:rsidR="00F707B7">
          <w:rPr>
            <w:rFonts w:ascii="Times New Roman" w:hAnsi="Times New Roman" w:cs="Times New Roman"/>
          </w:rPr>
          <w:t xml:space="preserve"> </w:t>
        </w:r>
      </w:ins>
      <w:ins w:id="89" w:author="Matthew Barbour" w:date="2016-06-30T15:18:00Z">
        <w:r w:rsidR="00F707B7">
          <w:rPr>
            <w:rFonts w:ascii="Times New Roman" w:hAnsi="Times New Roman" w:cs="Times New Roman"/>
          </w:rPr>
          <w:t xml:space="preserve">(Orians &amp; Fritz 1998) </w:t>
        </w:r>
      </w:ins>
      <w:ins w:id="90" w:author="Matthew Barbour" w:date="2016-06-30T15:17:00Z">
        <w:r w:rsidR="00F707B7">
          <w:rPr>
            <w:rFonts w:ascii="Times New Roman" w:hAnsi="Times New Roman" w:cs="Times New Roman"/>
          </w:rPr>
          <w:t>and tri</w:t>
        </w:r>
      </w:ins>
      <w:ins w:id="91" w:author="Matthew Barbour" w:date="2016-06-30T15:27:00Z">
        <w:r w:rsidR="00262663">
          <w:rPr>
            <w:rFonts w:ascii="Times New Roman" w:hAnsi="Times New Roman" w:cs="Times New Roman"/>
          </w:rPr>
          <w:t>-</w:t>
        </w:r>
      </w:ins>
      <w:ins w:id="92" w:author="Matthew Barbour" w:date="2016-06-30T15:17:00Z">
        <w:r w:rsidR="00F707B7">
          <w:rPr>
            <w:rFonts w:ascii="Times New Roman" w:hAnsi="Times New Roman" w:cs="Times New Roman"/>
          </w:rPr>
          <w:t>trophic interactions (</w:t>
        </w:r>
      </w:ins>
      <w:ins w:id="93" w:author="Matthew Barbour" w:date="2016-06-30T15:22:00Z">
        <w:r w:rsidR="00F707B7">
          <w:rPr>
            <w:rFonts w:ascii="Times New Roman" w:hAnsi="Times New Roman" w:cs="Times New Roman"/>
          </w:rPr>
          <w:t>Rossi &amp; Stiling 1998; Abdala-Roberts &amp; Mooney 2013)</w:t>
        </w:r>
      </w:ins>
      <w:ins w:id="94" w:author="Matthew Barbour" w:date="2016-06-30T15:24:00Z">
        <w:r w:rsidR="00262663">
          <w:rPr>
            <w:rFonts w:ascii="Times New Roman" w:hAnsi="Times New Roman" w:cs="Times New Roman"/>
          </w:rPr>
          <w:t>.</w:t>
        </w:r>
      </w:ins>
      <w:ins w:id="95" w:author="Matthew Barbour" w:date="2016-06-30T15:22:00Z">
        <w:r w:rsidR="00F707B7">
          <w:rPr>
            <w:rFonts w:ascii="Times New Roman" w:hAnsi="Times New Roman" w:cs="Times New Roman"/>
          </w:rPr>
          <w:t xml:space="preserve"> </w:t>
        </w:r>
      </w:ins>
      <w:ins w:id="96" w:author="Matthew Barbour" w:date="2016-06-30T16:54:00Z">
        <w:r w:rsidR="00C05B35">
          <w:rPr>
            <w:rFonts w:ascii="Times New Roman" w:hAnsi="Times New Roman" w:cs="Times New Roman"/>
          </w:rPr>
          <w:t xml:space="preserve">Still, </w:t>
        </w:r>
      </w:ins>
      <w:ins w:id="97" w:author="Matthew Barbour" w:date="2016-06-30T16:53:00Z">
        <w:r w:rsidR="00C05B35">
          <w:rPr>
            <w:rFonts w:ascii="Times New Roman" w:hAnsi="Times New Roman" w:cs="Times New Roman"/>
          </w:rPr>
          <w:t>w</w:t>
        </w:r>
        <w:r w:rsidR="006F6F58">
          <w:rPr>
            <w:rFonts w:ascii="Times New Roman" w:hAnsi="Times New Roman" w:cs="Times New Roman"/>
          </w:rPr>
          <w:t>e are lacking explicit comparisons of</w:t>
        </w:r>
      </w:ins>
      <w:ins w:id="98" w:author="Matthew Barbour" w:date="2016-06-30T16:55:00Z">
        <w:r w:rsidR="00C05B35">
          <w:rPr>
            <w:rFonts w:ascii="Times New Roman" w:hAnsi="Times New Roman" w:cs="Times New Roman"/>
          </w:rPr>
          <w:t xml:space="preserve"> host-plant genotypic effects across natural gradients in</w:t>
        </w:r>
      </w:ins>
      <w:ins w:id="99" w:author="Matthew Barbour" w:date="2016-06-30T16:53:00Z">
        <w:r w:rsidR="006F6F58">
          <w:rPr>
            <w:rFonts w:ascii="Times New Roman" w:hAnsi="Times New Roman" w:cs="Times New Roman"/>
          </w:rPr>
          <w:t xml:space="preserve"> </w:t>
        </w:r>
      </w:ins>
      <w:ins w:id="100" w:author="Matthew Barbour" w:date="2016-06-30T16:56:00Z">
        <w:r w:rsidR="00C05B35">
          <w:rPr>
            <w:rFonts w:ascii="Times New Roman" w:hAnsi="Times New Roman" w:cs="Times New Roman"/>
          </w:rPr>
          <w:t xml:space="preserve">both </w:t>
        </w:r>
      </w:ins>
      <w:ins w:id="101" w:author="Matthew Barbour" w:date="2016-06-30T16:53:00Z">
        <w:r w:rsidR="006F6F58">
          <w:rPr>
            <w:rFonts w:ascii="Times New Roman" w:hAnsi="Times New Roman" w:cs="Times New Roman"/>
          </w:rPr>
          <w:t>biotic a</w:t>
        </w:r>
      </w:ins>
      <w:ins w:id="102" w:author="Matthew Barbour" w:date="2016-06-30T16:54:00Z">
        <w:r w:rsidR="00C05B35">
          <w:rPr>
            <w:rFonts w:ascii="Times New Roman" w:hAnsi="Times New Roman" w:cs="Times New Roman"/>
          </w:rPr>
          <w:t>nd abiotic factors</w:t>
        </w:r>
      </w:ins>
      <w:ins w:id="103" w:author="Matthew Barbour" w:date="2016-06-30T16:58:00Z">
        <w:r w:rsidR="00C05B35">
          <w:rPr>
            <w:rFonts w:ascii="Times New Roman" w:hAnsi="Times New Roman" w:cs="Times New Roman"/>
          </w:rPr>
          <w:t xml:space="preserve">, so their relative importance in structuring communities is </w:t>
        </w:r>
        <w:commentRangeStart w:id="104"/>
        <w:r w:rsidR="00C05B35">
          <w:rPr>
            <w:rFonts w:ascii="Times New Roman" w:hAnsi="Times New Roman" w:cs="Times New Roman"/>
          </w:rPr>
          <w:t xml:space="preserve">unclear. </w:t>
        </w:r>
      </w:ins>
      <w:commentRangeEnd w:id="104"/>
      <w:ins w:id="105" w:author="Matthew Barbour" w:date="2016-07-02T14:34:00Z">
        <w:r w:rsidR="00B329B5">
          <w:rPr>
            <w:rStyle w:val="CommentReference"/>
          </w:rPr>
          <w:commentReference w:id="104"/>
        </w:r>
      </w:ins>
    </w:p>
    <w:p w14:paraId="40CF4280" w14:textId="7A444084" w:rsidR="00F132D3" w:rsidDel="00C05B35" w:rsidRDefault="00F132D3" w:rsidP="00D07C4C">
      <w:pPr>
        <w:spacing w:line="480" w:lineRule="auto"/>
        <w:rPr>
          <w:del w:id="107" w:author="Matthew Barbour" w:date="2016-06-30T16:59:00Z"/>
          <w:rFonts w:ascii="Times New Roman" w:hAnsi="Times New Roman" w:cs="Times New Roman"/>
        </w:rPr>
      </w:pPr>
      <w:del w:id="108" w:author="Matthew Barbour" w:date="2016-06-28T13:03:00Z">
        <w:r w:rsidDel="004E6BB3">
          <w:rPr>
            <w:rFonts w:ascii="Times New Roman" w:hAnsi="Times New Roman" w:cs="Times New Roman"/>
          </w:rPr>
          <w:delText xml:space="preserve"> </w:delText>
        </w:r>
      </w:del>
    </w:p>
    <w:p w14:paraId="5B9DF28F" w14:textId="1CA4FE96" w:rsidR="00F132D3" w:rsidDel="00D21946" w:rsidRDefault="00F132D3" w:rsidP="00D07C4C">
      <w:pPr>
        <w:spacing w:line="480" w:lineRule="auto"/>
        <w:rPr>
          <w:del w:id="109" w:author="Matthew Barbour" w:date="2016-06-29T07:56:00Z"/>
          <w:rFonts w:ascii="Times New Roman" w:hAnsi="Times New Roman" w:cs="Times New Roman"/>
        </w:rPr>
      </w:pPr>
      <w:commentRangeStart w:id="110"/>
      <w:del w:id="111" w:author="Matthew Barbour" w:date="2016-06-29T07:56:00Z">
        <w:r w:rsidDel="00D21946">
          <w:rPr>
            <w:rFonts w:ascii="Times New Roman" w:hAnsi="Times New Roman" w:cs="Times New Roman"/>
          </w:rPr>
          <w:delText>For the majority of host-plant systems</w:delText>
        </w:r>
        <w:commentRangeEnd w:id="110"/>
        <w:r w:rsidR="006A36C9" w:rsidDel="00D21946">
          <w:rPr>
            <w:rStyle w:val="CommentReference"/>
          </w:rPr>
          <w:commentReference w:id="110"/>
        </w:r>
        <w:r w:rsidDel="00D21946">
          <w:rPr>
            <w:rFonts w:ascii="Times New Roman" w:hAnsi="Times New Roman" w:cs="Times New Roman"/>
          </w:rPr>
          <w:delText xml:space="preserve">, however, </w:delText>
        </w:r>
        <w:r w:rsidR="00BF3686" w:rsidDel="00D21946">
          <w:rPr>
            <w:rFonts w:ascii="Times New Roman" w:hAnsi="Times New Roman" w:cs="Times New Roman"/>
          </w:rPr>
          <w:delText>we have a poor understanding of the relevant sources of environmental variation and whether they</w:delText>
        </w:r>
        <w:r w:rsidR="004E07FD" w:rsidDel="00D21946">
          <w:rPr>
            <w:rFonts w:ascii="Times New Roman" w:hAnsi="Times New Roman" w:cs="Times New Roman"/>
          </w:rPr>
          <w:delText xml:space="preserve"> act independently or</w:delText>
        </w:r>
        <w:r w:rsidR="00BF3686" w:rsidDel="00D21946">
          <w:rPr>
            <w:rFonts w:ascii="Times New Roman" w:hAnsi="Times New Roman" w:cs="Times New Roman"/>
          </w:rPr>
          <w:delText xml:space="preserve"> modify the effects of host-plant genetic variation on associated communities.</w:delText>
        </w:r>
      </w:del>
    </w:p>
    <w:p w14:paraId="4DC37B8C" w14:textId="77777777" w:rsidR="00ED7174" w:rsidRDefault="00ED7174" w:rsidP="002E5968">
      <w:pPr>
        <w:spacing w:line="480" w:lineRule="auto"/>
        <w:rPr>
          <w:rFonts w:ascii="Times New Roman" w:hAnsi="Times New Roman" w:cs="Times New Roman"/>
        </w:rPr>
      </w:pPr>
    </w:p>
    <w:p w14:paraId="5DF2BCCD" w14:textId="1DDD67CB" w:rsidR="00922457" w:rsidRDefault="000D417B" w:rsidP="00BA4AAD">
      <w:pPr>
        <w:spacing w:line="480" w:lineRule="auto"/>
        <w:rPr>
          <w:ins w:id="112" w:author="Matthew Barbour" w:date="2016-06-29T09:46:00Z"/>
          <w:rFonts w:ascii="Times New Roman" w:hAnsi="Times New Roman" w:cs="Times New Roman"/>
        </w:rPr>
      </w:pPr>
      <w:r>
        <w:rPr>
          <w:rFonts w:ascii="Times New Roman" w:hAnsi="Times New Roman" w:cs="Times New Roman"/>
        </w:rPr>
        <w:t>Although h</w:t>
      </w:r>
      <w:r w:rsidR="00ED7174">
        <w:rPr>
          <w:rFonts w:ascii="Times New Roman" w:hAnsi="Times New Roman" w:cs="Times New Roman"/>
        </w:rPr>
        <w:t>ost plants provide essential resources for a diverse array of taxa both above- and belowground</w:t>
      </w:r>
      <w:r>
        <w:rPr>
          <w:rFonts w:ascii="Times New Roman" w:hAnsi="Times New Roman" w:cs="Times New Roman"/>
        </w:rPr>
        <w:t>, the majority of community genetics studies have focused on aboveground assemblages</w:t>
      </w:r>
      <w:r w:rsidR="00C50C04">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OAA4AEQALQA5ADYAOABEADkAOAAxAEYANQA3AEQAMQB8AGUATgBxAEYAawBrADIAUAAyAGoAQQBR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3658AD" w:rsidRPr="003658AD">
        <w:rPr>
          <w:rFonts w:ascii="Times New Roman" w:hAnsi="Times New Roman" w:cs="Times New Roman"/>
          <w:noProof/>
          <w:color w:val="000000"/>
        </w:rPr>
        <w:t xml:space="preserve">(Whitham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2012)</w:t>
      </w:r>
      <w:r w:rsidR="00C50C04">
        <w:rPr>
          <w:rFonts w:ascii="Times New Roman" w:hAnsi="Times New Roman" w:cs="Times New Roman"/>
        </w:rPr>
        <w:fldChar w:fldCharType="end"/>
      </w:r>
      <w:r w:rsidR="00C50C04">
        <w:rPr>
          <w:rFonts w:ascii="Times New Roman" w:hAnsi="Times New Roman" w:cs="Times New Roman"/>
        </w:rPr>
        <w:t>.</w:t>
      </w:r>
      <w:r w:rsidR="008E426F">
        <w:rPr>
          <w:rFonts w:ascii="Times New Roman" w:hAnsi="Times New Roman" w:cs="Times New Roman"/>
        </w:rPr>
        <w:t xml:space="preserve"> </w:t>
      </w:r>
      <w:r w:rsidR="007378EF">
        <w:rPr>
          <w:rFonts w:ascii="Times New Roman" w:hAnsi="Times New Roman" w:cs="Times New Roman"/>
        </w:rPr>
        <w:t>Studies that have simultaneously examined above- and belowground communit</w:t>
      </w:r>
      <w:r w:rsidR="000D61EE">
        <w:rPr>
          <w:rFonts w:ascii="Times New Roman" w:hAnsi="Times New Roman" w:cs="Times New Roman"/>
        </w:rPr>
        <w:t xml:space="preserve">ies </w:t>
      </w:r>
      <w:r w:rsidR="00316B38">
        <w:rPr>
          <w:rFonts w:ascii="Times New Roman" w:hAnsi="Times New Roman" w:cs="Times New Roman"/>
        </w:rPr>
        <w:t>have found variable results, with</w:t>
      </w:r>
      <w:r w:rsidR="007378EF">
        <w:rPr>
          <w:rFonts w:ascii="Times New Roman" w:hAnsi="Times New Roman" w:cs="Times New Roman"/>
        </w:rPr>
        <w:t xml:space="preserve"> </w:t>
      </w:r>
      <w:r w:rsidR="00000270">
        <w:rPr>
          <w:rFonts w:ascii="Times New Roman" w:hAnsi="Times New Roman" w:cs="Times New Roman"/>
        </w:rPr>
        <w:t xml:space="preserve">host-plant genetic effects on </w:t>
      </w:r>
      <w:r w:rsidR="00316B38">
        <w:rPr>
          <w:rFonts w:ascii="Times New Roman" w:hAnsi="Times New Roman" w:cs="Times New Roman"/>
        </w:rPr>
        <w:t>aboveground communit</w:t>
      </w:r>
      <w:r w:rsidR="00000270">
        <w:rPr>
          <w:rFonts w:ascii="Times New Roman" w:hAnsi="Times New Roman" w:cs="Times New Roman"/>
        </w:rPr>
        <w:t>ies</w:t>
      </w:r>
      <w:r w:rsidR="007378EF">
        <w:rPr>
          <w:rFonts w:ascii="Times New Roman" w:hAnsi="Times New Roman" w:cs="Times New Roman"/>
        </w:rPr>
        <w:t xml:space="preserve"> </w:t>
      </w:r>
      <w:r w:rsidR="00316B38">
        <w:rPr>
          <w:rFonts w:ascii="Times New Roman" w:hAnsi="Times New Roman" w:cs="Times New Roman"/>
        </w:rPr>
        <w:t xml:space="preserve">being </w:t>
      </w:r>
      <w:r w:rsidR="007378EF">
        <w:rPr>
          <w:rFonts w:ascii="Times New Roman" w:hAnsi="Times New Roman" w:cs="Times New Roman"/>
        </w:rPr>
        <w:t xml:space="preserve">stronger </w:t>
      </w:r>
      <w:r w:rsidR="00CA523E">
        <w:rPr>
          <w:rFonts w:ascii="Times New Roman" w:hAnsi="Times New Roman" w:cs="Times New Roman"/>
        </w:rPr>
        <w:fldChar w:fldCharType="begin">
          <w:fldData xml:space="preserve">NgA5ADUAMABlADEAYwA3AC0AOABiADgANAAtADQANgAzADcALQA5AGQAZAA5AC0AZQA3ADQANgA0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</w:fldData>
        </w:fldChar>
      </w:r>
      <w:r w:rsidR="00CA523E">
        <w:rPr>
          <w:rFonts w:ascii="Times New Roman" w:hAnsi="Times New Roman" w:cs="Times New Roman"/>
        </w:rPr>
        <w:instrText>ADDIN LABTIVA_CITE \* MERGEFORMAT</w:instrText>
      </w:r>
      <w:r w:rsidR="00CA523E">
        <w:rPr>
          <w:rFonts w:ascii="Times New Roman" w:hAnsi="Times New Roman" w:cs="Times New Roman"/>
        </w:rPr>
      </w:r>
      <w:r w:rsidR="00CA523E">
        <w:rPr>
          <w:rFonts w:ascii="Times New Roman" w:hAnsi="Times New Roman" w:cs="Times New Roman"/>
        </w:rPr>
        <w:fldChar w:fldCharType="separate"/>
      </w:r>
      <w:r w:rsidR="003658AD" w:rsidRPr="003658AD">
        <w:rPr>
          <w:rFonts w:ascii="Times New Roman" w:hAnsi="Times New Roman" w:cs="Times New Roman"/>
          <w:noProof/>
          <w:color w:val="000000"/>
        </w:rPr>
        <w:t xml:space="preserve">(Crutsinger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2008; Bailey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2009)</w:t>
      </w:r>
      <w:r w:rsidR="00CA523E">
        <w:rPr>
          <w:rFonts w:ascii="Times New Roman" w:hAnsi="Times New Roman" w:cs="Times New Roman"/>
        </w:rPr>
        <w:fldChar w:fldCharType="end"/>
      </w:r>
      <w:r w:rsidR="007378EF">
        <w:rPr>
          <w:rFonts w:ascii="Times New Roman" w:hAnsi="Times New Roman" w:cs="Times New Roman"/>
        </w:rPr>
        <w:t xml:space="preserve"> or comparable</w:t>
      </w:r>
      <w:r w:rsidR="00316B38">
        <w:rPr>
          <w:rFonts w:ascii="Times New Roman" w:hAnsi="Times New Roman" w:cs="Times New Roman"/>
        </w:rPr>
        <w:t xml:space="preserve"> </w:t>
      </w:r>
      <w:ins w:id="113" w:author="Matthew Barbour" w:date="2016-06-28T14:38:00Z">
        <w:r w:rsidR="00D5053F">
          <w:rPr>
            <w:rFonts w:ascii="Times New Roman" w:hAnsi="Times New Roman" w:cs="Times New Roman"/>
          </w:rPr>
          <w:t>and coupled</w:t>
        </w:r>
      </w:ins>
      <w:r w:rsidR="005524DA">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MgA5AEUALQBFADEANABCADcAOABEADUAMABFAEIARgB8AGUATgBwAHQAawBNAHQAdQB3AGoAQQBV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</w:fldData>
        </w:fldChar>
      </w:r>
      <w:r w:rsidR="005524DA">
        <w:rPr>
          <w:rFonts w:ascii="Times New Roman" w:hAnsi="Times New Roman" w:cs="Times New Roman"/>
        </w:rPr>
        <w:instrText>ADDIN LABTIVA_CITE \* MERGEFORMAT</w:instrText>
      </w:r>
      <w:r w:rsidR="005524DA">
        <w:rPr>
          <w:rFonts w:ascii="Times New Roman" w:hAnsi="Times New Roman" w:cs="Times New Roman"/>
        </w:rPr>
      </w:r>
      <w:r w:rsidR="005524DA">
        <w:rPr>
          <w:rFonts w:ascii="Times New Roman" w:hAnsi="Times New Roman" w:cs="Times New Roman"/>
        </w:rPr>
        <w:fldChar w:fldCharType="separate"/>
      </w:r>
      <w:r w:rsidR="003658AD" w:rsidRPr="003658AD">
        <w:rPr>
          <w:rFonts w:ascii="Times New Roman" w:hAnsi="Times New Roman" w:cs="Times New Roman"/>
          <w:noProof/>
          <w:color w:val="000000"/>
        </w:rPr>
        <w:t xml:space="preserve">(Crutsinger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2014)</w:t>
      </w:r>
      <w:r w:rsidR="005524DA">
        <w:rPr>
          <w:rFonts w:ascii="Times New Roman" w:hAnsi="Times New Roman" w:cs="Times New Roman"/>
        </w:rPr>
        <w:fldChar w:fldCharType="end"/>
      </w:r>
      <w:r w:rsidR="005524DA">
        <w:rPr>
          <w:rFonts w:ascii="Times New Roman" w:hAnsi="Times New Roman" w:cs="Times New Roman"/>
        </w:rPr>
        <w:t xml:space="preserve"> </w:t>
      </w:r>
      <w:ins w:id="114" w:author="Matthew Barbour" w:date="2016-06-28T14:38:00Z">
        <w:r w:rsidR="00D5053F">
          <w:rPr>
            <w:rFonts w:ascii="Times New Roman" w:hAnsi="Times New Roman" w:cs="Times New Roman"/>
          </w:rPr>
          <w:t>with</w:t>
        </w:r>
      </w:ins>
      <w:r w:rsidR="00316B38">
        <w:rPr>
          <w:rFonts w:ascii="Times New Roman" w:hAnsi="Times New Roman" w:cs="Times New Roman"/>
        </w:rPr>
        <w:t xml:space="preserve"> </w:t>
      </w:r>
      <w:r w:rsidR="00000270">
        <w:rPr>
          <w:rFonts w:ascii="Times New Roman" w:hAnsi="Times New Roman" w:cs="Times New Roman"/>
        </w:rPr>
        <w:t>those belowground</w:t>
      </w:r>
      <w:r w:rsidR="00316B38">
        <w:rPr>
          <w:rFonts w:ascii="Times New Roman" w:hAnsi="Times New Roman" w:cs="Times New Roman"/>
        </w:rPr>
        <w:t xml:space="preserve">. </w:t>
      </w:r>
      <w:commentRangeStart w:id="115"/>
      <w:del w:id="116" w:author="Matthew Barbour" w:date="2016-06-28T14:22:00Z">
        <w:r w:rsidR="00316B38" w:rsidDel="00876857">
          <w:rPr>
            <w:rFonts w:ascii="Times New Roman" w:hAnsi="Times New Roman" w:cs="Times New Roman"/>
          </w:rPr>
          <w:delText>Communities that are only weakly coupled to host-plant genotypes may be more sensitive to variation in the environment</w:delText>
        </w:r>
        <w:commentRangeStart w:id="117"/>
        <w:r w:rsidR="00316B38" w:rsidDel="00876857">
          <w:rPr>
            <w:rFonts w:ascii="Times New Roman" w:hAnsi="Times New Roman" w:cs="Times New Roman"/>
          </w:rPr>
          <w:delText xml:space="preserve">; however, there are no studies, to our knowledge, that have simultaneously examined above- and belowground community responses to host-plant genetic and environmental variation. </w:delText>
        </w:r>
        <w:commentRangeEnd w:id="117"/>
        <w:r w:rsidR="00C724EA" w:rsidDel="00876857">
          <w:rPr>
            <w:rStyle w:val="CommentReference"/>
          </w:rPr>
          <w:commentReference w:id="117"/>
        </w:r>
      </w:del>
      <w:ins w:id="118" w:author="Matthew Barbour" w:date="2016-06-28T14:12:00Z">
        <w:r w:rsidR="003F441A">
          <w:rPr>
            <w:rFonts w:ascii="Times New Roman" w:hAnsi="Times New Roman" w:cs="Times New Roman"/>
          </w:rPr>
          <w:t>Above-</w:t>
        </w:r>
      </w:ins>
      <w:commentRangeEnd w:id="115"/>
      <w:ins w:id="119" w:author="Matthew Barbour" w:date="2016-07-02T14:36:00Z">
        <w:r w:rsidR="00B329B5">
          <w:rPr>
            <w:rStyle w:val="CommentReference"/>
          </w:rPr>
          <w:commentReference w:id="115"/>
        </w:r>
      </w:ins>
      <w:ins w:id="121" w:author="Matthew Barbour" w:date="2016-06-28T14:12:00Z">
        <w:r w:rsidR="003F441A">
          <w:rPr>
            <w:rFonts w:ascii="Times New Roman" w:hAnsi="Times New Roman" w:cs="Times New Roman"/>
          </w:rPr>
          <w:t xml:space="preserve"> and belowground linkages can have important consequences for both plant fitness </w:t>
        </w:r>
        <w:r w:rsidR="003F441A">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AFIASAA5AEYANgBCAHgAUgB1ADUARQBkADIAegBlAGIAcABJAEUAVQBlAGkAcgAwAEUASABLAFEA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</w:fldData>
          </w:fldChar>
        </w:r>
        <w:r w:rsidR="003F441A">
          <w:rPr>
            <w:rFonts w:ascii="Times New Roman" w:hAnsi="Times New Roman" w:cs="Times New Roman"/>
          </w:rPr>
          <w:instrText>ADDIN LABTIVA_CITE \* MERGEFORMAT</w:instrText>
        </w:r>
        <w:r w:rsidR="003F441A">
          <w:rPr>
            <w:rFonts w:ascii="Times New Roman" w:hAnsi="Times New Roman" w:cs="Times New Roman"/>
          </w:rPr>
        </w:r>
        <w:r w:rsidR="003F441A">
          <w:rPr>
            <w:rFonts w:ascii="Times New Roman" w:hAnsi="Times New Roman" w:cs="Times New Roman"/>
          </w:rPr>
          <w:fldChar w:fldCharType="separate"/>
        </w:r>
      </w:ins>
      <w:r w:rsidR="003658AD" w:rsidRPr="003658AD">
        <w:rPr>
          <w:rFonts w:ascii="Times New Roman" w:hAnsi="Times New Roman" w:cs="Times New Roman"/>
          <w:noProof/>
          <w:color w:val="000000"/>
        </w:rPr>
        <w:t xml:space="preserve">(Whitham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2006)</w:t>
      </w:r>
      <w:ins w:id="122" w:author="Matthew Barbour" w:date="2016-06-28T14:12:00Z">
        <w:r w:rsidR="003F441A">
          <w:rPr>
            <w:rFonts w:ascii="Times New Roman" w:hAnsi="Times New Roman" w:cs="Times New Roman"/>
          </w:rPr>
          <w:fldChar w:fldCharType="end"/>
        </w:r>
        <w:r w:rsidR="003F441A">
          <w:rPr>
            <w:rFonts w:ascii="Times New Roman" w:hAnsi="Times New Roman" w:cs="Times New Roman"/>
          </w:rPr>
          <w:t xml:space="preserve"> and terrestrial ecosystem processes</w:t>
        </w:r>
        <w:r w:rsidR="003F441A">
          <w:rPr>
            <w:rFonts w:ascii="Times New Roman" w:hAnsi="Times New Roman" w:cs="Times New Roman"/>
          </w:rPr>
          <w:fldChar w:fldCharType="begin">
            <w:fldData xml:space="preserve">NgA5ADUAMABlADEAYwA3AC0AOABiADgANAAtADQANgAzADcALQA5AGQAZAA5AC0AZQA3ADQANgA0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</w:fldData>
          </w:fldChar>
        </w:r>
        <w:r w:rsidR="003F441A">
          <w:rPr>
            <w:rFonts w:ascii="Times New Roman" w:hAnsi="Times New Roman" w:cs="Times New Roman"/>
          </w:rPr>
          <w:instrText>ADDIN LABTIVA_CITE \* MERGEFORMAT</w:instrText>
        </w:r>
        <w:r w:rsidR="003F441A">
          <w:rPr>
            <w:rFonts w:ascii="Times New Roman" w:hAnsi="Times New Roman" w:cs="Times New Roman"/>
          </w:rPr>
        </w:r>
        <w:r w:rsidR="003F441A">
          <w:rPr>
            <w:rFonts w:ascii="Times New Roman" w:hAnsi="Times New Roman" w:cs="Times New Roman"/>
          </w:rPr>
          <w:fldChar w:fldCharType="separate"/>
        </w:r>
      </w:ins>
      <w:r w:rsidR="003658AD" w:rsidRPr="003658AD">
        <w:rPr>
          <w:rFonts w:ascii="Times New Roman" w:hAnsi="Times New Roman" w:cs="Times New Roman"/>
          <w:noProof/>
          <w:color w:val="000000"/>
        </w:rPr>
        <w:t xml:space="preserve">(Wardle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2004)</w:t>
      </w:r>
      <w:ins w:id="123" w:author="Matthew Barbour" w:date="2016-06-28T14:12:00Z">
        <w:r w:rsidR="003F441A">
          <w:rPr>
            <w:rFonts w:ascii="Times New Roman" w:hAnsi="Times New Roman" w:cs="Times New Roman"/>
          </w:rPr>
          <w:fldChar w:fldCharType="end"/>
        </w:r>
        <w:r w:rsidR="003F441A">
          <w:rPr>
            <w:rFonts w:ascii="Times New Roman" w:hAnsi="Times New Roman" w:cs="Times New Roman"/>
          </w:rPr>
          <w:t xml:space="preserve">. </w:t>
        </w:r>
      </w:ins>
      <w:ins w:id="124" w:author="Matthew Barbour" w:date="2016-06-28T14:29:00Z">
        <w:r w:rsidR="00A47E9E">
          <w:rPr>
            <w:rFonts w:ascii="Times New Roman" w:hAnsi="Times New Roman" w:cs="Times New Roman"/>
          </w:rPr>
          <w:t xml:space="preserve">In addition, </w:t>
        </w:r>
      </w:ins>
      <w:ins w:id="125" w:author="Matthew Barbour" w:date="2016-06-28T14:04:00Z">
        <w:r w:rsidR="00A47E9E">
          <w:rPr>
            <w:rFonts w:ascii="Times New Roman" w:hAnsi="Times New Roman" w:cs="Times New Roman"/>
          </w:rPr>
          <w:t>f</w:t>
        </w:r>
        <w:r w:rsidR="002C7094">
          <w:rPr>
            <w:rFonts w:ascii="Times New Roman" w:hAnsi="Times New Roman" w:cs="Times New Roman"/>
          </w:rPr>
          <w:t xml:space="preserve">eedbacks between above- and belowground </w:t>
        </w:r>
      </w:ins>
      <w:ins w:id="126" w:author="Matthew Barbour" w:date="2016-06-28T14:24:00Z">
        <w:r w:rsidR="00876857">
          <w:rPr>
            <w:rFonts w:ascii="Times New Roman" w:hAnsi="Times New Roman" w:cs="Times New Roman"/>
          </w:rPr>
          <w:t>assemblages</w:t>
        </w:r>
      </w:ins>
      <w:ins w:id="127" w:author="Matthew Barbour" w:date="2016-06-28T14:04:00Z">
        <w:r w:rsidR="002C7094">
          <w:rPr>
            <w:rFonts w:ascii="Times New Roman" w:hAnsi="Times New Roman" w:cs="Times New Roman"/>
          </w:rPr>
          <w:t xml:space="preserve"> </w:t>
        </w:r>
      </w:ins>
      <w:ins w:id="128" w:author="Matthew Barbour" w:date="2016-06-28T14:33:00Z">
        <w:r w:rsidR="00A47E9E">
          <w:rPr>
            <w:rFonts w:ascii="Times New Roman" w:hAnsi="Times New Roman" w:cs="Times New Roman"/>
          </w:rPr>
          <w:t xml:space="preserve">may depend strongly </w:t>
        </w:r>
      </w:ins>
      <w:ins w:id="129" w:author="Matthew Barbour" w:date="2016-06-29T08:14:00Z">
        <w:r w:rsidR="004567B9">
          <w:rPr>
            <w:rFonts w:ascii="Times New Roman" w:hAnsi="Times New Roman" w:cs="Times New Roman"/>
          </w:rPr>
          <w:t xml:space="preserve">on </w:t>
        </w:r>
      </w:ins>
      <w:ins w:id="130" w:author="Matthew Barbour" w:date="2016-06-28T14:33:00Z">
        <w:r w:rsidR="00A47E9E">
          <w:rPr>
            <w:rFonts w:ascii="Times New Roman" w:hAnsi="Times New Roman" w:cs="Times New Roman"/>
          </w:rPr>
          <w:t xml:space="preserve">the biotic and/or abiotic environment </w:t>
        </w:r>
      </w:ins>
      <w:ins w:id="131" w:author="Matthew Barbour" w:date="2016-06-28T14:04:00Z">
        <w:r w:rsidR="002C7094">
          <w:rPr>
            <w:rFonts w:ascii="Times New Roman" w:hAnsi="Times New Roman" w:cs="Times New Roman"/>
          </w:rPr>
          <w:t xml:space="preserve">(Wardle </w:t>
        </w:r>
        <w:r w:rsidR="002C7094" w:rsidRPr="00361031">
          <w:rPr>
            <w:rFonts w:ascii="Times New Roman" w:hAnsi="Times New Roman" w:cs="Times New Roman"/>
            <w:i/>
          </w:rPr>
          <w:t>et al.</w:t>
        </w:r>
        <w:r w:rsidR="00A47E9E">
          <w:rPr>
            <w:rFonts w:ascii="Times New Roman" w:hAnsi="Times New Roman" w:cs="Times New Roman"/>
          </w:rPr>
          <w:t xml:space="preserve"> 2004). </w:t>
        </w:r>
      </w:ins>
      <w:ins w:id="132" w:author="Matthew Barbour" w:date="2016-06-28T14:12:00Z">
        <w:r w:rsidR="003F441A">
          <w:rPr>
            <w:rFonts w:ascii="Times New Roman" w:hAnsi="Times New Roman" w:cs="Times New Roman"/>
          </w:rPr>
          <w:t xml:space="preserve">Consequently, a </w:t>
        </w:r>
        <w:r w:rsidR="003F441A">
          <w:rPr>
            <w:rFonts w:ascii="Times New Roman" w:hAnsi="Times New Roman" w:cs="Times New Roman"/>
          </w:rPr>
          <w:lastRenderedPageBreak/>
          <w:t xml:space="preserve">rising challenge for community genetics is to understand </w:t>
        </w:r>
      </w:ins>
      <w:ins w:id="133" w:author="Matthew Barbour" w:date="2016-06-28T14:43:00Z">
        <w:r w:rsidR="00D5053F">
          <w:rPr>
            <w:rFonts w:ascii="Times New Roman" w:hAnsi="Times New Roman" w:cs="Times New Roman"/>
          </w:rPr>
          <w:t>the linkages between</w:t>
        </w:r>
      </w:ins>
      <w:ins w:id="134" w:author="Matthew Barbour" w:date="2016-06-28T14:37:00Z">
        <w:r w:rsidR="00D5053F">
          <w:rPr>
            <w:rFonts w:ascii="Times New Roman" w:hAnsi="Times New Roman" w:cs="Times New Roman"/>
          </w:rPr>
          <w:t xml:space="preserve"> </w:t>
        </w:r>
      </w:ins>
      <w:ins w:id="135" w:author="Matthew Barbour" w:date="2016-06-28T14:12:00Z">
        <w:r w:rsidR="003F441A">
          <w:rPr>
            <w:rFonts w:ascii="Times New Roman" w:hAnsi="Times New Roman" w:cs="Times New Roman"/>
          </w:rPr>
          <w:t xml:space="preserve">above- and belowground communities </w:t>
        </w:r>
        <w:r w:rsidR="003F441A">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MgA5AEUALQBFADEANABCADcAOABEADUAMABFAEIARgAsADYAOQA1ADAAZQAxAGMANwAtADgAYgA4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</w:fldData>
          </w:fldChar>
        </w:r>
        <w:r w:rsidR="003F441A">
          <w:rPr>
            <w:rFonts w:ascii="Times New Roman" w:hAnsi="Times New Roman" w:cs="Times New Roman"/>
          </w:rPr>
          <w:instrText>ADDIN LABTIVA_CITE \* MERGEFORMAT</w:instrText>
        </w:r>
        <w:r w:rsidR="003F441A">
          <w:rPr>
            <w:rFonts w:ascii="Times New Roman" w:hAnsi="Times New Roman" w:cs="Times New Roman"/>
          </w:rPr>
        </w:r>
        <w:r w:rsidR="003F441A">
          <w:rPr>
            <w:rFonts w:ascii="Times New Roman" w:hAnsi="Times New Roman" w:cs="Times New Roman"/>
          </w:rPr>
          <w:fldChar w:fldCharType="separate"/>
        </w:r>
      </w:ins>
      <w:r w:rsidR="003658AD" w:rsidRPr="003658AD">
        <w:rPr>
          <w:rFonts w:ascii="Times New Roman" w:hAnsi="Times New Roman" w:cs="Times New Roman"/>
          <w:noProof/>
          <w:color w:val="000000"/>
        </w:rPr>
        <w:t xml:space="preserve">(Crutsinger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2014; Lamit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2015)</w:t>
      </w:r>
      <w:ins w:id="136" w:author="Matthew Barbour" w:date="2016-06-28T14:12:00Z">
        <w:r w:rsidR="003F441A">
          <w:rPr>
            <w:rFonts w:ascii="Times New Roman" w:hAnsi="Times New Roman" w:cs="Times New Roman"/>
          </w:rPr>
          <w:fldChar w:fldCharType="end"/>
        </w:r>
        <w:r w:rsidR="00D5053F">
          <w:rPr>
            <w:rFonts w:ascii="Times New Roman" w:hAnsi="Times New Roman" w:cs="Times New Roman"/>
          </w:rPr>
          <w:t xml:space="preserve"> and whether these linkages</w:t>
        </w:r>
        <w:r w:rsidR="003F441A">
          <w:rPr>
            <w:rFonts w:ascii="Times New Roman" w:hAnsi="Times New Roman" w:cs="Times New Roman"/>
          </w:rPr>
          <w:t xml:space="preserve"> are modified by environmental variation.</w:t>
        </w:r>
      </w:ins>
    </w:p>
    <w:p w14:paraId="6980FFBF" w14:textId="5C161BEB" w:rsidR="0021032B" w:rsidRDefault="0021032B" w:rsidP="00BA4AAD">
      <w:pPr>
        <w:spacing w:line="480" w:lineRule="auto"/>
        <w:rPr>
          <w:rFonts w:ascii="Times New Roman" w:hAnsi="Times New Roman" w:cs="Times New Roman"/>
        </w:rPr>
      </w:pPr>
    </w:p>
    <w:p w14:paraId="71361855" w14:textId="20266D21" w:rsidR="0023651E" w:rsidRDefault="00EE255B" w:rsidP="0059295B">
      <w:pPr>
        <w:spacing w:line="480" w:lineRule="auto"/>
        <w:rPr>
          <w:rFonts w:ascii="Times New Roman" w:hAnsi="Times New Roman" w:cs="Times New Roman"/>
        </w:rPr>
      </w:pPr>
      <w:r>
        <w:rPr>
          <w:rFonts w:ascii="Times New Roman" w:hAnsi="Times New Roman" w:cs="Times New Roman"/>
        </w:rPr>
        <w:t>Finally,</w:t>
      </w:r>
      <w:r w:rsidR="00102F16">
        <w:rPr>
          <w:rFonts w:ascii="Times New Roman" w:hAnsi="Times New Roman" w:cs="Times New Roman"/>
        </w:rPr>
        <w:t xml:space="preserve"> </w:t>
      </w:r>
      <w:r w:rsidR="009559DA">
        <w:rPr>
          <w:rFonts w:ascii="Times New Roman" w:hAnsi="Times New Roman" w:cs="Times New Roman"/>
        </w:rPr>
        <w:t>identifying the</w:t>
      </w:r>
      <w:r w:rsidR="00885BA6">
        <w:rPr>
          <w:rFonts w:ascii="Times New Roman" w:hAnsi="Times New Roman" w:cs="Times New Roman"/>
        </w:rPr>
        <w:t xml:space="preserve"> </w:t>
      </w:r>
      <w:r w:rsidR="009559DA">
        <w:rPr>
          <w:rFonts w:ascii="Times New Roman" w:hAnsi="Times New Roman" w:cs="Times New Roman"/>
        </w:rPr>
        <w:t xml:space="preserve">underlying mechanisms of </w:t>
      </w:r>
      <w:r w:rsidR="00102F16">
        <w:rPr>
          <w:rFonts w:ascii="Times New Roman" w:hAnsi="Times New Roman" w:cs="Times New Roman"/>
        </w:rPr>
        <w:t>community assembly</w:t>
      </w:r>
      <w:r w:rsidR="009559DA">
        <w:rPr>
          <w:rFonts w:ascii="Times New Roman" w:hAnsi="Times New Roman" w:cs="Times New Roman"/>
        </w:rPr>
        <w:t xml:space="preserve"> </w:t>
      </w:r>
      <w:ins w:id="137" w:author="Matthew Barbour" w:date="2016-06-30T13:14:00Z">
        <w:r w:rsidR="00F61C59">
          <w:rPr>
            <w:rFonts w:ascii="Times New Roman" w:hAnsi="Times New Roman" w:cs="Times New Roman"/>
          </w:rPr>
          <w:t xml:space="preserve">in genotype-by-environment studies </w:t>
        </w:r>
      </w:ins>
      <w:r w:rsidR="009559DA">
        <w:rPr>
          <w:rFonts w:ascii="Times New Roman" w:hAnsi="Times New Roman" w:cs="Times New Roman"/>
        </w:rPr>
        <w:t xml:space="preserve">requires a detailed survey of the </w:t>
      </w:r>
      <w:ins w:id="138" w:author="Matthew Barbour" w:date="2016-06-29T11:30:00Z">
        <w:r w:rsidR="004C6345">
          <w:rPr>
            <w:rFonts w:ascii="Times New Roman" w:hAnsi="Times New Roman" w:cs="Times New Roman"/>
          </w:rPr>
          <w:t xml:space="preserve">specific plant traits as well as </w:t>
        </w:r>
      </w:ins>
      <w:ins w:id="139" w:author="Matthew Barbour" w:date="2016-06-30T13:23:00Z">
        <w:r w:rsidR="00B329B5">
          <w:rPr>
            <w:rFonts w:ascii="Times New Roman" w:hAnsi="Times New Roman" w:cs="Times New Roman"/>
          </w:rPr>
          <w:t>correlated</w:t>
        </w:r>
        <w:r w:rsidR="00E731F3">
          <w:rPr>
            <w:rFonts w:ascii="Times New Roman" w:hAnsi="Times New Roman" w:cs="Times New Roman"/>
          </w:rPr>
          <w:t xml:space="preserve"> </w:t>
        </w:r>
      </w:ins>
      <w:ins w:id="140" w:author="Matthew Barbour" w:date="2016-06-29T11:30:00Z">
        <w:r w:rsidR="004C6345">
          <w:rPr>
            <w:rFonts w:ascii="Times New Roman" w:hAnsi="Times New Roman" w:cs="Times New Roman"/>
          </w:rPr>
          <w:t xml:space="preserve">biotic and abiotic </w:t>
        </w:r>
      </w:ins>
      <w:ins w:id="141" w:author="Matthew Barbour" w:date="2016-06-29T11:12:00Z">
        <w:r w:rsidR="00523B71">
          <w:rPr>
            <w:rFonts w:ascii="Times New Roman" w:hAnsi="Times New Roman" w:cs="Times New Roman"/>
          </w:rPr>
          <w:t xml:space="preserve">factors </w:t>
        </w:r>
      </w:ins>
      <w:r w:rsidR="009559DA">
        <w:rPr>
          <w:rFonts w:ascii="Times New Roman" w:hAnsi="Times New Roman" w:cs="Times New Roman"/>
        </w:rPr>
        <w:t>th</w:t>
      </w:r>
      <w:r w:rsidR="00A40E2D">
        <w:rPr>
          <w:rFonts w:ascii="Times New Roman" w:hAnsi="Times New Roman" w:cs="Times New Roman"/>
        </w:rPr>
        <w:t>at</w:t>
      </w:r>
      <w:r w:rsidR="009559DA">
        <w:rPr>
          <w:rFonts w:ascii="Times New Roman" w:hAnsi="Times New Roman" w:cs="Times New Roman"/>
        </w:rPr>
        <w:t xml:space="preserve"> </w:t>
      </w:r>
      <w:ins w:id="142" w:author="Matthew Barbour" w:date="2016-06-30T13:23:00Z">
        <w:r w:rsidR="00E731F3">
          <w:rPr>
            <w:rFonts w:ascii="Times New Roman" w:hAnsi="Times New Roman" w:cs="Times New Roman"/>
          </w:rPr>
          <w:t xml:space="preserve">could </w:t>
        </w:r>
      </w:ins>
      <w:r w:rsidR="009559DA">
        <w:rPr>
          <w:rFonts w:ascii="Times New Roman" w:hAnsi="Times New Roman" w:cs="Times New Roman"/>
        </w:rPr>
        <w:t>shape interactions with associated species</w:t>
      </w:r>
      <w:r w:rsidR="00885BA6">
        <w:rPr>
          <w:rFonts w:ascii="Times New Roman" w:hAnsi="Times New Roman" w:cs="Times New Roman"/>
        </w:rPr>
        <w:t>.</w:t>
      </w:r>
      <w:ins w:id="143" w:author="Matthew Barbour" w:date="2016-06-29T09:46:00Z">
        <w:r w:rsidR="00922457">
          <w:rPr>
            <w:rFonts w:ascii="Times New Roman" w:hAnsi="Times New Roman" w:cs="Times New Roman"/>
          </w:rPr>
          <w:t xml:space="preserve"> </w:t>
        </w:r>
      </w:ins>
      <w:ins w:id="144" w:author="Matthew Barbour" w:date="2016-06-30T13:20:00Z">
        <w:r w:rsidR="00F61C59">
          <w:rPr>
            <w:rFonts w:ascii="Times New Roman" w:hAnsi="Times New Roman" w:cs="Times New Roman"/>
          </w:rPr>
          <w:t xml:space="preserve">While genotypic effects will always be mediated through plant traits, </w:t>
        </w:r>
      </w:ins>
      <w:ins w:id="145" w:author="Matthew Barbour" w:date="2016-06-30T13:19:00Z">
        <w:r w:rsidR="00F61C59">
          <w:rPr>
            <w:rFonts w:ascii="Times New Roman" w:hAnsi="Times New Roman" w:cs="Times New Roman"/>
          </w:rPr>
          <w:t>environmental effects</w:t>
        </w:r>
      </w:ins>
      <w:ins w:id="146" w:author="Matthew Barbour" w:date="2016-06-30T13:17:00Z">
        <w:r w:rsidR="00F61C59">
          <w:rPr>
            <w:rFonts w:ascii="Times New Roman" w:hAnsi="Times New Roman" w:cs="Times New Roman"/>
          </w:rPr>
          <w:t xml:space="preserve"> </w:t>
        </w:r>
      </w:ins>
      <w:ins w:id="147" w:author="Matthew Barbour" w:date="2016-06-30T13:19:00Z">
        <w:r w:rsidR="00F61C59">
          <w:rPr>
            <w:rFonts w:ascii="Times New Roman" w:hAnsi="Times New Roman" w:cs="Times New Roman"/>
          </w:rPr>
          <w:t xml:space="preserve">may </w:t>
        </w:r>
      </w:ins>
      <w:ins w:id="148" w:author="Matthew Barbour" w:date="2016-06-30T13:17:00Z">
        <w:r w:rsidR="00F61C59">
          <w:rPr>
            <w:rFonts w:ascii="Times New Roman" w:hAnsi="Times New Roman" w:cs="Times New Roman"/>
          </w:rPr>
          <w:t>direct</w:t>
        </w:r>
      </w:ins>
      <w:ins w:id="149" w:author="Matthew Barbour" w:date="2016-06-30T13:21:00Z">
        <w:r w:rsidR="00F61C59">
          <w:rPr>
            <w:rFonts w:ascii="Times New Roman" w:hAnsi="Times New Roman" w:cs="Times New Roman"/>
          </w:rPr>
          <w:t>ly affect species</w:t>
        </w:r>
      </w:ins>
      <w:ins w:id="150" w:author="Matthew Barbour" w:date="2016-06-30T13:17:00Z">
        <w:r w:rsidR="00F61C59">
          <w:rPr>
            <w:rFonts w:ascii="Times New Roman" w:hAnsi="Times New Roman" w:cs="Times New Roman"/>
          </w:rPr>
          <w:t xml:space="preserve"> or indirect</w:t>
        </w:r>
      </w:ins>
      <w:ins w:id="151" w:author="Matthew Barbour" w:date="2016-06-30T13:21:00Z">
        <w:r w:rsidR="00F61C59">
          <w:rPr>
            <w:rFonts w:ascii="Times New Roman" w:hAnsi="Times New Roman" w:cs="Times New Roman"/>
          </w:rPr>
          <w:t xml:space="preserve">ly affect them by altering </w:t>
        </w:r>
      </w:ins>
      <w:ins w:id="152" w:author="Matthew Barbour" w:date="2016-06-30T17:03:00Z">
        <w:r w:rsidR="00C05B35">
          <w:rPr>
            <w:rFonts w:ascii="Times New Roman" w:hAnsi="Times New Roman" w:cs="Times New Roman"/>
          </w:rPr>
          <w:t xml:space="preserve">the expression of </w:t>
        </w:r>
      </w:ins>
      <w:ins w:id="153" w:author="Matthew Barbour" w:date="2016-06-30T13:21:00Z">
        <w:r w:rsidR="00F61C59">
          <w:rPr>
            <w:rFonts w:ascii="Times New Roman" w:hAnsi="Times New Roman" w:cs="Times New Roman"/>
          </w:rPr>
          <w:t>plant traits.</w:t>
        </w:r>
      </w:ins>
      <w:del w:id="154" w:author="Matthew Barbour" w:date="2016-06-29T11:32:00Z">
        <w:r w:rsidR="00885BA6" w:rsidDel="004C6345">
          <w:rPr>
            <w:rFonts w:ascii="Times New Roman" w:hAnsi="Times New Roman" w:cs="Times New Roman"/>
          </w:rPr>
          <w:delText xml:space="preserve"> </w:delText>
        </w:r>
      </w:del>
      <w:del w:id="155" w:author="Matthew Barbour" w:date="2016-06-30T13:24:00Z">
        <w:r w:rsidR="00DC322E" w:rsidDel="00E731F3">
          <w:rPr>
            <w:rFonts w:ascii="Times New Roman" w:hAnsi="Times New Roman" w:cs="Times New Roman"/>
          </w:rPr>
          <w:delText>Identifying</w:delText>
        </w:r>
      </w:del>
      <w:del w:id="156" w:author="Matthew Barbour" w:date="2016-06-29T12:36:00Z">
        <w:r w:rsidR="00DC322E" w:rsidDel="00B341CF">
          <w:rPr>
            <w:rFonts w:ascii="Times New Roman" w:hAnsi="Times New Roman" w:cs="Times New Roman"/>
          </w:rPr>
          <w:delText xml:space="preserve"> these</w:delText>
        </w:r>
      </w:del>
      <w:del w:id="157" w:author="Matthew Barbour" w:date="2016-06-30T13:24:00Z">
        <w:r w:rsidR="00DC322E" w:rsidDel="00E731F3">
          <w:rPr>
            <w:rFonts w:ascii="Times New Roman" w:hAnsi="Times New Roman" w:cs="Times New Roman"/>
          </w:rPr>
          <w:delText xml:space="preserve"> key </w:delText>
        </w:r>
        <w:r w:rsidR="008A1916" w:rsidDel="00E731F3">
          <w:rPr>
            <w:rFonts w:ascii="Times New Roman" w:hAnsi="Times New Roman" w:cs="Times New Roman"/>
          </w:rPr>
          <w:delText>tra</w:delText>
        </w:r>
        <w:r w:rsidR="009559DA" w:rsidDel="00E731F3">
          <w:rPr>
            <w:rFonts w:ascii="Times New Roman" w:hAnsi="Times New Roman" w:cs="Times New Roman"/>
          </w:rPr>
          <w:delText>its</w:delText>
        </w:r>
        <w:r w:rsidR="008A1916" w:rsidDel="00E731F3">
          <w:rPr>
            <w:rFonts w:ascii="Times New Roman" w:hAnsi="Times New Roman" w:cs="Times New Roman"/>
          </w:rPr>
          <w:delText xml:space="preserve"> </w:delText>
        </w:r>
        <w:r w:rsidR="009559DA" w:rsidDel="00E731F3">
          <w:rPr>
            <w:rFonts w:ascii="Times New Roman" w:hAnsi="Times New Roman" w:cs="Times New Roman"/>
          </w:rPr>
          <w:delText>can be challenging</w:delText>
        </w:r>
      </w:del>
      <w:del w:id="158" w:author="Matthew Barbour" w:date="2016-06-29T12:36:00Z">
        <w:r w:rsidR="009559DA" w:rsidDel="00B341CF">
          <w:rPr>
            <w:rFonts w:ascii="Times New Roman" w:hAnsi="Times New Roman" w:cs="Times New Roman"/>
          </w:rPr>
          <w:delText xml:space="preserve">. </w:delText>
        </w:r>
      </w:del>
      <w:del w:id="159" w:author="Matthew Barbour" w:date="2016-06-29T12:37:00Z">
        <w:r w:rsidR="009559DA" w:rsidDel="00B341CF">
          <w:rPr>
            <w:rFonts w:ascii="Times New Roman" w:hAnsi="Times New Roman" w:cs="Times New Roman"/>
          </w:rPr>
          <w:delText>P</w:delText>
        </w:r>
        <w:r w:rsidR="008A1916" w:rsidDel="00B341CF">
          <w:rPr>
            <w:rFonts w:ascii="Times New Roman" w:hAnsi="Times New Roman" w:cs="Times New Roman"/>
          </w:rPr>
          <w:delText xml:space="preserve">lant </w:delText>
        </w:r>
      </w:del>
      <w:del w:id="160" w:author="Matthew Barbour" w:date="2016-06-30T13:24:00Z">
        <w:r w:rsidR="008A1916" w:rsidDel="00E731F3">
          <w:rPr>
            <w:rFonts w:ascii="Times New Roman" w:hAnsi="Times New Roman" w:cs="Times New Roman"/>
          </w:rPr>
          <w:delText>traits</w:delText>
        </w:r>
        <w:r w:rsidR="009A2A28" w:rsidDel="00E731F3">
          <w:rPr>
            <w:rFonts w:ascii="Times New Roman" w:hAnsi="Times New Roman" w:cs="Times New Roman"/>
          </w:rPr>
          <w:delText xml:space="preserve"> are often highly correlated, making it difficult to determine which trait (or </w:delText>
        </w:r>
        <w:r w:rsidR="00FC4CB1" w:rsidDel="00E731F3">
          <w:rPr>
            <w:rFonts w:ascii="Times New Roman" w:hAnsi="Times New Roman" w:cs="Times New Roman"/>
          </w:rPr>
          <w:delText xml:space="preserve">suite of </w:delText>
        </w:r>
        <w:r w:rsidR="009A2A28" w:rsidDel="00E731F3">
          <w:rPr>
            <w:rFonts w:ascii="Times New Roman" w:hAnsi="Times New Roman" w:cs="Times New Roman"/>
          </w:rPr>
          <w:delText>traits) associated community members are cueing in on</w:delText>
        </w:r>
        <w:r w:rsidR="00000270" w:rsidDel="00E731F3">
          <w:rPr>
            <w:rFonts w:ascii="Times New Roman" w:hAnsi="Times New Roman" w:cs="Times New Roman"/>
          </w:rPr>
          <w:delText xml:space="preserve"> (Barbour et al. 2015)</w:delText>
        </w:r>
        <w:r w:rsidR="009A2A28" w:rsidDel="00E731F3">
          <w:rPr>
            <w:rFonts w:ascii="Times New Roman" w:hAnsi="Times New Roman" w:cs="Times New Roman"/>
          </w:rPr>
          <w:delText>.</w:delText>
        </w:r>
      </w:del>
      <w:r w:rsidR="009A2A28">
        <w:rPr>
          <w:rFonts w:ascii="Times New Roman" w:hAnsi="Times New Roman" w:cs="Times New Roman"/>
        </w:rPr>
        <w:t xml:space="preserve"> Different traits</w:t>
      </w:r>
      <w:r w:rsidR="008A1916">
        <w:rPr>
          <w:rFonts w:ascii="Times New Roman" w:hAnsi="Times New Roman" w:cs="Times New Roman"/>
        </w:rPr>
        <w:t xml:space="preserve"> </w:t>
      </w:r>
      <w:r w:rsidR="00A40E2D">
        <w:rPr>
          <w:rFonts w:ascii="Times New Roman" w:hAnsi="Times New Roman" w:cs="Times New Roman"/>
        </w:rPr>
        <w:t xml:space="preserve">can also </w:t>
      </w:r>
      <w:r w:rsidR="009A2A28">
        <w:rPr>
          <w:rFonts w:ascii="Times New Roman" w:hAnsi="Times New Roman" w:cs="Times New Roman"/>
        </w:rPr>
        <w:t>vary in their</w:t>
      </w:r>
      <w:r w:rsidR="008A1916">
        <w:rPr>
          <w:rFonts w:ascii="Times New Roman" w:hAnsi="Times New Roman" w:cs="Times New Roman"/>
        </w:rPr>
        <w:t xml:space="preserve"> heritability (proportion of variance in a trait explained by geno</w:t>
      </w:r>
      <w:r w:rsidR="00764EC4">
        <w:rPr>
          <w:rFonts w:ascii="Times New Roman" w:hAnsi="Times New Roman" w:cs="Times New Roman"/>
        </w:rPr>
        <w:t>type,</w:t>
      </w:r>
      <w:r w:rsidR="00C03F9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QwBCADgALQAyAEIANwA1ADMAOQBEADcAQgAwADAAOQB8AGUATgBxAE4AawBEAEYAdgB3AHkAQQBR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</w:fldData>
        </w:fldChar>
      </w:r>
      <w:r w:rsidR="00C03F9E">
        <w:rPr>
          <w:rFonts w:ascii="Times New Roman" w:hAnsi="Times New Roman" w:cs="Times New Roman"/>
        </w:rPr>
        <w:instrText>ADDIN LABTIVA_CITE \* MERGEFORMAT</w:instrText>
      </w:r>
      <w:r w:rsidR="00C03F9E">
        <w:rPr>
          <w:rFonts w:ascii="Times New Roman" w:hAnsi="Times New Roman" w:cs="Times New Roman"/>
        </w:rPr>
      </w:r>
      <w:r w:rsidR="00C03F9E">
        <w:rPr>
          <w:rFonts w:ascii="Times New Roman" w:hAnsi="Times New Roman" w:cs="Times New Roman"/>
        </w:rPr>
        <w:fldChar w:fldCharType="separate"/>
      </w:r>
      <w:r w:rsidR="003658AD" w:rsidRPr="003658AD">
        <w:rPr>
          <w:rFonts w:ascii="Times New Roman" w:hAnsi="Times New Roman" w:cs="Times New Roman"/>
          <w:noProof/>
          <w:color w:val="000000"/>
        </w:rPr>
        <w:t xml:space="preserve"> </w:t>
      </w:r>
      <w:r w:rsidR="003658AD" w:rsidRPr="003658AD">
        <w:rPr>
          <w:rFonts w:ascii="Times New Roman" w:hAnsi="Times New Roman" w:cs="Times New Roman"/>
          <w:noProof/>
          <w:color w:val="000000"/>
        </w:rPr>
        <w:t>(Lynch &amp; Walsh 1998)</w:t>
      </w:r>
      <w:r w:rsidR="00C03F9E">
        <w:rPr>
          <w:rFonts w:ascii="Times New Roman" w:hAnsi="Times New Roman" w:cs="Times New Roman"/>
        </w:rPr>
        <w:fldChar w:fldCharType="end"/>
      </w:r>
      <w:r w:rsidR="0078624C">
        <w:rPr>
          <w:rFonts w:ascii="Times New Roman" w:hAnsi="Times New Roman" w:cs="Times New Roman"/>
        </w:rPr>
        <w:t xml:space="preserve">, </w:t>
      </w:r>
      <w:r w:rsidR="009A2A28">
        <w:rPr>
          <w:rFonts w:ascii="Times New Roman" w:hAnsi="Times New Roman" w:cs="Times New Roman"/>
        </w:rPr>
        <w:t>which may coincide with their</w:t>
      </w:r>
      <w:r w:rsidR="00FC4CB1">
        <w:rPr>
          <w:rFonts w:ascii="Times New Roman" w:hAnsi="Times New Roman" w:cs="Times New Roman"/>
        </w:rPr>
        <w:t xml:space="preserve"> </w:t>
      </w:r>
      <w:r w:rsidR="008A1916">
        <w:rPr>
          <w:rFonts w:ascii="Times New Roman" w:hAnsi="Times New Roman" w:cs="Times New Roman"/>
        </w:rPr>
        <w:t>response to environmental variation.</w:t>
      </w:r>
      <w:ins w:id="161" w:author="Matthew Barbour" w:date="2016-06-29T11:24:00Z">
        <w:r w:rsidR="00CD0AD9">
          <w:rPr>
            <w:rFonts w:ascii="Times New Roman" w:hAnsi="Times New Roman" w:cs="Times New Roman"/>
          </w:rPr>
          <w:t xml:space="preserve"> In addition, </w:t>
        </w:r>
      </w:ins>
      <w:ins w:id="162" w:author="Matthew Barbour" w:date="2016-06-29T11:25:00Z">
        <w:r w:rsidR="00CD0AD9">
          <w:rPr>
            <w:rFonts w:ascii="Times New Roman" w:hAnsi="Times New Roman" w:cs="Times New Roman"/>
          </w:rPr>
          <w:t xml:space="preserve">environmental effects on the community may be mediated by </w:t>
        </w:r>
      </w:ins>
      <w:ins w:id="163" w:author="Matthew Barbour" w:date="2016-06-30T17:04:00Z">
        <w:r w:rsidR="00CD1404">
          <w:rPr>
            <w:rFonts w:ascii="Times New Roman" w:hAnsi="Times New Roman" w:cs="Times New Roman"/>
          </w:rPr>
          <w:t xml:space="preserve">changes in </w:t>
        </w:r>
      </w:ins>
      <w:ins w:id="164" w:author="Matthew Barbour" w:date="2016-06-29T11:25:00Z">
        <w:r w:rsidR="00CD0AD9">
          <w:rPr>
            <w:rFonts w:ascii="Times New Roman" w:hAnsi="Times New Roman" w:cs="Times New Roman"/>
          </w:rPr>
          <w:t xml:space="preserve">other </w:t>
        </w:r>
      </w:ins>
      <w:ins w:id="165" w:author="Matthew Barbour" w:date="2016-06-29T11:35:00Z">
        <w:r w:rsidR="004C6345">
          <w:rPr>
            <w:rFonts w:ascii="Times New Roman" w:hAnsi="Times New Roman" w:cs="Times New Roman"/>
          </w:rPr>
          <w:t>biotic and abiotic</w:t>
        </w:r>
      </w:ins>
      <w:ins w:id="166" w:author="Matthew Barbour" w:date="2016-06-29T11:25:00Z">
        <w:r w:rsidR="00CD0AD9">
          <w:rPr>
            <w:rFonts w:ascii="Times New Roman" w:hAnsi="Times New Roman" w:cs="Times New Roman"/>
          </w:rPr>
          <w:t xml:space="preserve"> factors</w:t>
        </w:r>
      </w:ins>
      <w:ins w:id="167" w:author="Matthew Barbour" w:date="2016-06-29T11:26:00Z">
        <w:r w:rsidR="00CD0AD9">
          <w:rPr>
            <w:rFonts w:ascii="Times New Roman" w:hAnsi="Times New Roman" w:cs="Times New Roman"/>
          </w:rPr>
          <w:t xml:space="preserve">. For example, </w:t>
        </w:r>
      </w:ins>
      <w:ins w:id="168" w:author="Matthew Barbour" w:date="2016-06-29T11:43:00Z">
        <w:r w:rsidR="007120D3">
          <w:rPr>
            <w:rFonts w:ascii="Times New Roman" w:hAnsi="Times New Roman" w:cs="Times New Roman"/>
          </w:rPr>
          <w:t xml:space="preserve">the negative effect of aphids on the abundance and diversity of aboveground arthropods is often </w:t>
        </w:r>
      </w:ins>
      <w:ins w:id="169" w:author="Matthew Barbour" w:date="2016-06-30T17:05:00Z">
        <w:r w:rsidR="00CD1404">
          <w:rPr>
            <w:rFonts w:ascii="Times New Roman" w:hAnsi="Times New Roman" w:cs="Times New Roman"/>
          </w:rPr>
          <w:t xml:space="preserve">due to </w:t>
        </w:r>
      </w:ins>
      <w:ins w:id="170" w:author="Matthew Barbour" w:date="2016-06-29T11:43:00Z">
        <w:r w:rsidR="007120D3">
          <w:rPr>
            <w:rFonts w:ascii="Times New Roman" w:hAnsi="Times New Roman" w:cs="Times New Roman"/>
          </w:rPr>
          <w:t>aphid-tending ants</w:t>
        </w:r>
      </w:ins>
      <w:ins w:id="171" w:author="Matthew Barbour" w:date="2016-06-30T17:06:00Z">
        <w:r w:rsidR="00CD1404">
          <w:rPr>
            <w:rFonts w:ascii="Times New Roman" w:hAnsi="Times New Roman" w:cs="Times New Roman"/>
          </w:rPr>
          <w:t xml:space="preserve"> that are also generalist predators</w:t>
        </w:r>
      </w:ins>
      <w:ins w:id="172" w:author="Matthew Barbour" w:date="2016-06-29T11:43:00Z">
        <w:r w:rsidR="00043AEA">
          <w:rPr>
            <w:rFonts w:ascii="Times New Roman" w:hAnsi="Times New Roman" w:cs="Times New Roman"/>
          </w:rPr>
          <w:t xml:space="preserve"> (Mooney &amp; Agrawal 2008</w:t>
        </w:r>
        <w:r w:rsidR="007120D3">
          <w:rPr>
            <w:rFonts w:ascii="Times New Roman" w:hAnsi="Times New Roman" w:cs="Times New Roman"/>
          </w:rPr>
          <w:t xml:space="preserve">). </w:t>
        </w:r>
      </w:ins>
      <w:ins w:id="173" w:author="Matthew Barbour" w:date="2016-06-29T11:39:00Z">
        <w:r w:rsidR="007120D3">
          <w:rPr>
            <w:rFonts w:ascii="Times New Roman" w:hAnsi="Times New Roman" w:cs="Times New Roman"/>
          </w:rPr>
          <w:t xml:space="preserve">Similarly, </w:t>
        </w:r>
      </w:ins>
      <w:ins w:id="174" w:author="Matthew Barbour" w:date="2016-06-29T12:15:00Z">
        <w:r w:rsidR="00FA0B5A">
          <w:rPr>
            <w:rFonts w:ascii="Times New Roman" w:hAnsi="Times New Roman" w:cs="Times New Roman"/>
          </w:rPr>
          <w:t>wind exposure can reduce soil moisture</w:t>
        </w:r>
      </w:ins>
      <w:ins w:id="175" w:author="Matthew Barbour" w:date="2016-06-29T12:23:00Z">
        <w:r w:rsidR="00043AEA">
          <w:rPr>
            <w:rFonts w:ascii="Times New Roman" w:hAnsi="Times New Roman" w:cs="Times New Roman"/>
          </w:rPr>
          <w:t xml:space="preserve"> (Lortie &amp; Cushman 2007</w:t>
        </w:r>
        <w:r w:rsidR="00781CF2">
          <w:rPr>
            <w:rFonts w:ascii="Times New Roman" w:hAnsi="Times New Roman" w:cs="Times New Roman"/>
          </w:rPr>
          <w:t>)</w:t>
        </w:r>
      </w:ins>
      <w:ins w:id="176" w:author="Matthew Barbour" w:date="2016-06-29T12:15:00Z">
        <w:r w:rsidR="00FA0B5A">
          <w:rPr>
            <w:rFonts w:ascii="Times New Roman" w:hAnsi="Times New Roman" w:cs="Times New Roman"/>
          </w:rPr>
          <w:t xml:space="preserve">, which in turn </w:t>
        </w:r>
      </w:ins>
      <w:ins w:id="177" w:author="Matthew Barbour" w:date="2016-06-29T11:44:00Z">
        <w:r w:rsidR="00E731F3">
          <w:rPr>
            <w:rFonts w:ascii="Times New Roman" w:hAnsi="Times New Roman" w:cs="Times New Roman"/>
          </w:rPr>
          <w:t>can</w:t>
        </w:r>
        <w:r w:rsidR="00FA0B5A">
          <w:rPr>
            <w:rFonts w:ascii="Times New Roman" w:hAnsi="Times New Roman" w:cs="Times New Roman"/>
          </w:rPr>
          <w:t xml:space="preserve"> affect </w:t>
        </w:r>
      </w:ins>
      <w:ins w:id="178" w:author="Matthew Barbour" w:date="2016-06-29T12:18:00Z">
        <w:r w:rsidR="00FA0B5A">
          <w:rPr>
            <w:rFonts w:ascii="Times New Roman" w:hAnsi="Times New Roman" w:cs="Times New Roman"/>
          </w:rPr>
          <w:t xml:space="preserve">the </w:t>
        </w:r>
      </w:ins>
      <w:ins w:id="179" w:author="Matthew Barbour" w:date="2016-06-30T17:06:00Z">
        <w:r w:rsidR="00CD1404">
          <w:rPr>
            <w:rFonts w:ascii="Times New Roman" w:hAnsi="Times New Roman" w:cs="Times New Roman"/>
          </w:rPr>
          <w:t>assembly</w:t>
        </w:r>
      </w:ins>
      <w:ins w:id="180" w:author="Matthew Barbour" w:date="2016-06-29T12:18:00Z">
        <w:r w:rsidR="00FA0B5A">
          <w:rPr>
            <w:rFonts w:ascii="Times New Roman" w:hAnsi="Times New Roman" w:cs="Times New Roman"/>
          </w:rPr>
          <w:t xml:space="preserve"> of</w:t>
        </w:r>
      </w:ins>
      <w:ins w:id="181" w:author="Matthew Barbour" w:date="2016-06-29T11:44:00Z">
        <w:r w:rsidR="00FA0B5A">
          <w:rPr>
            <w:rFonts w:ascii="Times New Roman" w:hAnsi="Times New Roman" w:cs="Times New Roman"/>
          </w:rPr>
          <w:t xml:space="preserve"> </w:t>
        </w:r>
      </w:ins>
      <w:ins w:id="182" w:author="Matthew Barbour" w:date="2016-06-30T13:28:00Z">
        <w:r w:rsidR="00E731F3">
          <w:rPr>
            <w:rFonts w:ascii="Times New Roman" w:hAnsi="Times New Roman" w:cs="Times New Roman"/>
          </w:rPr>
          <w:t>ec</w:t>
        </w:r>
      </w:ins>
      <w:ins w:id="183" w:author="Matthew Barbour" w:date="2016-06-30T17:06:00Z">
        <w:r w:rsidR="00CD1404">
          <w:rPr>
            <w:rFonts w:ascii="Times New Roman" w:hAnsi="Times New Roman" w:cs="Times New Roman"/>
          </w:rPr>
          <w:t>t</w:t>
        </w:r>
      </w:ins>
      <w:ins w:id="184" w:author="Matthew Barbour" w:date="2016-06-30T13:28:00Z">
        <w:r w:rsidR="00CD1404">
          <w:rPr>
            <w:rFonts w:ascii="Times New Roman" w:hAnsi="Times New Roman" w:cs="Times New Roman"/>
          </w:rPr>
          <w:t>o</w:t>
        </w:r>
        <w:r w:rsidR="00E731F3">
          <w:rPr>
            <w:rFonts w:ascii="Times New Roman" w:hAnsi="Times New Roman" w:cs="Times New Roman"/>
          </w:rPr>
          <w:t>mycorrhizal</w:t>
        </w:r>
      </w:ins>
      <w:ins w:id="185" w:author="Matthew Barbour" w:date="2016-06-29T11:44:00Z">
        <w:r w:rsidR="00FA0B5A">
          <w:rPr>
            <w:rFonts w:ascii="Times New Roman" w:hAnsi="Times New Roman" w:cs="Times New Roman"/>
          </w:rPr>
          <w:t xml:space="preserve"> communities</w:t>
        </w:r>
      </w:ins>
      <w:ins w:id="186" w:author="Matthew Barbour" w:date="2016-06-30T17:06:00Z">
        <w:r w:rsidR="00CD1404">
          <w:rPr>
            <w:rFonts w:ascii="Times New Roman" w:hAnsi="Times New Roman" w:cs="Times New Roman"/>
          </w:rPr>
          <w:t xml:space="preserve"> on plant roots</w:t>
        </w:r>
      </w:ins>
      <w:ins w:id="187" w:author="Matthew Barbour" w:date="2016-06-29T12:16:00Z">
        <w:r w:rsidR="00FA0B5A">
          <w:rPr>
            <w:rFonts w:ascii="Times New Roman" w:hAnsi="Times New Roman" w:cs="Times New Roman"/>
          </w:rPr>
          <w:t xml:space="preserve"> (Erlandson </w:t>
        </w:r>
        <w:r w:rsidR="00FA0B5A">
          <w:rPr>
            <w:rFonts w:ascii="Times New Roman" w:hAnsi="Times New Roman" w:cs="Times New Roman"/>
            <w:i/>
          </w:rPr>
          <w:t>et al.</w:t>
        </w:r>
        <w:r w:rsidR="00FA0B5A">
          <w:rPr>
            <w:rFonts w:ascii="Times New Roman" w:hAnsi="Times New Roman" w:cs="Times New Roman"/>
          </w:rPr>
          <w:t xml:space="preserve"> 2015)</w:t>
        </w:r>
      </w:ins>
      <w:ins w:id="188" w:author="Matthew Barbour" w:date="2016-06-29T11:44:00Z">
        <w:r w:rsidR="00FA0B5A">
          <w:rPr>
            <w:rFonts w:ascii="Times New Roman" w:hAnsi="Times New Roman" w:cs="Times New Roman"/>
          </w:rPr>
          <w:t>.</w:t>
        </w:r>
        <w:r w:rsidR="007120D3">
          <w:rPr>
            <w:rFonts w:ascii="Times New Roman" w:hAnsi="Times New Roman" w:cs="Times New Roman"/>
          </w:rPr>
          <w:t xml:space="preserve"> </w:t>
        </w:r>
      </w:ins>
      <w:commentRangeStart w:id="189"/>
      <w:commentRangeStart w:id="190"/>
      <w:r w:rsidR="009A2A28">
        <w:rPr>
          <w:rFonts w:ascii="Times New Roman" w:hAnsi="Times New Roman" w:cs="Times New Roman"/>
        </w:rPr>
        <w:t xml:space="preserve">Because </w:t>
      </w:r>
      <w:r w:rsidR="008A1916">
        <w:rPr>
          <w:rFonts w:ascii="Times New Roman" w:hAnsi="Times New Roman" w:cs="Times New Roman"/>
        </w:rPr>
        <w:t xml:space="preserve">many genotype-by-environment studies do not conduct detailed trait </w:t>
      </w:r>
      <w:r w:rsidR="00D24346">
        <w:rPr>
          <w:rFonts w:ascii="Times New Roman" w:hAnsi="Times New Roman" w:cs="Times New Roman"/>
        </w:rPr>
        <w:t>screenings</w:t>
      </w:r>
      <w:ins w:id="191" w:author="Matthew Barbour" w:date="2016-06-29T12:30:00Z">
        <w:r w:rsidR="00B341CF">
          <w:rPr>
            <w:rFonts w:ascii="Times New Roman" w:hAnsi="Times New Roman" w:cs="Times New Roman"/>
          </w:rPr>
          <w:t xml:space="preserve"> or quantify </w:t>
        </w:r>
      </w:ins>
      <w:ins w:id="192" w:author="Matthew Barbour" w:date="2016-06-30T17:07:00Z">
        <w:r w:rsidR="00CD1404">
          <w:rPr>
            <w:rFonts w:ascii="Times New Roman" w:hAnsi="Times New Roman" w:cs="Times New Roman"/>
          </w:rPr>
          <w:t xml:space="preserve">changes in </w:t>
        </w:r>
      </w:ins>
      <w:ins w:id="193" w:author="Matthew Barbour" w:date="2016-06-29T12:30:00Z">
        <w:r w:rsidR="00B341CF">
          <w:rPr>
            <w:rFonts w:ascii="Times New Roman" w:hAnsi="Times New Roman" w:cs="Times New Roman"/>
          </w:rPr>
          <w:t xml:space="preserve">other </w:t>
        </w:r>
      </w:ins>
      <w:ins w:id="194" w:author="Matthew Barbour" w:date="2016-06-29T12:35:00Z">
        <w:r w:rsidR="00B341CF">
          <w:rPr>
            <w:rFonts w:ascii="Times New Roman" w:hAnsi="Times New Roman" w:cs="Times New Roman"/>
          </w:rPr>
          <w:t xml:space="preserve">biotic and abiotic </w:t>
        </w:r>
      </w:ins>
      <w:ins w:id="195" w:author="Matthew Barbour" w:date="2016-06-29T12:30:00Z">
        <w:r w:rsidR="00B341CF">
          <w:rPr>
            <w:rFonts w:ascii="Times New Roman" w:hAnsi="Times New Roman" w:cs="Times New Roman"/>
          </w:rPr>
          <w:t>factors</w:t>
        </w:r>
      </w:ins>
      <w:r w:rsidR="00D24346">
        <w:rPr>
          <w:rFonts w:ascii="Times New Roman" w:hAnsi="Times New Roman" w:cs="Times New Roman"/>
        </w:rPr>
        <w:t xml:space="preserve">, the processes generating community responses often remain unclear </w:t>
      </w:r>
      <w:r w:rsidR="00D243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D24346">
        <w:rPr>
          <w:rFonts w:ascii="Times New Roman" w:hAnsi="Times New Roman" w:cs="Times New Roman"/>
        </w:rPr>
        <w:instrText>ADDIN LABTIVA_CITE \* MERGEFORMAT</w:instrText>
      </w:r>
      <w:r w:rsidR="00D24346">
        <w:rPr>
          <w:rFonts w:ascii="Times New Roman" w:hAnsi="Times New Roman" w:cs="Times New Roman"/>
        </w:rPr>
      </w:r>
      <w:r w:rsidR="00D24346">
        <w:rPr>
          <w:rFonts w:ascii="Times New Roman" w:hAnsi="Times New Roman" w:cs="Times New Roman"/>
        </w:rPr>
        <w:fldChar w:fldCharType="separate"/>
      </w:r>
      <w:r w:rsidR="003658AD" w:rsidRPr="003658AD">
        <w:rPr>
          <w:rFonts w:ascii="Times New Roman" w:hAnsi="Times New Roman" w:cs="Times New Roman"/>
          <w:noProof/>
          <w:color w:val="000000"/>
        </w:rPr>
        <w:t xml:space="preserve">(Hersch-Green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2011; Crutsinger 2016)</w:t>
      </w:r>
      <w:r w:rsidR="00D24346">
        <w:rPr>
          <w:rFonts w:ascii="Times New Roman" w:hAnsi="Times New Roman" w:cs="Times New Roman"/>
        </w:rPr>
        <w:fldChar w:fldCharType="end"/>
      </w:r>
      <w:r w:rsidR="00D24346">
        <w:rPr>
          <w:rFonts w:ascii="Times New Roman" w:hAnsi="Times New Roman" w:cs="Times New Roman"/>
        </w:rPr>
        <w:t xml:space="preserve">. </w:t>
      </w:r>
      <w:commentRangeEnd w:id="189"/>
      <w:r w:rsidR="00C724EA">
        <w:rPr>
          <w:rStyle w:val="CommentReference"/>
        </w:rPr>
        <w:commentReference w:id="189"/>
      </w:r>
      <w:commentRangeEnd w:id="190"/>
      <w:r w:rsidR="00B341CF">
        <w:rPr>
          <w:rStyle w:val="CommentReference"/>
        </w:rPr>
        <w:commentReference w:id="190"/>
      </w:r>
    </w:p>
    <w:p w14:paraId="689916F0" w14:textId="77777777" w:rsidR="006C08A4" w:rsidRDefault="006C08A4" w:rsidP="0059295B">
      <w:pPr>
        <w:spacing w:line="480" w:lineRule="auto"/>
        <w:rPr>
          <w:ins w:id="196" w:author="Matthew Barbour" w:date="2016-06-29T07:58:00Z"/>
          <w:rFonts w:ascii="Times New Roman" w:hAnsi="Times New Roman" w:cs="Times New Roman"/>
        </w:rPr>
      </w:pPr>
    </w:p>
    <w:p w14:paraId="5B840665" w14:textId="64F9E430" w:rsidR="00F67D50" w:rsidRDefault="001A35AA" w:rsidP="0059295B">
      <w:pPr>
        <w:spacing w:line="480" w:lineRule="auto"/>
        <w:rPr>
          <w:rFonts w:ascii="Times New Roman" w:hAnsi="Times New Roman" w:cs="Times New Roman"/>
        </w:rPr>
      </w:pPr>
      <w:r>
        <w:rPr>
          <w:rFonts w:ascii="Times New Roman" w:hAnsi="Times New Roman" w:cs="Times New Roman"/>
        </w:rPr>
        <w:lastRenderedPageBreak/>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w:t>
      </w:r>
      <w:r w:rsidR="00EE255B">
        <w:rPr>
          <w:rFonts w:ascii="Times New Roman" w:hAnsi="Times New Roman" w:cs="Times New Roman"/>
        </w:rPr>
        <w:t>otypic variation</w:t>
      </w:r>
      <w:r w:rsidR="00DA1AB1">
        <w:rPr>
          <w:rFonts w:ascii="Times New Roman" w:hAnsi="Times New Roman" w:cs="Times New Roman"/>
        </w:rPr>
        <w:t xml:space="preserve"> as well as</w:t>
      </w:r>
      <w:r>
        <w:rPr>
          <w:rFonts w:ascii="Times New Roman" w:hAnsi="Times New Roman" w:cs="Times New Roman"/>
        </w:rPr>
        <w:t xml:space="preserve"> </w:t>
      </w:r>
      <w:r w:rsidR="00DA1AB1">
        <w:rPr>
          <w:rFonts w:ascii="Times New Roman" w:hAnsi="Times New Roman" w:cs="Times New Roman"/>
        </w:rPr>
        <w:t xml:space="preserve">the biotic and </w:t>
      </w:r>
      <w:r w:rsidR="00B341CF">
        <w:rPr>
          <w:rFonts w:ascii="Times New Roman" w:hAnsi="Times New Roman" w:cs="Times New Roman"/>
        </w:rPr>
        <w:t>a</w:t>
      </w:r>
      <w:r w:rsidR="00DA1AB1">
        <w:rPr>
          <w:rFonts w:ascii="Times New Roman" w:hAnsi="Times New Roman" w:cs="Times New Roman"/>
        </w:rPr>
        <w:t>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Salix hookeriana</w:t>
      </w:r>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 xml:space="preserve">s and that multiple plant </w:t>
      </w:r>
      <w:r w:rsidR="00437344">
        <w:rPr>
          <w:rFonts w:ascii="Times New Roman" w:hAnsi="Times New Roman" w:cs="Times New Roman"/>
        </w:rPr>
        <w:t xml:space="preserve">traits </w:t>
      </w:r>
      <w:r w:rsidR="00A74FDB">
        <w:rPr>
          <w:rFonts w:ascii="Times New Roman" w:hAnsi="Times New Roman" w:cs="Times New Roman"/>
        </w:rPr>
        <w:t xml:space="preserve">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3658AD" w:rsidRPr="003658AD">
        <w:rPr>
          <w:rFonts w:ascii="Times New Roman" w:hAnsi="Times New Roman" w:cs="Times New Roman"/>
          <w:noProof/>
          <w:color w:val="000000"/>
        </w:rPr>
        <w:t xml:space="preserve">(Barbour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2015; 2016)</w:t>
      </w:r>
      <w:r w:rsidR="001E37BF">
        <w:rPr>
          <w:rFonts w:ascii="Times New Roman" w:hAnsi="Times New Roman" w:cs="Times New Roman"/>
        </w:rPr>
        <w:fldChar w:fldCharType="end"/>
      </w:r>
      <w:r w:rsidR="007909CC">
        <w:rPr>
          <w:rFonts w:ascii="Times New Roman" w:hAnsi="Times New Roman" w:cs="Times New Roman"/>
        </w:rPr>
        <w:t xml:space="preserve">. </w:t>
      </w:r>
      <w:r w:rsidR="00A54731">
        <w:rPr>
          <w:rFonts w:ascii="Times New Roman" w:hAnsi="Times New Roman" w:cs="Times New Roman"/>
        </w:rPr>
        <w:t xml:space="preserve">Importantly, these </w:t>
      </w:r>
      <w:r w:rsidR="00437344">
        <w:rPr>
          <w:rFonts w:ascii="Times New Roman" w:hAnsi="Times New Roman" w:cs="Times New Roman"/>
        </w:rPr>
        <w:t xml:space="preserve">traits </w:t>
      </w:r>
      <w:r w:rsidR="00A54731">
        <w:rPr>
          <w:rFonts w:ascii="Times New Roman" w:hAnsi="Times New Roman" w:cs="Times New Roman"/>
        </w:rPr>
        <w:t>varied substantially in the</w:t>
      </w:r>
      <w:r w:rsidR="00000270">
        <w:rPr>
          <w:rFonts w:ascii="Times New Roman" w:hAnsi="Times New Roman" w:cs="Times New Roman"/>
        </w:rPr>
        <w:t>ir</w:t>
      </w:r>
      <w:r w:rsidR="00A54731">
        <w:rPr>
          <w:rFonts w:ascii="Times New Roman" w:hAnsi="Times New Roman" w:cs="Times New Roman"/>
        </w:rPr>
        <w:t xml:space="preserv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influence them</w:t>
      </w:r>
      <w:r w:rsidR="009A2A28">
        <w:rPr>
          <w:rFonts w:ascii="Times New Roman" w:hAnsi="Times New Roman" w:cs="Times New Roman"/>
        </w:rPr>
        <w:t xml:space="preserve"> in different ways</w:t>
      </w:r>
      <w:r w:rsidR="00A54731">
        <w:rPr>
          <w:rFonts w:ascii="Times New Roman" w:hAnsi="Times New Roman" w:cs="Times New Roman"/>
        </w:rPr>
        <w:t>.</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 xml:space="preserve">sought to </w:t>
      </w:r>
      <w:r w:rsidR="00C724EA">
        <w:rPr>
          <w:rFonts w:ascii="Times New Roman" w:hAnsi="Times New Roman" w:cs="Times New Roman"/>
        </w:rPr>
        <w:t xml:space="preserve">answer </w:t>
      </w:r>
      <w:r w:rsidR="00606AB8">
        <w:rPr>
          <w:rFonts w:ascii="Times New Roman" w:hAnsi="Times New Roman" w:cs="Times New Roman"/>
        </w:rPr>
        <w:t xml:space="preserve">the following </w:t>
      </w:r>
      <w:commentRangeStart w:id="197"/>
      <w:commentRangeStart w:id="198"/>
      <w:r w:rsidR="00606AB8">
        <w:rPr>
          <w:rFonts w:ascii="Times New Roman" w:hAnsi="Times New Roman" w:cs="Times New Roman"/>
        </w:rPr>
        <w:t>questions</w:t>
      </w:r>
      <w:commentRangeEnd w:id="197"/>
      <w:r w:rsidR="004F635D">
        <w:rPr>
          <w:rStyle w:val="CommentReference"/>
        </w:rPr>
        <w:commentReference w:id="197"/>
      </w:r>
      <w:commentRangeEnd w:id="198"/>
      <w:r w:rsidR="004F635D">
        <w:rPr>
          <w:rStyle w:val="CommentReference"/>
        </w:rPr>
        <w:commentReference w:id="198"/>
      </w:r>
      <w:r w:rsidR="00606AB8">
        <w:rPr>
          <w:rFonts w:ascii="Times New Roman" w:hAnsi="Times New Roman" w:cs="Times New Roman"/>
        </w:rPr>
        <w:t xml:space="preserve">: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 xml:space="preserve">tance of willow genotype vs. the biotic and </w:t>
      </w:r>
      <w:r w:rsidR="00FE0441">
        <w:rPr>
          <w:rFonts w:ascii="Times New Roman" w:hAnsi="Times New Roman" w:cs="Times New Roman"/>
        </w:rPr>
        <w:t>a</w:t>
      </w:r>
      <w:r w:rsidR="005260A7">
        <w:rPr>
          <w:rFonts w:ascii="Times New Roman" w:hAnsi="Times New Roman" w:cs="Times New Roman"/>
        </w:rPr>
        <w:t>biotic</w:t>
      </w:r>
      <w:r w:rsidR="00A54731">
        <w:rPr>
          <w:rFonts w:ascii="Times New Roman" w:hAnsi="Times New Roman" w:cs="Times New Roman"/>
        </w:rPr>
        <w:t xml:space="preserve"> environment in </w:t>
      </w:r>
      <w:r w:rsidR="00207F84">
        <w:rPr>
          <w:rFonts w:ascii="Times New Roman" w:hAnsi="Times New Roman" w:cs="Times New Roman"/>
        </w:rPr>
        <w:t xml:space="preserve">structuring </w:t>
      </w:r>
      <w:r w:rsidR="005260A7">
        <w:rPr>
          <w:rFonts w:ascii="Times New Roman" w:hAnsi="Times New Roman" w:cs="Times New Roman"/>
        </w:rPr>
        <w:t xml:space="preserve">associated communities? </w:t>
      </w:r>
      <w:r w:rsidR="00922457">
        <w:rPr>
          <w:rFonts w:ascii="Times New Roman" w:hAnsi="Times New Roman" w:cs="Times New Roman"/>
        </w:rPr>
        <w:t xml:space="preserve">(2) Do above- and belowground communities differ in their responses to willow genetic and environmental variation? </w:t>
      </w:r>
      <w:r w:rsidR="005260A7">
        <w:rPr>
          <w:rFonts w:ascii="Times New Roman" w:hAnsi="Times New Roman" w:cs="Times New Roman"/>
        </w:rPr>
        <w:t>(</w:t>
      </w:r>
      <w:r w:rsidR="00922457">
        <w:rPr>
          <w:rFonts w:ascii="Times New Roman" w:hAnsi="Times New Roman" w:cs="Times New Roman"/>
        </w:rPr>
        <w:t>3</w:t>
      </w:r>
      <w:r w:rsidR="005260A7">
        <w:rPr>
          <w:rFonts w:ascii="Times New Roman" w:hAnsi="Times New Roman" w:cs="Times New Roman"/>
        </w:rPr>
        <w:t xml:space="preserve">)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000270" w:rsidRDefault="00F67D50" w:rsidP="0059295B">
      <w:pPr>
        <w:spacing w:line="480" w:lineRule="auto"/>
        <w:rPr>
          <w:rFonts w:ascii="Times New Roman" w:hAnsi="Times New Roman" w:cs="Times New Roman"/>
          <w:b/>
        </w:rPr>
      </w:pPr>
      <w:r w:rsidRPr="00000270">
        <w:rPr>
          <w:rFonts w:ascii="Times New Roman" w:hAnsi="Times New Roman" w:cs="Times New Roman"/>
          <w:b/>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We conducted this research at Lanphere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29.85</w:t>
      </w:r>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Salix hookeriana</w:t>
      </w:r>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curs in nearshore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 xml:space="preserve">(Pickart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r w:rsidRPr="0059295B">
        <w:rPr>
          <w:rFonts w:ascii="Times New Roman" w:hAnsi="Times New Roman" w:cs="Times New Roman"/>
          <w:i/>
        </w:rPr>
        <w:t>Pinus contorta</w:t>
      </w:r>
      <w:r w:rsidR="0059295B" w:rsidRPr="0059295B">
        <w:rPr>
          <w:rFonts w:ascii="Times New Roman" w:hAnsi="Times New Roman" w:cs="Times New Roman"/>
        </w:rPr>
        <w:t xml:space="preserve"> ssp. </w:t>
      </w:r>
      <w:r w:rsidR="0023651E" w:rsidRPr="0059295B">
        <w:rPr>
          <w:rFonts w:ascii="Times New Roman" w:hAnsi="Times New Roman" w:cs="Times New Roman"/>
          <w:i/>
        </w:rPr>
        <w:t>C</w:t>
      </w:r>
      <w:r w:rsidRPr="0059295B">
        <w:rPr>
          <w:rFonts w:ascii="Times New Roman" w:hAnsi="Times New Roman" w:cs="Times New Roman"/>
          <w:i/>
        </w:rPr>
        <w:t>ontorta</w:t>
      </w:r>
      <w:r w:rsidRPr="0059295B">
        <w:rPr>
          <w:rFonts w:ascii="Times New Roman" w:hAnsi="Times New Roman" w:cs="Times New Roman"/>
        </w:rPr>
        <w:t>)</w:t>
      </w:r>
      <w:r w:rsidR="0059295B" w:rsidRPr="0059295B">
        <w:rPr>
          <w:rFonts w:ascii="Times New Roman" w:hAnsi="Times New Roman" w:cs="Times New Roman"/>
        </w:rPr>
        <w:t xml:space="preserve"> and slough sedge (</w:t>
      </w:r>
      <w:r w:rsidR="0059295B" w:rsidRPr="0059295B">
        <w:rPr>
          <w:rFonts w:ascii="Times New Roman" w:hAnsi="Times New Roman" w:cs="Times New Roman"/>
          <w:i/>
        </w:rPr>
        <w:t>Carex obnupta</w:t>
      </w:r>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13B398E6"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t>
      </w:r>
      <w:r w:rsidR="009A2A28">
        <w:rPr>
          <w:rFonts w:ascii="Times New Roman" w:hAnsi="Times New Roman" w:cs="Times New Roman"/>
        </w:rPr>
        <w:t>one abiotic (</w:t>
      </w:r>
      <w:r w:rsidR="005E6B11">
        <w:rPr>
          <w:rFonts w:ascii="Times New Roman" w:hAnsi="Times New Roman" w:cs="Times New Roman"/>
        </w:rPr>
        <w:t>wind exposure</w:t>
      </w:r>
      <w:r w:rsidR="009A2A28">
        <w:rPr>
          <w:rFonts w:ascii="Times New Roman" w:hAnsi="Times New Roman" w:cs="Times New Roman"/>
        </w:rPr>
        <w:t>)</w:t>
      </w:r>
      <w:r w:rsidR="005E6B11">
        <w:rPr>
          <w:rFonts w:ascii="Times New Roman" w:hAnsi="Times New Roman" w:cs="Times New Roman"/>
        </w:rPr>
        <w:t xml:space="preserve"> and</w:t>
      </w:r>
      <w:r w:rsidR="009A2A28">
        <w:rPr>
          <w:rFonts w:ascii="Times New Roman" w:hAnsi="Times New Roman" w:cs="Times New Roman"/>
        </w:rPr>
        <w:t xml:space="preserve"> one biotic (the presence of </w:t>
      </w:r>
      <w:r w:rsidR="002A6C9D">
        <w:rPr>
          <w:rFonts w:ascii="Times New Roman" w:hAnsi="Times New Roman" w:cs="Times New Roman"/>
        </w:rPr>
        <w:t>ant-aphid mutualisms</w:t>
      </w:r>
      <w:r w:rsidR="009A2A28">
        <w:rPr>
          <w:rFonts w:ascii="Times New Roman" w:hAnsi="Times New Roman" w:cs="Times New Roman"/>
        </w:rPr>
        <w:t>)</w:t>
      </w:r>
      <w:r w:rsidR="005E6B11">
        <w:rPr>
          <w:rFonts w:ascii="Times New Roman" w:hAnsi="Times New Roman" w:cs="Times New Roman"/>
        </w:rPr>
        <w:t>.</w:t>
      </w:r>
      <w:r>
        <w:rPr>
          <w:rFonts w:ascii="Times New Roman" w:hAnsi="Times New Roman" w:cs="Times New Roman"/>
        </w:rPr>
        <w:t xml:space="preserve"> </w:t>
      </w:r>
      <w:commentRangeStart w:id="199"/>
      <w:commentRangeStart w:id="200"/>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5E1533">
        <w:rPr>
          <w:rFonts w:ascii="Times New Roman" w:hAnsi="Times New Roman" w:cs="Times New Roman"/>
        </w:rPr>
        <w:t xml:space="preserve">by the wind. </w:t>
      </w:r>
      <w:commentRangeEnd w:id="199"/>
      <w:r w:rsidR="000F3FDB">
        <w:rPr>
          <w:rStyle w:val="CommentReference"/>
        </w:rPr>
        <w:commentReference w:id="199"/>
      </w:r>
      <w:commentRangeEnd w:id="200"/>
      <w:ins w:id="201" w:author="Matthew Barbour" w:date="2016-07-01T07:58:00Z">
        <w:r w:rsidR="00130B4B">
          <w:rPr>
            <w:rFonts w:ascii="Times New Roman" w:hAnsi="Times New Roman" w:cs="Times New Roman"/>
          </w:rPr>
          <w:t xml:space="preserve">We hypothesized that wind exposure may influence </w:t>
        </w:r>
        <w:r w:rsidR="00AA5691">
          <w:rPr>
            <w:rFonts w:ascii="Times New Roman" w:hAnsi="Times New Roman" w:cs="Times New Roman"/>
          </w:rPr>
          <w:t>associated communities through three</w:t>
        </w:r>
        <w:r w:rsidR="00130B4B">
          <w:rPr>
            <w:rFonts w:ascii="Times New Roman" w:hAnsi="Times New Roman" w:cs="Times New Roman"/>
          </w:rPr>
          <w:t xml:space="preserve"> non-mutually exclusive mechanisms: (i) reduced plant size due to wind pruning; (ii) </w:t>
        </w:r>
      </w:ins>
      <w:ins w:id="202" w:author="Matthew Barbour" w:date="2016-07-01T08:01:00Z">
        <w:r w:rsidR="00130B4B">
          <w:rPr>
            <w:rFonts w:ascii="Times New Roman" w:hAnsi="Times New Roman" w:cs="Times New Roman"/>
          </w:rPr>
          <w:t xml:space="preserve">reduced soil moisture due to increased evaporation; </w:t>
        </w:r>
      </w:ins>
      <w:ins w:id="203" w:author="Matthew Barbour" w:date="2016-07-02T13:30:00Z">
        <w:r w:rsidR="00AA5691">
          <w:rPr>
            <w:rFonts w:ascii="Times New Roman" w:hAnsi="Times New Roman" w:cs="Times New Roman"/>
          </w:rPr>
          <w:t xml:space="preserve">and </w:t>
        </w:r>
      </w:ins>
      <w:ins w:id="204" w:author="Matthew Barbour" w:date="2016-07-01T08:01:00Z">
        <w:r w:rsidR="00130B4B">
          <w:rPr>
            <w:rFonts w:ascii="Times New Roman" w:hAnsi="Times New Roman" w:cs="Times New Roman"/>
          </w:rPr>
          <w:t xml:space="preserve">(iii) </w:t>
        </w:r>
      </w:ins>
      <w:ins w:id="205" w:author="Matthew Barbour" w:date="2016-07-01T08:03:00Z">
        <w:r w:rsidR="00130B4B">
          <w:rPr>
            <w:rFonts w:ascii="Times New Roman" w:hAnsi="Times New Roman" w:cs="Times New Roman"/>
          </w:rPr>
          <w:t>direct inhibition of ovipositing female arthropods</w:t>
        </w:r>
      </w:ins>
      <w:ins w:id="206" w:author="Matthew Barbour" w:date="2016-07-02T13:30:00Z">
        <w:r w:rsidR="00AA5691">
          <w:rPr>
            <w:rFonts w:ascii="Times New Roman" w:hAnsi="Times New Roman" w:cs="Times New Roman"/>
          </w:rPr>
          <w:t>.</w:t>
        </w:r>
        <w:r w:rsidR="00AA5691" w:rsidDel="00AA5691">
          <w:rPr>
            <w:rStyle w:val="CommentReference"/>
          </w:rPr>
          <w:t xml:space="preserve"> </w:t>
        </w:r>
      </w:ins>
      <w:del w:id="207" w:author="Matthew Barbour" w:date="2016-07-02T13:30:00Z">
        <w:r w:rsidR="00F03169" w:rsidDel="00AA5691">
          <w:rPr>
            <w:rStyle w:val="CommentReference"/>
          </w:rPr>
          <w:commentReference w:id="200"/>
        </w:r>
      </w:del>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r w:rsidR="00D1727F">
        <w:rPr>
          <w:rFonts w:ascii="Times New Roman" w:hAnsi="Times New Roman" w:cs="Times New Roman"/>
          <w:i/>
        </w:rPr>
        <w:t xml:space="preserve">farinosa </w:t>
      </w:r>
      <w:r w:rsidR="00344CEC">
        <w:rPr>
          <w:rFonts w:ascii="Times New Roman" w:hAnsi="Times New Roman" w:cs="Times New Roman"/>
        </w:rPr>
        <w:t>was an abundant herbivore at Lanphere Dunes</w:t>
      </w:r>
      <w:r w:rsidR="005334FB">
        <w:rPr>
          <w:rFonts w:ascii="Times New Roman" w:hAnsi="Times New Roman" w:cs="Times New Roman"/>
        </w:rPr>
        <w:t xml:space="preserve">. </w:t>
      </w:r>
      <w:r w:rsidR="00D1727F">
        <w:rPr>
          <w:rFonts w:ascii="Times New Roman" w:hAnsi="Times New Roman" w:cs="Times New Roman"/>
          <w:i/>
        </w:rPr>
        <w:t xml:space="preserve">Aphis farinosa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xml:space="preserve">. </w:t>
      </w:r>
      <w:r w:rsidR="00F27EAC">
        <w:rPr>
          <w:rFonts w:ascii="Times New Roman" w:hAnsi="Times New Roman" w:cs="Times New Roman"/>
        </w:rPr>
        <w:t xml:space="preserve">As with many other aphid species, </w:t>
      </w:r>
      <w:r w:rsidR="00F27EAC" w:rsidRPr="00F27EAC">
        <w:rPr>
          <w:rFonts w:ascii="Times New Roman" w:hAnsi="Times New Roman" w:cs="Times New Roman"/>
          <w:i/>
        </w:rPr>
        <w:t>A. farinosa</w:t>
      </w:r>
      <w:r w:rsidR="00F27EAC">
        <w:rPr>
          <w:rFonts w:ascii="Times New Roman" w:hAnsi="Times New Roman" w:cs="Times New Roman"/>
        </w:rPr>
        <w:t xml:space="preserve"> </w:t>
      </w:r>
      <w:r w:rsidR="00B87AA2">
        <w:rPr>
          <w:rFonts w:ascii="Times New Roman" w:hAnsi="Times New Roman" w:cs="Times New Roman"/>
        </w:rPr>
        <w:t>excrete</w:t>
      </w:r>
      <w:r w:rsidR="00F27EAC">
        <w:rPr>
          <w:rFonts w:ascii="Times New Roman" w:hAnsi="Times New Roman" w:cs="Times New Roman"/>
        </w:rPr>
        <w:t>s</w:t>
      </w:r>
      <w:r w:rsidR="00B87AA2">
        <w:rPr>
          <w:rFonts w:ascii="Times New Roman" w:hAnsi="Times New Roman" w:cs="Times New Roman"/>
        </w:rPr>
        <w:t xml:space="preserv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honeydew</w:t>
      </w:r>
      <w:r w:rsidR="00F27EAC">
        <w:rPr>
          <w:rFonts w:ascii="Times New Roman" w:hAnsi="Times New Roman" w:cs="Times New Roman"/>
        </w:rPr>
        <w:t xml:space="preserve"> while feeding</w:t>
      </w:r>
      <w:r w:rsidR="00B87AA2">
        <w:rPr>
          <w:rFonts w:ascii="Times New Roman" w:hAnsi="Times New Roman" w:cs="Times New Roman"/>
        </w:rPr>
        <w:t xml:space="preserve">,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ADQALQA0ADYAMwA3AC0AOQBkAGQAOQAtAGUANwA0ADYANABkADAAOABkADQAOQBmAC8AMwA1ADYA
RgAxAEMAOQBGAC0AOQA2AEEANgAtADQARAA0AEUALQA1AEYANwAyAC0AOQBDADMANABDADEANAA4
AEYANgAyADUAfABlAE4AcABkAGsARQBGAHYAdwBpAEEAWQBoAHYAOQBLAHcANwBsAE0AbwBOAEMA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VQBoAEEAVAAvAGUARwBYAEQANwBCAFEAQgB1AGoAdQBvAD0ALABlAE4AcAAxAGsAVQA5AHIANAB6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658AD" w:rsidRPr="003658AD">
        <w:rPr>
          <w:rFonts w:ascii="Times New Roman" w:hAnsi="Times New Roman" w:cs="Times New Roman"/>
          <w:noProof/>
          <w:color w:val="000000"/>
        </w:rPr>
        <w:t>(Floate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A. farinosa</w:t>
      </w:r>
      <w:r w:rsidR="00B87AA2">
        <w:rPr>
          <w:rFonts w:ascii="Times New Roman" w:hAnsi="Times New Roman" w:cs="Times New Roman"/>
        </w:rPr>
        <w:t xml:space="preserve"> was the western thatching ant, </w:t>
      </w:r>
      <w:r w:rsidR="00B87AA2" w:rsidRPr="00B87AA2">
        <w:rPr>
          <w:rFonts w:ascii="Times New Roman" w:hAnsi="Times New Roman" w:cs="Times New Roman"/>
          <w:i/>
        </w:rPr>
        <w:t>Formica obscuripes</w:t>
      </w:r>
      <w:r w:rsidR="00B87AA2">
        <w:rPr>
          <w:rFonts w:ascii="Times New Roman" w:hAnsi="Times New Roman" w:cs="Times New Roman"/>
        </w:rPr>
        <w:t xml:space="preserve">. </w:t>
      </w:r>
      <w:r w:rsidR="007779E6">
        <w:rPr>
          <w:rFonts w:ascii="Times New Roman" w:hAnsi="Times New Roman" w:cs="Times New Roman"/>
        </w:rPr>
        <w:t xml:space="preserve">Western thatching ants create distinct dome-shaped mounds from nearby plant-material and are known to </w:t>
      </w:r>
      <w:ins w:id="208" w:author="Matthew Barbour" w:date="2016-06-29T20:54:00Z">
        <w:r w:rsidR="00BA61F1">
          <w:rPr>
            <w:rFonts w:ascii="Times New Roman" w:hAnsi="Times New Roman" w:cs="Times New Roman"/>
          </w:rPr>
          <w:t xml:space="preserve">reduce herbivory from </w:t>
        </w:r>
      </w:ins>
      <w:ins w:id="209" w:author="Matthew Barbour" w:date="2016-06-29T20:52:00Z">
        <w:r w:rsidR="00BA61F1">
          <w:rPr>
            <w:rFonts w:ascii="Times New Roman" w:hAnsi="Times New Roman" w:cs="Times New Roman"/>
          </w:rPr>
          <w:t>leaf chewing</w:t>
        </w:r>
      </w:ins>
      <w:ins w:id="210" w:author="Matthew Barbour" w:date="2016-06-29T20:54:00Z">
        <w:r w:rsidR="00BA61F1">
          <w:rPr>
            <w:rFonts w:ascii="Times New Roman" w:hAnsi="Times New Roman" w:cs="Times New Roman"/>
          </w:rPr>
          <w:t xml:space="preserve"> arthropods</w:t>
        </w:r>
      </w:ins>
      <w:ins w:id="211" w:author="Matthew Barbour" w:date="2016-06-29T20:52:00Z">
        <w:r w:rsidR="00BA61F1">
          <w:rPr>
            <w:rFonts w:ascii="Times New Roman" w:hAnsi="Times New Roman" w:cs="Times New Roman"/>
          </w:rPr>
          <w:t xml:space="preserve"> on </w:t>
        </w:r>
      </w:ins>
      <w:r w:rsidR="007779E6" w:rsidRPr="007779E6">
        <w:rPr>
          <w:rFonts w:ascii="Times New Roman" w:hAnsi="Times New Roman" w:cs="Times New Roman"/>
          <w:i/>
        </w:rPr>
        <w:t>S. hookeriana</w:t>
      </w:r>
      <w:r w:rsidR="007779E6">
        <w:rPr>
          <w:rFonts w:ascii="Times New Roman" w:hAnsi="Times New Roman" w:cs="Times New Roman"/>
        </w:rPr>
        <w:t xml:space="preserve"> at our study site</w:t>
      </w:r>
      <w:ins w:id="212" w:author="Mary O'Connor" w:date="2016-06-14T17:10:00Z">
        <w:r w:rsidR="000F3FDB">
          <w:rPr>
            <w:rFonts w:ascii="Times New Roman" w:hAnsi="Times New Roman" w:cs="Times New Roman"/>
          </w:rPr>
          <w:t xml:space="preserve"> </w:t>
        </w:r>
      </w:ins>
      <w:r w:rsidR="007779E6">
        <w:rPr>
          <w:rFonts w:ascii="Times New Roman" w:hAnsi="Times New Roman" w:cs="Times New Roman"/>
        </w:rPr>
        <w:fldChar w:fldCharType="begin">
          <w:fldData xml:space="preserve">NgA5ADUAMABlADEAYwA3AC0AOABiADgANAAtADQANgAzADcALQA5AGQAZAA5AC0AZQA3ADQANgA0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</w:fldData>
        </w:fldChar>
      </w:r>
      <w:r w:rsidR="007779E6">
        <w:rPr>
          <w:rFonts w:ascii="Times New Roman" w:hAnsi="Times New Roman" w:cs="Times New Roman"/>
        </w:rPr>
        <w:instrText>ADDIN LABTIVA_CITE \* MERGEFORMAT</w:instrText>
      </w:r>
      <w:r w:rsidR="007779E6">
        <w:rPr>
          <w:rFonts w:ascii="Times New Roman" w:hAnsi="Times New Roman" w:cs="Times New Roman"/>
        </w:rPr>
      </w:r>
      <w:r w:rsidR="007779E6">
        <w:rPr>
          <w:rFonts w:ascii="Times New Roman" w:hAnsi="Times New Roman" w:cs="Times New Roman"/>
        </w:rPr>
        <w:fldChar w:fldCharType="separate"/>
      </w:r>
      <w:r w:rsidR="003658AD" w:rsidRPr="003658AD">
        <w:rPr>
          <w:rFonts w:ascii="Times New Roman" w:hAnsi="Times New Roman" w:cs="Times New Roman"/>
          <w:noProof/>
          <w:color w:val="000000"/>
        </w:rPr>
        <w:t>(Crutsinger &amp; Sanders 2005)</w:t>
      </w:r>
      <w:r w:rsidR="007779E6">
        <w:rPr>
          <w:rFonts w:ascii="Times New Roman" w:hAnsi="Times New Roman" w:cs="Times New Roman"/>
        </w:rPr>
        <w:fldChar w:fldCharType="end"/>
      </w:r>
      <w:ins w:id="213" w:author="Matthew Barbour" w:date="2016-06-30T17:14:00Z">
        <w:r w:rsidR="00DA0291">
          <w:rPr>
            <w:rFonts w:ascii="Times New Roman" w:hAnsi="Times New Roman" w:cs="Times New Roman"/>
          </w:rPr>
          <w:t xml:space="preserve">, presumably by deterring ovipositing females or </w:t>
        </w:r>
      </w:ins>
      <w:ins w:id="214" w:author="Matthew Barbour" w:date="2016-06-30T17:15:00Z">
        <w:r w:rsidR="00DA0291">
          <w:rPr>
            <w:rFonts w:ascii="Times New Roman" w:hAnsi="Times New Roman" w:cs="Times New Roman"/>
          </w:rPr>
          <w:t>predating young larva</w:t>
        </w:r>
      </w:ins>
      <w:r w:rsidR="007779E6">
        <w:rPr>
          <w:rFonts w:ascii="Times New Roman" w:hAnsi="Times New Roman" w:cs="Times New Roman"/>
        </w:rPr>
        <w:t xml:space="preserve">. Therefore, we </w:t>
      </w:r>
      <w:commentRangeStart w:id="215"/>
      <w:commentRangeStart w:id="216"/>
      <w:r w:rsidR="007779E6">
        <w:rPr>
          <w:rFonts w:ascii="Times New Roman" w:hAnsi="Times New Roman" w:cs="Times New Roman"/>
        </w:rPr>
        <w:t>hypothesized</w:t>
      </w:r>
      <w:commentRangeEnd w:id="215"/>
      <w:r w:rsidR="00311BD4">
        <w:rPr>
          <w:rStyle w:val="CommentReference"/>
        </w:rPr>
        <w:commentReference w:id="215"/>
      </w:r>
      <w:r w:rsidR="007779E6">
        <w:rPr>
          <w:rFonts w:ascii="Times New Roman" w:hAnsi="Times New Roman" w:cs="Times New Roman"/>
        </w:rPr>
        <w:t xml:space="preserve"> </w:t>
      </w:r>
      <w:commentRangeEnd w:id="216"/>
      <w:r w:rsidR="00C724EA">
        <w:rPr>
          <w:rStyle w:val="CommentReference"/>
        </w:rPr>
        <w:commentReference w:id="216"/>
      </w:r>
      <w:r w:rsidR="007779E6">
        <w:rPr>
          <w:rFonts w:ascii="Times New Roman" w:hAnsi="Times New Roman" w:cs="Times New Roman"/>
        </w:rPr>
        <w:t>that the presence of aphids and the proximity to ant mounds</w:t>
      </w:r>
      <w:ins w:id="217" w:author="Matthew Barbour" w:date="2016-07-02T13:32:00Z">
        <w:r w:rsidR="00AA5691">
          <w:rPr>
            <w:rFonts w:ascii="Times New Roman" w:hAnsi="Times New Roman" w:cs="Times New Roman"/>
          </w:rPr>
          <w:t xml:space="preserve"> would influence </w:t>
        </w:r>
        <w:r w:rsidR="00304E5E">
          <w:rPr>
            <w:rFonts w:ascii="Times New Roman" w:hAnsi="Times New Roman" w:cs="Times New Roman"/>
          </w:rPr>
          <w:t>associated communities through three</w:t>
        </w:r>
        <w:r w:rsidR="00AA5691">
          <w:rPr>
            <w:rFonts w:ascii="Times New Roman" w:hAnsi="Times New Roman" w:cs="Times New Roman"/>
          </w:rPr>
          <w:t xml:space="preserve"> non-mutually exclusive mechanisms: (i) </w:t>
        </w:r>
      </w:ins>
      <w:ins w:id="218" w:author="Matthew Barbour" w:date="2016-07-02T13:33:00Z">
        <w:r w:rsidR="00AA5691">
          <w:rPr>
            <w:rFonts w:ascii="Times New Roman" w:hAnsi="Times New Roman" w:cs="Times New Roman"/>
          </w:rPr>
          <w:t>increase</w:t>
        </w:r>
      </w:ins>
      <w:ins w:id="219" w:author="Matthew Barbour" w:date="2016-07-02T13:39:00Z">
        <w:r w:rsidR="00304E5E">
          <w:rPr>
            <w:rFonts w:ascii="Times New Roman" w:hAnsi="Times New Roman" w:cs="Times New Roman"/>
          </w:rPr>
          <w:t>d</w:t>
        </w:r>
      </w:ins>
      <w:ins w:id="220" w:author="Matthew Barbour" w:date="2016-07-02T13:33:00Z">
        <w:r w:rsidR="00AA5691">
          <w:rPr>
            <w:rFonts w:ascii="Times New Roman" w:hAnsi="Times New Roman" w:cs="Times New Roman"/>
          </w:rPr>
          <w:t xml:space="preserve"> </w:t>
        </w:r>
      </w:ins>
      <w:ins w:id="221" w:author="Matthew Barbour" w:date="2016-07-02T15:12:00Z">
        <w:r w:rsidR="001A6F27">
          <w:rPr>
            <w:rFonts w:ascii="Times New Roman" w:hAnsi="Times New Roman" w:cs="Times New Roman"/>
          </w:rPr>
          <w:t>abundance of</w:t>
        </w:r>
      </w:ins>
      <w:ins w:id="222" w:author="Matthew Barbour" w:date="2016-07-02T13:33:00Z">
        <w:r w:rsidR="00AA5691">
          <w:rPr>
            <w:rFonts w:ascii="Times New Roman" w:hAnsi="Times New Roman" w:cs="Times New Roman"/>
          </w:rPr>
          <w:t xml:space="preserve"> aphid-tending ants</w:t>
        </w:r>
      </w:ins>
      <w:ins w:id="223" w:author="Matthew Barbour" w:date="2016-07-02T15:12:00Z">
        <w:r w:rsidR="001A6F27">
          <w:rPr>
            <w:rFonts w:ascii="Times New Roman" w:hAnsi="Times New Roman" w:cs="Times New Roman"/>
          </w:rPr>
          <w:t xml:space="preserve">, which could deter other </w:t>
        </w:r>
        <w:r w:rsidR="001A6F27">
          <w:rPr>
            <w:rFonts w:ascii="Times New Roman" w:hAnsi="Times New Roman" w:cs="Times New Roman"/>
          </w:rPr>
          <w:lastRenderedPageBreak/>
          <w:t>arthropods</w:t>
        </w:r>
      </w:ins>
      <w:ins w:id="224" w:author="Matthew Barbour" w:date="2016-07-02T13:34:00Z">
        <w:r w:rsidR="00AA5691">
          <w:rPr>
            <w:rFonts w:ascii="Times New Roman" w:hAnsi="Times New Roman" w:cs="Times New Roman"/>
          </w:rPr>
          <w:t>; (i</w:t>
        </w:r>
        <w:r w:rsidR="00304E5E">
          <w:rPr>
            <w:rFonts w:ascii="Times New Roman" w:hAnsi="Times New Roman" w:cs="Times New Roman"/>
          </w:rPr>
          <w:t>i) aphids could</w:t>
        </w:r>
        <w:r w:rsidR="00AA5691">
          <w:rPr>
            <w:rFonts w:ascii="Times New Roman" w:hAnsi="Times New Roman" w:cs="Times New Roman"/>
          </w:rPr>
          <w:t xml:space="preserve"> attract predators</w:t>
        </w:r>
      </w:ins>
      <w:ins w:id="225" w:author="Matthew Barbour" w:date="2016-07-02T13:37:00Z">
        <w:r w:rsidR="00AA5691">
          <w:rPr>
            <w:rFonts w:ascii="Times New Roman" w:hAnsi="Times New Roman" w:cs="Times New Roman"/>
          </w:rPr>
          <w:t xml:space="preserve"> or deter other herbivores</w:t>
        </w:r>
      </w:ins>
      <w:ins w:id="226" w:author="Matthew Barbour" w:date="2016-07-02T13:34:00Z">
        <w:r w:rsidR="00AA5691">
          <w:rPr>
            <w:rFonts w:ascii="Times New Roman" w:hAnsi="Times New Roman" w:cs="Times New Roman"/>
          </w:rPr>
          <w:t xml:space="preserve">; (iii) </w:t>
        </w:r>
      </w:ins>
      <w:ins w:id="227" w:author="Matthew Barbour" w:date="2016-07-02T13:39:00Z">
        <w:r w:rsidR="00304E5E">
          <w:rPr>
            <w:rFonts w:ascii="Times New Roman" w:hAnsi="Times New Roman" w:cs="Times New Roman"/>
          </w:rPr>
          <w:t xml:space="preserve">aphids could </w:t>
        </w:r>
      </w:ins>
      <w:ins w:id="228" w:author="Matthew Barbour" w:date="2016-07-02T13:36:00Z">
        <w:r w:rsidR="00304E5E">
          <w:rPr>
            <w:rFonts w:ascii="Times New Roman" w:hAnsi="Times New Roman" w:cs="Times New Roman"/>
          </w:rPr>
          <w:t>alter</w:t>
        </w:r>
        <w:r w:rsidR="00AA5691">
          <w:rPr>
            <w:rFonts w:ascii="Times New Roman" w:hAnsi="Times New Roman" w:cs="Times New Roman"/>
          </w:rPr>
          <w:t xml:space="preserve"> plant-growth or leaf quality traits</w:t>
        </w:r>
      </w:ins>
      <w:ins w:id="229" w:author="Matthew Barbour" w:date="2016-07-02T13:40:00Z">
        <w:r w:rsidR="00304E5E">
          <w:rPr>
            <w:rFonts w:ascii="Times New Roman" w:hAnsi="Times New Roman" w:cs="Times New Roman"/>
          </w:rPr>
          <w:t>.</w:t>
        </w:r>
      </w:ins>
      <w:commentRangeStart w:id="230"/>
      <w:r w:rsidR="007779E6">
        <w:rPr>
          <w:rFonts w:ascii="Times New Roman" w:hAnsi="Times New Roman" w:cs="Times New Roman"/>
        </w:rPr>
        <w:t xml:space="preserve"> </w:t>
      </w:r>
      <w:commentRangeEnd w:id="230"/>
      <w:r w:rsidR="00304E5E">
        <w:rPr>
          <w:rStyle w:val="CommentReference"/>
        </w:rPr>
        <w:commentReference w:id="230"/>
      </w:r>
      <w:del w:id="231" w:author="Matthew Barbour" w:date="2016-07-02T13:41:00Z">
        <w:r w:rsidR="007779E6" w:rsidDel="00304E5E">
          <w:rPr>
            <w:rFonts w:ascii="Times New Roman" w:hAnsi="Times New Roman" w:cs="Times New Roman"/>
          </w:rPr>
          <w:delText xml:space="preserve">were </w:delText>
        </w:r>
        <w:commentRangeStart w:id="232"/>
        <w:r w:rsidR="007779E6" w:rsidDel="00304E5E">
          <w:rPr>
            <w:rFonts w:ascii="Times New Roman" w:hAnsi="Times New Roman" w:cs="Times New Roman"/>
          </w:rPr>
          <w:delText xml:space="preserve">important biotic factors that would affect ant-aphid interactions, and in turn other members of the arthropod community. </w:delText>
        </w:r>
        <w:commentRangeEnd w:id="232"/>
        <w:r w:rsidR="00C724EA" w:rsidDel="00304E5E">
          <w:rPr>
            <w:rStyle w:val="CommentReference"/>
          </w:rPr>
          <w:commentReference w:id="232"/>
        </w:r>
      </w:del>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798A61CA"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3658AD" w:rsidRPr="003658AD">
        <w:rPr>
          <w:rFonts w:ascii="Times New Roman" w:hAnsi="Times New Roman" w:cs="Times New Roman"/>
          <w:noProof/>
          <w:color w:val="000000"/>
        </w:rPr>
        <w:t xml:space="preserve">(Barbour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2015)</w:t>
      </w:r>
      <w:r w:rsidR="0069489F">
        <w:rPr>
          <w:rFonts w:ascii="Times New Roman" w:hAnsi="Times New Roman" w:cs="Times New Roman"/>
        </w:rPr>
        <w:fldChar w:fldCharType="end"/>
      </w:r>
      <w:r w:rsidR="00C058C2">
        <w:rPr>
          <w:rFonts w:ascii="Times New Roman" w:hAnsi="Times New Roman" w:cs="Times New Roman"/>
        </w:rPr>
        <w:t xml:space="preserve">. </w:t>
      </w:r>
      <w:r w:rsidRPr="0059295B">
        <w:rPr>
          <w:rFonts w:ascii="Times New Roman" w:hAnsi="Times New Roman" w:cs="Times New Roman"/>
        </w:rPr>
        <w:t xml:space="preserve">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 xml:space="preserve">leaf </w:t>
      </w:r>
      <w:r w:rsidR="00000270">
        <w:rPr>
          <w:rFonts w:ascii="Times New Roman" w:hAnsi="Times New Roman" w:cs="Times New Roman"/>
        </w:rPr>
        <w:t xml:space="preserve">quality </w:t>
      </w:r>
      <w:r w:rsidR="002400A8">
        <w:rPr>
          <w:rFonts w:ascii="Times New Roman" w:hAnsi="Times New Roman" w:cs="Times New Roman"/>
        </w:rPr>
        <w:t xml:space="preserve">traits </w:t>
      </w:r>
      <w:r w:rsidR="0069489F">
        <w:rPr>
          <w:rFonts w:ascii="Times New Roman" w:hAnsi="Times New Roman" w:cs="Times New Roman"/>
        </w:rPr>
        <w:t>(</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3658AD" w:rsidRPr="003658AD">
        <w:rPr>
          <w:rFonts w:ascii="Times New Roman" w:hAnsi="Times New Roman" w:cs="Times New Roman"/>
          <w:noProof/>
          <w:color w:val="000000"/>
        </w:rPr>
        <w:t xml:space="preserve">(Barbour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2015)</w:t>
      </w:r>
      <w:r w:rsidR="0069489F">
        <w:rPr>
          <w:rFonts w:ascii="Times New Roman" w:hAnsi="Times New Roman" w:cs="Times New Roman"/>
        </w:rPr>
        <w:fldChar w:fldCharType="end"/>
      </w:r>
      <w:r w:rsidR="00C058C2">
        <w:rPr>
          <w:rFonts w:ascii="Times New Roman" w:hAnsi="Times New Roman" w:cs="Times New Roman"/>
        </w:rPr>
        <w:t xml:space="preserve">. </w:t>
      </w:r>
      <w:r w:rsidRPr="0059295B">
        <w:rPr>
          <w:rFonts w:ascii="Times New Roman" w:hAnsi="Times New Roman" w:cs="Times New Roman"/>
        </w:rPr>
        <w:t>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cone-tainers</w:t>
      </w:r>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Lanphere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14A93DA3"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t>
      </w:r>
      <w:r w:rsidR="009A2A28">
        <w:rPr>
          <w:rFonts w:ascii="Times New Roman" w:hAnsi="Times New Roman" w:cs="Times New Roman"/>
        </w:rPr>
        <w:t xml:space="preserve">To examine how </w:t>
      </w:r>
      <w:ins w:id="233" w:author="Matthew Barbour" w:date="2016-07-02T15:51:00Z">
        <w:r w:rsidR="00311BD4">
          <w:rPr>
            <w:rFonts w:ascii="Times New Roman" w:hAnsi="Times New Roman" w:cs="Times New Roman"/>
          </w:rPr>
          <w:t xml:space="preserve">the presence of aphids, proximity to ant mounds, </w:t>
        </w:r>
      </w:ins>
      <w:del w:id="234" w:author="Matthew Barbour" w:date="2016-07-02T15:20:00Z">
        <w:r w:rsidR="009A2A28" w:rsidDel="0044087D">
          <w:rPr>
            <w:rFonts w:ascii="Times New Roman" w:hAnsi="Times New Roman" w:cs="Times New Roman"/>
          </w:rPr>
          <w:delText xml:space="preserve">the presence of </w:delText>
        </w:r>
      </w:del>
      <w:del w:id="235" w:author="Matthew Barbour" w:date="2016-07-02T15:51:00Z">
        <w:r w:rsidR="009A2A28" w:rsidDel="00311BD4">
          <w:rPr>
            <w:rFonts w:ascii="Times New Roman" w:hAnsi="Times New Roman" w:cs="Times New Roman"/>
          </w:rPr>
          <w:delText>an</w:delText>
        </w:r>
        <w:r w:rsidR="007844F6" w:rsidDel="00311BD4">
          <w:rPr>
            <w:rFonts w:ascii="Times New Roman" w:hAnsi="Times New Roman" w:cs="Times New Roman"/>
          </w:rPr>
          <w:delText>t-aphid mutualisms</w:delText>
        </w:r>
        <w:r w:rsidR="009A2A28" w:rsidDel="00311BD4">
          <w:rPr>
            <w:rFonts w:ascii="Times New Roman" w:hAnsi="Times New Roman" w:cs="Times New Roman"/>
          </w:rPr>
          <w:delText xml:space="preserve"> </w:delText>
        </w:r>
      </w:del>
      <w:ins w:id="236" w:author="Matthew Barbour" w:date="2016-07-02T15:20:00Z">
        <w:r w:rsidR="0044087D">
          <w:rPr>
            <w:rFonts w:ascii="Times New Roman" w:hAnsi="Times New Roman" w:cs="Times New Roman"/>
          </w:rPr>
          <w:t xml:space="preserve">and willow genotype </w:t>
        </w:r>
      </w:ins>
      <w:r w:rsidR="007844F6">
        <w:rPr>
          <w:rFonts w:ascii="Times New Roman" w:hAnsi="Times New Roman" w:cs="Times New Roman"/>
        </w:rPr>
        <w:t>affected</w:t>
      </w:r>
      <w:r w:rsidR="0044087D">
        <w:rPr>
          <w:rFonts w:ascii="Times New Roman" w:hAnsi="Times New Roman" w:cs="Times New Roman"/>
        </w:rPr>
        <w:t xml:space="preserve"> </w:t>
      </w:r>
      <w:r w:rsidR="009A2A28">
        <w:rPr>
          <w:rFonts w:ascii="Times New Roman" w:hAnsi="Times New Roman" w:cs="Times New Roman"/>
        </w:rPr>
        <w:t>associated communities, we</w:t>
      </w:r>
      <w:r>
        <w:rPr>
          <w:rFonts w:ascii="Times New Roman" w:hAnsi="Times New Roman" w:cs="Times New Roman"/>
        </w:rPr>
        <w:t xml:space="preserve"> established common gardens </w:t>
      </w:r>
      <w:r w:rsidRPr="0059295B">
        <w:rPr>
          <w:rFonts w:ascii="Times New Roman" w:hAnsi="Times New Roman" w:cs="Times New Roman"/>
        </w:rPr>
        <w:t>around 5 dif</w:t>
      </w:r>
      <w:r>
        <w:rPr>
          <w:rFonts w:ascii="Times New Roman" w:hAnsi="Times New Roman" w:cs="Times New Roman"/>
        </w:rPr>
        <w:t>ferent ant mounds (</w:t>
      </w:r>
      <w:r w:rsidR="009A2A28">
        <w:rPr>
          <w:rFonts w:ascii="Times New Roman" w:hAnsi="Times New Roman" w:cs="Times New Roman"/>
        </w:rPr>
        <w:t xml:space="preserve">treated as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t>
      </w:r>
      <w:commentRangeStart w:id="237"/>
      <w:commentRangeStart w:id="238"/>
      <w:r>
        <w:rPr>
          <w:rFonts w:ascii="Times New Roman" w:hAnsi="Times New Roman" w:cs="Times New Roman"/>
        </w:rPr>
        <w:t>Within each plot, we randomly assigned the aphid treatment (aphid presence vs. absence)</w:t>
      </w:r>
      <w:commentRangeEnd w:id="237"/>
      <w:r w:rsidR="00FE0441">
        <w:rPr>
          <w:rStyle w:val="CommentReference"/>
        </w:rPr>
        <w:commentReference w:id="237"/>
      </w:r>
      <w:r>
        <w:rPr>
          <w:rFonts w:ascii="Times New Roman" w:hAnsi="Times New Roman" w:cs="Times New Roman"/>
        </w:rPr>
        <w:t xml:space="preserve"> </w:t>
      </w:r>
      <w:commentRangeEnd w:id="238"/>
      <w:r w:rsidR="000F3FDB">
        <w:rPr>
          <w:rStyle w:val="CommentReference"/>
        </w:rPr>
        <w:commentReference w:id="238"/>
      </w:r>
      <w:r>
        <w:rPr>
          <w:rFonts w:ascii="Times New Roman" w:hAnsi="Times New Roman" w:cs="Times New Roman"/>
        </w:rPr>
        <w:t xml:space="preserve">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r>
        <w:rPr>
          <w:rFonts w:ascii="Times New Roman" w:hAnsi="Times New Roman" w:cs="Times New Roman"/>
          <w:i/>
        </w:rPr>
        <w:lastRenderedPageBreak/>
        <w:t>farinosa</w:t>
      </w:r>
      <w:r>
        <w:rPr>
          <w:rFonts w:ascii="Times New Roman" w:hAnsi="Times New Roman" w:cs="Times New Roman"/>
        </w:rPr>
        <w:t>)</w:t>
      </w:r>
      <w:r w:rsidRPr="0059295B">
        <w:rPr>
          <w:rFonts w:ascii="Times New Roman" w:hAnsi="Times New Roman" w:cs="Times New Roman"/>
        </w:rPr>
        <w:t xml:space="preserve"> </w:t>
      </w:r>
      <w:r w:rsidR="007844F6">
        <w:rPr>
          <w:rFonts w:ascii="Times New Roman" w:hAnsi="Times New Roman" w:cs="Times New Roman"/>
        </w:rPr>
        <w:t xml:space="preserve">from a single willow patch at Lanphere Dunes </w:t>
      </w:r>
      <w:r w:rsidRPr="0059295B">
        <w:rPr>
          <w:rFonts w:ascii="Times New Roman" w:hAnsi="Times New Roman" w:cs="Times New Roman"/>
        </w:rPr>
        <w:t xml:space="preserve">and placed 5 adult apterate aphids on </w:t>
      </w:r>
      <w:r w:rsidR="00854DFB">
        <w:rPr>
          <w:rFonts w:ascii="Times New Roman" w:hAnsi="Times New Roman" w:cs="Times New Roman"/>
        </w:rPr>
        <w:t xml:space="preserve">the tips of </w:t>
      </w:r>
      <w:r w:rsidRPr="0059295B">
        <w:rPr>
          <w:rFonts w:ascii="Times New Roman" w:hAnsi="Times New Roman" w:cs="Times New Roman"/>
        </w:rPr>
        <w:t>willow cu</w:t>
      </w:r>
      <w:r>
        <w:rPr>
          <w:rFonts w:ascii="Times New Roman" w:hAnsi="Times New Roman" w:cs="Times New Roman"/>
        </w:rPr>
        <w:t>ttings in the aphid treatment</w:t>
      </w:r>
      <w:r w:rsidR="00854DFB">
        <w:rPr>
          <w:rFonts w:ascii="Times New Roman" w:hAnsi="Times New Roman" w:cs="Times New Roman"/>
        </w:rPr>
        <w:t xml:space="preserve"> using a </w:t>
      </w:r>
      <w:r w:rsidR="007844F6">
        <w:rPr>
          <w:rFonts w:ascii="Times New Roman" w:hAnsi="Times New Roman" w:cs="Times New Roman"/>
        </w:rPr>
        <w:t>moist paintbrush</w:t>
      </w:r>
      <w:r>
        <w:rPr>
          <w:rFonts w:ascii="Times New Roman" w:hAnsi="Times New Roman" w:cs="Times New Roman"/>
        </w:rPr>
        <w:t xml:space="preserve">. </w:t>
      </w:r>
      <w:r w:rsidRPr="0059295B">
        <w:rPr>
          <w:rFonts w:ascii="Times New Roman" w:hAnsi="Times New Roman" w:cs="Times New Roman"/>
        </w:rPr>
        <w:t>We bagged aphids onto the apical shoots of cuttings using organza bags to promote aphid establishment</w:t>
      </w:r>
      <w:r w:rsidR="00854DFB">
        <w:rPr>
          <w:rFonts w:ascii="Times New Roman" w:hAnsi="Times New Roman" w:cs="Times New Roman"/>
        </w:rPr>
        <w:t xml:space="preserve"> on plants</w:t>
      </w:r>
      <w:r>
        <w:rPr>
          <w:rFonts w:ascii="Times New Roman" w:hAnsi="Times New Roman" w:cs="Times New Roman"/>
        </w:rPr>
        <w:t>.</w:t>
      </w:r>
      <w:r w:rsidR="00854DFB">
        <w:rPr>
          <w:rFonts w:ascii="Times New Roman" w:hAnsi="Times New Roman" w:cs="Times New Roman"/>
        </w:rPr>
        <w:t xml:space="preserve"> Similarly, we </w:t>
      </w:r>
      <w:r w:rsidRPr="0059295B">
        <w:rPr>
          <w:rFonts w:ascii="Times New Roman" w:hAnsi="Times New Roman" w:cs="Times New Roman"/>
        </w:rPr>
        <w:t>placed organza bags o</w:t>
      </w:r>
      <w:r>
        <w:rPr>
          <w:rFonts w:ascii="Times New Roman" w:hAnsi="Times New Roman" w:cs="Times New Roman"/>
        </w:rPr>
        <w:t xml:space="preserve">n all control plants.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w:t>
      </w:r>
      <w:r w:rsidR="00D43596">
        <w:rPr>
          <w:rFonts w:ascii="Times New Roman" w:hAnsi="Times New Roman" w:cs="Times New Roman"/>
        </w:rPr>
        <w:t xml:space="preserve">. If plants in the aphid treatment had less than 5 apterate aphids, we noted their abundance and </w:t>
      </w:r>
      <w:r w:rsidR="00000270">
        <w:rPr>
          <w:rFonts w:ascii="Times New Roman" w:hAnsi="Times New Roman" w:cs="Times New Roman"/>
        </w:rPr>
        <w:t>added aphids un</w:t>
      </w:r>
      <w:r w:rsidR="00D43596">
        <w:rPr>
          <w:rFonts w:ascii="Times New Roman" w:hAnsi="Times New Roman" w:cs="Times New Roman"/>
        </w:rPr>
        <w:t>til there were at least 5 individuals</w:t>
      </w:r>
      <w:r>
        <w:rPr>
          <w:rFonts w:ascii="Times New Roman" w:hAnsi="Times New Roman" w:cs="Times New Roman"/>
        </w:rPr>
        <w:t xml:space="preserve">. The ant-aphid experiment was restricted to the summer of 2012, because in the summer of 2013 there was high </w:t>
      </w:r>
      <w:r w:rsidR="00854DFB">
        <w:rPr>
          <w:rFonts w:ascii="Times New Roman" w:hAnsi="Times New Roman" w:cs="Times New Roman"/>
        </w:rPr>
        <w:t xml:space="preserve">drought induced </w:t>
      </w:r>
      <w:r>
        <w:rPr>
          <w:rFonts w:ascii="Times New Roman" w:hAnsi="Times New Roman" w:cs="Times New Roman"/>
        </w:rPr>
        <w:t xml:space="preserve">willow mortality and </w:t>
      </w:r>
      <w:r w:rsidR="00000270">
        <w:rPr>
          <w:rFonts w:ascii="Times New Roman" w:hAnsi="Times New Roman" w:cs="Times New Roman"/>
          <w:i/>
        </w:rPr>
        <w:t>A.</w:t>
      </w:r>
      <w:r w:rsidRPr="00DE5EAD">
        <w:rPr>
          <w:rFonts w:ascii="Times New Roman" w:hAnsi="Times New Roman" w:cs="Times New Roman"/>
          <w:i/>
        </w:rPr>
        <w:t xml:space="preserve"> </w:t>
      </w:r>
      <w:r>
        <w:rPr>
          <w:rFonts w:ascii="Times New Roman" w:hAnsi="Times New Roman" w:cs="Times New Roman"/>
          <w:i/>
        </w:rPr>
        <w:t>farinosa</w:t>
      </w:r>
      <w:r>
        <w:rPr>
          <w:rFonts w:ascii="Times New Roman" w:hAnsi="Times New Roman" w:cs="Times New Roman"/>
        </w:rPr>
        <w:t xml:space="preserve"> was in </w:t>
      </w:r>
      <w:r w:rsidR="007844F6">
        <w:rPr>
          <w:rFonts w:ascii="Times New Roman" w:hAnsi="Times New Roman" w:cs="Times New Roman"/>
        </w:rPr>
        <w:t xml:space="preserve">too </w:t>
      </w:r>
      <w:r w:rsidR="00854DFB">
        <w:rPr>
          <w:rFonts w:ascii="Times New Roman" w:hAnsi="Times New Roman" w:cs="Times New Roman"/>
        </w:rPr>
        <w:t>low</w:t>
      </w:r>
      <w:r>
        <w:rPr>
          <w:rFonts w:ascii="Times New Roman" w:hAnsi="Times New Roman" w:cs="Times New Roman"/>
        </w:rPr>
        <w:t xml:space="preserve"> </w:t>
      </w:r>
      <w:r w:rsidR="007844F6">
        <w:rPr>
          <w:rFonts w:ascii="Times New Roman" w:hAnsi="Times New Roman" w:cs="Times New Roman"/>
        </w:rPr>
        <w:t xml:space="preserve">of </w:t>
      </w:r>
      <w:r>
        <w:rPr>
          <w:rFonts w:ascii="Times New Roman" w:hAnsi="Times New Roman" w:cs="Times New Roman"/>
        </w:rPr>
        <w:t>abundance on naturally occurring willows to</w:t>
      </w:r>
      <w:r w:rsidR="00854DFB">
        <w:rPr>
          <w:rFonts w:ascii="Times New Roman" w:hAnsi="Times New Roman" w:cs="Times New Roman"/>
        </w:rPr>
        <w:t xml:space="preserve"> allow us to</w:t>
      </w:r>
      <w:r>
        <w:rPr>
          <w:rFonts w:ascii="Times New Roman" w:hAnsi="Times New Roman" w:cs="Times New Roman"/>
        </w:rPr>
        <w:t xml:space="preserve"> repeat the </w:t>
      </w:r>
      <w:r w:rsidR="00854DFB">
        <w:rPr>
          <w:rFonts w:ascii="Times New Roman" w:hAnsi="Times New Roman" w:cs="Times New Roman"/>
        </w:rPr>
        <w:t>experiment.</w:t>
      </w:r>
    </w:p>
    <w:p w14:paraId="16FA8DD1" w14:textId="77777777" w:rsidR="00764123" w:rsidRPr="0059295B" w:rsidRDefault="00764123" w:rsidP="0059295B">
      <w:pPr>
        <w:spacing w:line="480" w:lineRule="auto"/>
        <w:rPr>
          <w:rFonts w:ascii="Times New Roman" w:hAnsi="Times New Roman" w:cs="Times New Roman"/>
        </w:rPr>
      </w:pPr>
    </w:p>
    <w:p w14:paraId="68A07FB2" w14:textId="05746CF0"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w:t>
      </w:r>
      <w:r w:rsidR="00854DFB">
        <w:rPr>
          <w:rFonts w:ascii="Times New Roman" w:hAnsi="Times New Roman" w:cs="Times New Roman"/>
        </w:rPr>
        <w:t xml:space="preserve">To examine how wind </w:t>
      </w:r>
      <w:r w:rsidR="007844F6">
        <w:rPr>
          <w:rFonts w:ascii="Times New Roman" w:hAnsi="Times New Roman" w:cs="Times New Roman"/>
        </w:rPr>
        <w:t xml:space="preserve">exposure </w:t>
      </w:r>
      <w:r w:rsidR="0044087D">
        <w:rPr>
          <w:rFonts w:ascii="Times New Roman" w:hAnsi="Times New Roman" w:cs="Times New Roman"/>
        </w:rPr>
        <w:t xml:space="preserve">and willow genotype </w:t>
      </w:r>
      <w:r w:rsidR="007844F6">
        <w:rPr>
          <w:rFonts w:ascii="Times New Roman" w:hAnsi="Times New Roman" w:cs="Times New Roman"/>
        </w:rPr>
        <w:t>a</w:t>
      </w:r>
      <w:r w:rsidR="00854DFB">
        <w:rPr>
          <w:rFonts w:ascii="Times New Roman" w:hAnsi="Times New Roman" w:cs="Times New Roman"/>
        </w:rPr>
        <w:t xml:space="preserve">ffected associated communities in the coastal dunes, </w:t>
      </w:r>
      <w:r w:rsidR="005F4DAB" w:rsidRPr="0059295B">
        <w:rPr>
          <w:rFonts w:ascii="Times New Roman" w:hAnsi="Times New Roman" w:cs="Times New Roman"/>
        </w:rPr>
        <w:t>we planted 200 willow cuttings in a split-plot experime</w:t>
      </w:r>
      <w:r w:rsidR="00640BBA">
        <w:rPr>
          <w:rFonts w:ascii="Times New Roman" w:hAnsi="Times New Roman" w:cs="Times New Roman"/>
        </w:rPr>
        <w:t xml:space="preserve">ntal design </w:t>
      </w:r>
      <w:r w:rsidR="00854DFB">
        <w:rPr>
          <w:rFonts w:ascii="Times New Roman" w:hAnsi="Times New Roman" w:cs="Times New Roman"/>
        </w:rPr>
        <w:t>in</w:t>
      </w:r>
      <w:r w:rsidR="00854DFB" w:rsidRPr="0059295B">
        <w:rPr>
          <w:rFonts w:ascii="Times New Roman" w:hAnsi="Times New Roman" w:cs="Times New Roman"/>
        </w:rPr>
        <w:t xml:space="preserve"> late May</w:t>
      </w:r>
      <w:r w:rsidR="00854DFB">
        <w:rPr>
          <w:rFonts w:ascii="Times New Roman" w:hAnsi="Times New Roman" w:cs="Times New Roman"/>
        </w:rPr>
        <w:t xml:space="preserve"> of</w:t>
      </w:r>
      <w:r w:rsidR="00854DFB" w:rsidRPr="0059295B">
        <w:rPr>
          <w:rFonts w:ascii="Times New Roman" w:hAnsi="Times New Roman" w:cs="Times New Roman"/>
        </w:rPr>
        <w:t xml:space="preserve"> 2012</w:t>
      </w:r>
      <w:r w:rsidR="00640BBA">
        <w:rPr>
          <w:rFonts w:ascii="Times New Roman" w:hAnsi="Times New Roman" w:cs="Times New Roman"/>
        </w:rPr>
        <w:t xml:space="preserve">. </w:t>
      </w:r>
      <w:r w:rsidR="005F4DAB" w:rsidRPr="0059295B">
        <w:rPr>
          <w:rFonts w:ascii="Times New Roman" w:hAnsi="Times New Roman" w:cs="Times New Roman"/>
        </w:rPr>
        <w:t>At 10 different willow patches (</w:t>
      </w:r>
      <w:r w:rsidR="0069489F">
        <w:rPr>
          <w:rFonts w:ascii="Times New Roman" w:hAnsi="Times New Roman" w:cs="Times New Roman"/>
        </w:rPr>
        <w:t xml:space="preserve">treated as </w:t>
      </w:r>
      <w:r w:rsidR="005F4DAB" w:rsidRPr="0059295B">
        <w:rPr>
          <w:rFonts w:ascii="Times New Roman" w:hAnsi="Times New Roman" w:cs="Times New Roman"/>
        </w:rPr>
        <w:t xml:space="preserve">blocks), we established 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w:t>
      </w:r>
      <w:r w:rsidR="00ED5A09">
        <w:rPr>
          <w:rFonts w:ascii="Times New Roman" w:hAnsi="Times New Roman" w:cs="Times New Roman"/>
        </w:rPr>
        <w:t xml:space="preserve"> with exposed gardens facing prevailing winds during the growing season</w:t>
      </w:r>
      <w:r w:rsidR="005F4DAB" w:rsidRPr="0059295B">
        <w:rPr>
          <w:rFonts w:ascii="Times New Roman" w:hAnsi="Times New Roman" w:cs="Times New Roman"/>
        </w:rPr>
        <w:t>.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m spacing between plants. 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w:t>
      </w:r>
      <w:r w:rsidR="001363E4">
        <w:rPr>
          <w:rFonts w:ascii="Times New Roman" w:hAnsi="Times New Roman" w:cs="Times New Roman"/>
        </w:rPr>
        <w:t xml:space="preserve"> </w:t>
      </w:r>
      <w:r w:rsidR="002D1413">
        <w:rPr>
          <w:rFonts w:ascii="Times New Roman" w:hAnsi="Times New Roman" w:cs="Times New Roman"/>
        </w:rPr>
        <w:t xml:space="preserve">To estimate the </w:t>
      </w:r>
      <w:r w:rsidR="009C392D">
        <w:rPr>
          <w:rFonts w:ascii="Times New Roman" w:hAnsi="Times New Roman" w:cs="Times New Roman"/>
        </w:rPr>
        <w:t>difference in</w:t>
      </w:r>
      <w:r w:rsidR="002D1413">
        <w:rPr>
          <w:rFonts w:ascii="Times New Roman" w:hAnsi="Times New Roman" w:cs="Times New Roman"/>
        </w:rPr>
        <w:t xml:space="preserve"> wind </w:t>
      </w:r>
      <w:r w:rsidR="009C392D">
        <w:rPr>
          <w:rFonts w:ascii="Times New Roman" w:hAnsi="Times New Roman" w:cs="Times New Roman"/>
        </w:rPr>
        <w:t xml:space="preserve">conditions </w:t>
      </w:r>
      <w:r w:rsidR="002D1413">
        <w:rPr>
          <w:rFonts w:ascii="Times New Roman" w:hAnsi="Times New Roman" w:cs="Times New Roman"/>
        </w:rPr>
        <w:t xml:space="preserve">experienced by </w:t>
      </w:r>
      <w:r w:rsidR="002D1413">
        <w:rPr>
          <w:rFonts w:ascii="Times New Roman" w:hAnsi="Times New Roman" w:cs="Times New Roman"/>
        </w:rPr>
        <w:lastRenderedPageBreak/>
        <w:t xml:space="preserve">exposed vs. unexposed plants, </w:t>
      </w:r>
      <w:r w:rsidR="00837052">
        <w:rPr>
          <w:rFonts w:ascii="Times New Roman" w:hAnsi="Times New Roman" w:cs="Times New Roman"/>
        </w:rPr>
        <w:t>we went out on a</w:t>
      </w:r>
      <w:r w:rsidR="009C392D">
        <w:rPr>
          <w:rFonts w:ascii="Times New Roman" w:hAnsi="Times New Roman" w:cs="Times New Roman"/>
        </w:rPr>
        <w:t xml:space="preserve"> representative</w:t>
      </w:r>
      <w:r w:rsidR="00837052">
        <w:rPr>
          <w:rFonts w:ascii="Times New Roman" w:hAnsi="Times New Roman" w:cs="Times New Roman"/>
        </w:rPr>
        <w:t xml:space="preserve"> windy afternoon</w:t>
      </w:r>
      <w:r w:rsidR="009F566F">
        <w:rPr>
          <w:rFonts w:ascii="Times New Roman" w:hAnsi="Times New Roman" w:cs="Times New Roman"/>
        </w:rPr>
        <w:t xml:space="preserve"> in September 2012</w:t>
      </w:r>
      <w:r w:rsidR="009C392D">
        <w:rPr>
          <w:rFonts w:ascii="Times New Roman" w:hAnsi="Times New Roman" w:cs="Times New Roman"/>
        </w:rPr>
        <w:t xml:space="preserve">. </w:t>
      </w:r>
      <w:r w:rsidR="00ED5A09">
        <w:rPr>
          <w:rFonts w:ascii="Times New Roman" w:hAnsi="Times New Roman" w:cs="Times New Roman"/>
        </w:rPr>
        <w:t>A nearby w</w:t>
      </w:r>
      <w:r w:rsidR="00837052">
        <w:rPr>
          <w:rFonts w:ascii="Times New Roman" w:hAnsi="Times New Roman" w:cs="Times New Roman"/>
        </w:rPr>
        <w:t>eather station estimated wind speeds of 22 km/h during this period</w:t>
      </w:r>
      <w:r w:rsidR="009C392D">
        <w:rPr>
          <w:rFonts w:ascii="Times New Roman" w:hAnsi="Times New Roman" w:cs="Times New Roman"/>
        </w:rPr>
        <w:t xml:space="preserve"> (</w:t>
      </w:r>
      <w:r w:rsidR="000D61EE">
        <w:rPr>
          <w:rFonts w:ascii="Times New Roman" w:hAnsi="Times New Roman" w:cs="Times New Roman"/>
        </w:rPr>
        <w:t>Arcata, CA</w:t>
      </w:r>
      <w:r w:rsidR="009C392D">
        <w:rPr>
          <w:rFonts w:ascii="Times New Roman" w:hAnsi="Times New Roman" w:cs="Times New Roman"/>
        </w:rPr>
        <w:t>). We</w:t>
      </w:r>
      <w:r w:rsidR="009F566F">
        <w:rPr>
          <w:rFonts w:ascii="Times New Roman" w:hAnsi="Times New Roman" w:cs="Times New Roman"/>
        </w:rPr>
        <w:t xml:space="preserve"> </w:t>
      </w:r>
      <w:r w:rsidR="005C238F">
        <w:rPr>
          <w:rFonts w:ascii="Times New Roman" w:hAnsi="Times New Roman" w:cs="Times New Roman"/>
        </w:rPr>
        <w:t>use</w:t>
      </w:r>
      <w:r w:rsidR="009C392D">
        <w:rPr>
          <w:rFonts w:ascii="Times New Roman" w:hAnsi="Times New Roman" w:cs="Times New Roman"/>
        </w:rPr>
        <w:t>d</w:t>
      </w:r>
      <w:r w:rsidR="005C238F">
        <w:rPr>
          <w:rFonts w:ascii="Times New Roman" w:hAnsi="Times New Roman" w:cs="Times New Roman"/>
        </w:rPr>
        <w:t xml:space="preserv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ED5A09">
        <w:rPr>
          <w:rFonts w:ascii="Times New Roman" w:hAnsi="Times New Roman" w:cs="Times New Roman"/>
        </w:rPr>
        <w:t xml:space="preserve"> period and </w:t>
      </w:r>
      <w:r w:rsidR="005C238F">
        <w:rPr>
          <w:rFonts w:ascii="Times New Roman" w:hAnsi="Times New Roman" w:cs="Times New Roman"/>
        </w:rPr>
        <w:t>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9C392D">
        <w:rPr>
          <w:rFonts w:ascii="Times New Roman" w:hAnsi="Times New Roman" w:cs="Times New Roman"/>
        </w:rPr>
        <w:t>We found that w</w:t>
      </w:r>
      <w:r w:rsidR="002F4C17">
        <w:rPr>
          <w:rFonts w:ascii="Times New Roman" w:hAnsi="Times New Roman" w:cs="Times New Roman"/>
        </w:rPr>
        <w:t>illows growing in wind-exposed plots experienced up to 3.7-fold higher wind speeds compared to unexposed plots (F</w:t>
      </w:r>
      <w:r w:rsidR="002F4C17" w:rsidRPr="009A54E2">
        <w:rPr>
          <w:rFonts w:ascii="Times New Roman" w:hAnsi="Times New Roman" w:cs="Times New Roman"/>
          <w:vertAlign w:val="subscript"/>
        </w:rPr>
        <w:t>1,9</w:t>
      </w:r>
      <w:r w:rsidR="002F4C17">
        <w:rPr>
          <w:rFonts w:ascii="Times New Roman" w:hAnsi="Times New Roman" w:cs="Times New Roman"/>
          <w:vertAlign w:val="subscript"/>
        </w:rPr>
        <w:t xml:space="preserve"> </w:t>
      </w:r>
      <w:r w:rsidR="002F4C17">
        <w:rPr>
          <w:rFonts w:ascii="Times New Roman" w:hAnsi="Times New Roman" w:cs="Times New Roman"/>
        </w:rPr>
        <w:t>= 187.32, P &lt; 0.001)</w:t>
      </w:r>
      <w:r w:rsidR="00ED5A09">
        <w:rPr>
          <w:rFonts w:ascii="Times New Roman" w:hAnsi="Times New Roman" w:cs="Times New Roman"/>
        </w:rPr>
        <w:t>, suggesting that the location of our plots were effective manipulations of wind exposure</w:t>
      </w:r>
      <w:r w:rsidR="002F4C17">
        <w:rPr>
          <w:rFonts w:ascii="Times New Roman" w:hAnsi="Times New Roman" w:cs="Times New Roman"/>
        </w:rPr>
        <w:t>.</w:t>
      </w:r>
    </w:p>
    <w:p w14:paraId="4941E094" w14:textId="77777777" w:rsidR="001B4C0B" w:rsidRPr="0059295B" w:rsidRDefault="001B4C0B" w:rsidP="001B4C0B">
      <w:pPr>
        <w:spacing w:line="480" w:lineRule="auto"/>
        <w:rPr>
          <w:rFonts w:ascii="Times New Roman" w:hAnsi="Times New Roman" w:cs="Times New Roman"/>
        </w:rPr>
      </w:pPr>
    </w:p>
    <w:p w14:paraId="7F5176D0" w14:textId="492EEEC0" w:rsidR="001B4C0B" w:rsidRPr="0059295B" w:rsidRDefault="00A40567" w:rsidP="001B4C0B">
      <w:pPr>
        <w:spacing w:line="480" w:lineRule="auto"/>
        <w:rPr>
          <w:rFonts w:ascii="Times New Roman" w:hAnsi="Times New Roman" w:cs="Times New Roman"/>
          <w:i/>
        </w:rPr>
      </w:pPr>
      <w:commentRangeStart w:id="239"/>
      <w:r>
        <w:rPr>
          <w:rFonts w:ascii="Times New Roman" w:hAnsi="Times New Roman" w:cs="Times New Roman"/>
          <w:i/>
        </w:rPr>
        <w:t>What</w:t>
      </w:r>
      <w:commentRangeEnd w:id="239"/>
      <w:r w:rsidR="001A6F27">
        <w:rPr>
          <w:rStyle w:val="CommentReference"/>
        </w:rPr>
        <w:commentReference w:id="239"/>
      </w:r>
      <w:r>
        <w:rPr>
          <w:rFonts w:ascii="Times New Roman" w:hAnsi="Times New Roman" w:cs="Times New Roman"/>
          <w:i/>
        </w:rPr>
        <w:t xml:space="preserve"> is the relative importance of willow genotype vs. the biotic and abiotic environment in structuring associated communities? </w:t>
      </w:r>
    </w:p>
    <w:p w14:paraId="31FCD2BC" w14:textId="11267DC0" w:rsidR="001B4C0B" w:rsidRPr="0059295B" w:rsidRDefault="006D5A44" w:rsidP="001B4C0B">
      <w:pPr>
        <w:spacing w:line="480" w:lineRule="auto"/>
        <w:rPr>
          <w:rFonts w:ascii="Times New Roman" w:hAnsi="Times New Roman" w:cs="Times New Roman"/>
        </w:rPr>
      </w:pPr>
      <w:r>
        <w:rPr>
          <w:rFonts w:ascii="Times New Roman" w:hAnsi="Times New Roman" w:cs="Times New Roman"/>
        </w:rPr>
        <w:t>To address this question,</w:t>
      </w:r>
      <w:r w:rsidR="004A5D3A">
        <w:rPr>
          <w:rFonts w:ascii="Times New Roman" w:hAnsi="Times New Roman" w:cs="Times New Roman"/>
        </w:rPr>
        <w:t xml:space="preserve"> </w:t>
      </w:r>
      <w:r>
        <w:rPr>
          <w:rFonts w:ascii="Times New Roman" w:hAnsi="Times New Roman" w:cs="Times New Roman"/>
        </w:rPr>
        <w:t>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 xml:space="preserve">rveyed plants for arthropods to determine the abundances of different (morpho)species. </w:t>
      </w:r>
      <w:r w:rsidR="00ED5A09">
        <w:rPr>
          <w:rFonts w:ascii="Times New Roman" w:hAnsi="Times New Roman" w:cs="Times New Roman"/>
        </w:rPr>
        <w:t xml:space="preserve">For the ant-aphid experiment, we surveyed arthropods on 5 different occasions between early June and late July 2012. </w:t>
      </w:r>
      <w:r w:rsidR="00FE109A">
        <w:rPr>
          <w:rFonts w:ascii="Times New Roman" w:hAnsi="Times New Roman" w:cs="Times New Roman"/>
        </w:rPr>
        <w:t>For the wind experiment,</w:t>
      </w:r>
      <w:r w:rsidR="0004103B">
        <w:rPr>
          <w:rFonts w:ascii="Times New Roman" w:hAnsi="Times New Roman" w:cs="Times New Roman"/>
        </w:rPr>
        <w:t xml:space="preserve"> we surveyed arthropods once at the end of July 2012 and then once a month in May, June, and July of 2013. </w:t>
      </w:r>
      <w:r w:rsidR="00DC11DE">
        <w:rPr>
          <w:rFonts w:ascii="Times New Roman" w:hAnsi="Times New Roman" w:cs="Times New Roman"/>
        </w:rPr>
        <w:t xml:space="preserve">So that individuals were not counted twice between sampling dates, we took the maximum abundance for each arthropod </w:t>
      </w:r>
      <w:r w:rsidR="004A5D3A">
        <w:rPr>
          <w:rFonts w:ascii="Times New Roman" w:hAnsi="Times New Roman" w:cs="Times New Roman"/>
        </w:rPr>
        <w:t>(morpho)</w:t>
      </w:r>
      <w:r w:rsidR="00DC11DE">
        <w:rPr>
          <w:rFonts w:ascii="Times New Roman" w:hAnsi="Times New Roman" w:cs="Times New Roman"/>
        </w:rPr>
        <w:t>species from each plant across all sampling dates with</w:t>
      </w:r>
      <w:r w:rsidR="004A5D3A">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sidR="004A5D3A">
        <w:rPr>
          <w:rFonts w:ascii="Times New Roman" w:hAnsi="Times New Roman" w:cs="Times New Roman"/>
        </w:rPr>
        <w:t>(morpho)</w:t>
      </w:r>
      <w:r w:rsidR="00DC11DE">
        <w:rPr>
          <w:rFonts w:ascii="Times New Roman" w:hAnsi="Times New Roman" w:cs="Times New Roman"/>
        </w:rPr>
        <w:t xml:space="preserve">species that occurred on individual plants through the summer. </w:t>
      </w:r>
      <w:r w:rsidR="004A5D3A">
        <w:rPr>
          <w:rFonts w:ascii="Times New Roman" w:hAnsi="Times New Roman" w:cs="Times New Roman"/>
        </w:rPr>
        <w:t xml:space="preserve">Given the relatively low abundances of individual morphospecies, we grouped arthropods at the Family-level for insects and at </w:t>
      </w:r>
      <w:r w:rsidR="004A5D3A">
        <w:rPr>
          <w:rFonts w:ascii="Times New Roman" w:hAnsi="Times New Roman" w:cs="Times New Roman"/>
        </w:rPr>
        <w:lastRenderedPageBreak/>
        <w:t>the Order-level for</w:t>
      </w:r>
      <w:r w:rsidR="009C392D">
        <w:rPr>
          <w:rFonts w:ascii="Times New Roman" w:hAnsi="Times New Roman" w:cs="Times New Roman"/>
        </w:rPr>
        <w:t xml:space="preserve"> all</w:t>
      </w:r>
      <w:r w:rsidR="004A5D3A">
        <w:rPr>
          <w:rFonts w:ascii="Times New Roman" w:hAnsi="Times New Roman" w:cs="Times New Roman"/>
        </w:rPr>
        <w:t xml:space="preserve"> other arthropods</w:t>
      </w:r>
      <w:r w:rsidR="00ED5A09">
        <w:rPr>
          <w:rFonts w:ascii="Times New Roman" w:hAnsi="Times New Roman" w:cs="Times New Roman"/>
        </w:rPr>
        <w:t xml:space="preserve"> prior to analyzing community composition (details in </w:t>
      </w:r>
      <w:r w:rsidR="00ED5A09">
        <w:rPr>
          <w:rFonts w:ascii="Times New Roman" w:hAnsi="Times New Roman" w:cs="Times New Roman"/>
          <w:i/>
        </w:rPr>
        <w:t>Statistical Analyses</w:t>
      </w:r>
      <w:r w:rsidR="00ED5A09">
        <w:rPr>
          <w:rFonts w:ascii="Times New Roman" w:hAnsi="Times New Roman" w:cs="Times New Roman"/>
        </w:rPr>
        <w:t xml:space="preserve"> section below)</w:t>
      </w:r>
      <w:r w:rsidR="004A5D3A">
        <w:rPr>
          <w:rFonts w:ascii="Times New Roman" w:hAnsi="Times New Roman" w:cs="Times New Roman"/>
        </w:rPr>
        <w:t xml:space="preserve">. </w:t>
      </w:r>
    </w:p>
    <w:p w14:paraId="4B2D52E8" w14:textId="77777777" w:rsidR="001B4C0B" w:rsidRDefault="001B4C0B" w:rsidP="001B4C0B">
      <w:pPr>
        <w:spacing w:line="480" w:lineRule="auto"/>
        <w:rPr>
          <w:rFonts w:ascii="Times New Roman" w:hAnsi="Times New Roman" w:cs="Times New Roman"/>
        </w:rPr>
      </w:pPr>
    </w:p>
    <w:p w14:paraId="3E9C99EA" w14:textId="60AD8479" w:rsidR="00E84DD6" w:rsidRPr="00C2459A" w:rsidRDefault="00E84DD6" w:rsidP="001B4C0B">
      <w:pPr>
        <w:spacing w:line="480" w:lineRule="auto"/>
        <w:rPr>
          <w:rFonts w:ascii="Times New Roman" w:hAnsi="Times New Roman" w:cs="Times New Roman"/>
          <w:i/>
        </w:rPr>
      </w:pPr>
      <w:r>
        <w:rPr>
          <w:rFonts w:ascii="Times New Roman" w:hAnsi="Times New Roman" w:cs="Times New Roman"/>
          <w:i/>
        </w:rPr>
        <w:t xml:space="preserve">Do above and belowground communities differ in their responses to </w:t>
      </w:r>
      <w:r w:rsidR="00A40567">
        <w:rPr>
          <w:rFonts w:ascii="Times New Roman" w:hAnsi="Times New Roman" w:cs="Times New Roman"/>
          <w:i/>
        </w:rPr>
        <w:t>willow genetic and environmental variation?</w:t>
      </w:r>
    </w:p>
    <w:p w14:paraId="5BB2376B" w14:textId="46383B1C" w:rsidR="002B490B" w:rsidRDefault="006D5A44" w:rsidP="002B490B">
      <w:pPr>
        <w:spacing w:line="480" w:lineRule="auto"/>
        <w:rPr>
          <w:rFonts w:ascii="Times New Roman" w:hAnsi="Times New Roman" w:cs="Times New Roman"/>
        </w:rPr>
      </w:pPr>
      <w:r>
        <w:rPr>
          <w:rFonts w:ascii="Times New Roman" w:hAnsi="Times New Roman" w:cs="Times New Roman"/>
          <w:u w:val="single"/>
        </w:rPr>
        <w:t xml:space="preserve">To address this question, </w:t>
      </w:r>
      <w:r w:rsidR="00730B36">
        <w:rPr>
          <w:rFonts w:ascii="Times New Roman" w:hAnsi="Times New Roman" w:cs="Times New Roman"/>
        </w:rPr>
        <w:t xml:space="preserve">we dug up the willows from the wind experiment to sample </w:t>
      </w:r>
      <w:r w:rsidR="006172CF">
        <w:rPr>
          <w:rFonts w:ascii="Times New Roman" w:hAnsi="Times New Roman" w:cs="Times New Roman"/>
        </w:rPr>
        <w:t>ecto</w:t>
      </w:r>
      <w:r w:rsidR="00730B36">
        <w:rPr>
          <w:rFonts w:ascii="Times New Roman" w:hAnsi="Times New Roman" w:cs="Times New Roman"/>
        </w:rPr>
        <w:t xml:space="preserve">mychorriza and </w:t>
      </w:r>
      <w:r w:rsidR="00BA4023">
        <w:rPr>
          <w:rFonts w:ascii="Times New Roman" w:hAnsi="Times New Roman" w:cs="Times New Roman"/>
        </w:rPr>
        <w:t xml:space="preserve">bacteria </w:t>
      </w:r>
      <w:r w:rsidR="00730B36">
        <w:rPr>
          <w:rFonts w:ascii="Times New Roman" w:hAnsi="Times New Roman" w:cs="Times New Roman"/>
        </w:rPr>
        <w:t>communities associated with willow roots</w:t>
      </w:r>
      <w:r>
        <w:rPr>
          <w:rFonts w:ascii="Times New Roman" w:hAnsi="Times New Roman" w:cs="Times New Roman"/>
        </w:rPr>
        <w:t xml:space="preserve"> in late July of 2013</w:t>
      </w:r>
      <w:r w:rsidR="00730B36">
        <w:rPr>
          <w:rFonts w:ascii="Times New Roman" w:hAnsi="Times New Roman" w:cs="Times New Roman"/>
        </w:rPr>
        <w:t xml:space="preserve">. We did not sample belowground communities of plants in the ant-aphid experiment due to the high mortality of plants in 2013. To sample these belowground communities, </w:t>
      </w:r>
      <w:r w:rsidR="00B175C5">
        <w:rPr>
          <w:rFonts w:ascii="Times New Roman" w:hAnsi="Times New Roman" w:cs="Times New Roman"/>
        </w:rPr>
        <w:t xml:space="preserve">we removed willows with the surrounding soil intact to preserve root systems, separated shoots and roots, then brushed soil off root systems and stored </w:t>
      </w:r>
      <w:r w:rsidR="009C392D">
        <w:rPr>
          <w:rFonts w:ascii="Times New Roman" w:hAnsi="Times New Roman" w:cs="Times New Roman"/>
        </w:rPr>
        <w:t>roots</w:t>
      </w:r>
      <w:r w:rsidR="00B175C5">
        <w:rPr>
          <w:rFonts w:ascii="Times New Roman" w:hAnsi="Times New Roman" w:cs="Times New Roman"/>
        </w:rPr>
        <w:t xml:space="preserve"> in separate plastic bags. Within 6 hours of excavation</w:t>
      </w:r>
      <w:r w:rsidR="009C392D">
        <w:rPr>
          <w:rFonts w:ascii="Times New Roman" w:hAnsi="Times New Roman" w:cs="Times New Roman"/>
        </w:rPr>
        <w:t>,</w:t>
      </w:r>
      <w:r w:rsidR="00B175C5">
        <w:rPr>
          <w:rFonts w:ascii="Times New Roman" w:hAnsi="Times New Roman" w:cs="Times New Roman"/>
        </w:rPr>
        <w:t xml:space="preserve"> roo</w:t>
      </w:r>
      <w:r w:rsidR="00D863A4">
        <w:rPr>
          <w:rFonts w:ascii="Times New Roman" w:hAnsi="Times New Roman" w:cs="Times New Roman"/>
        </w:rPr>
        <w:t>t</w:t>
      </w:r>
      <w:r w:rsidR="00B175C5">
        <w:rPr>
          <w:rFonts w:ascii="Times New Roman" w:hAnsi="Times New Roman" w:cs="Times New Roman"/>
        </w:rPr>
        <w:t xml:space="preserve"> systems were stored at 4</w:t>
      </w:r>
      <w:r w:rsidR="00B175C5" w:rsidRPr="00B37669">
        <w:rPr>
          <w:rFonts w:ascii="Times New Roman" w:hAnsi="Times New Roman" w:cs="Times New Roman"/>
        </w:rPr>
        <w:t>°C</w:t>
      </w:r>
      <w:r w:rsidR="00B175C5">
        <w:rPr>
          <w:rFonts w:ascii="Times New Roman" w:hAnsi="Times New Roman" w:cs="Times New Roman"/>
        </w:rPr>
        <w:t>. To process roots, we gently rinsed them</w:t>
      </w:r>
      <w:r w:rsidR="002B490B">
        <w:rPr>
          <w:rFonts w:ascii="Times New Roman" w:hAnsi="Times New Roman" w:cs="Times New Roman"/>
        </w:rPr>
        <w:t xml:space="preserve"> in tap water until free of visible soil. In order to randomly select roots for molecular analysis, second order roots were cut up into 2 cm lengths; spread out on a grid; and using a random number generator, a total of 30 cm of root length was picked from numbered grid cells. These random root subsamples were flash frozen </w:t>
      </w:r>
      <w:r w:rsidR="00B175C5">
        <w:rPr>
          <w:rFonts w:ascii="Times New Roman" w:hAnsi="Times New Roman" w:cs="Times New Roman"/>
        </w:rPr>
        <w:t>in liquid N, and kept at -80</w:t>
      </w:r>
      <w:r w:rsidR="00B175C5" w:rsidRPr="00B37669">
        <w:rPr>
          <w:rFonts w:ascii="Times New Roman" w:hAnsi="Times New Roman" w:cs="Times New Roman"/>
        </w:rPr>
        <w:t>°C</w:t>
      </w:r>
      <w:r w:rsidR="00B175C5">
        <w:rPr>
          <w:rFonts w:ascii="Times New Roman" w:hAnsi="Times New Roman" w:cs="Times New Roman"/>
        </w:rPr>
        <w:t xml:space="preserve"> </w:t>
      </w:r>
      <w:r w:rsidR="002B490B">
        <w:rPr>
          <w:rFonts w:ascii="Times New Roman" w:hAnsi="Times New Roman" w:cs="Times New Roman"/>
        </w:rPr>
        <w:t xml:space="preserve">until DNA extraction. </w:t>
      </w:r>
      <w:r w:rsidR="00C97C24">
        <w:rPr>
          <w:rFonts w:ascii="Times New Roman" w:hAnsi="Times New Roman" w:cs="Times New Roman"/>
        </w:rPr>
        <w:t xml:space="preserve">To extract DNA, </w:t>
      </w:r>
      <w:r w:rsidR="002B490B">
        <w:rPr>
          <w:rFonts w:ascii="Times New Roman" w:hAnsi="Times New Roman" w:cs="Times New Roman"/>
        </w:rPr>
        <w:t>flash frozen root samples were physically disrupted</w:t>
      </w:r>
      <w:r w:rsidR="00ED5A09">
        <w:rPr>
          <w:rFonts w:ascii="Times New Roman" w:hAnsi="Times New Roman" w:cs="Times New Roman"/>
        </w:rPr>
        <w:t xml:space="preserve"> with 2 beads per 2 mL tube (3.0</w:t>
      </w:r>
      <w:r w:rsidR="002B490B">
        <w:rPr>
          <w:rFonts w:ascii="Times New Roman" w:hAnsi="Times New Roman" w:cs="Times New Roman"/>
        </w:rPr>
        <w:t xml:space="preserve"> mm Yttria stabilized Zirconidea Grinding Media) for 30 seconds at 1500 strokes per minute (SPEX SamplePrep 200 geno/grinder). Total DNA was extracted from frozen root samples using MoBio PowerSoil 96 sample DNA extraction kits following </w:t>
      </w:r>
      <w:r w:rsidR="00ED5A09">
        <w:rPr>
          <w:rFonts w:ascii="Times New Roman" w:hAnsi="Times New Roman" w:cs="Times New Roman"/>
        </w:rPr>
        <w:t xml:space="preserve">the </w:t>
      </w:r>
      <w:r w:rsidR="002B490B">
        <w:rPr>
          <w:rFonts w:ascii="Times New Roman" w:hAnsi="Times New Roman" w:cs="Times New Roman"/>
        </w:rPr>
        <w:t>manufacture’s instructions.</w:t>
      </w:r>
    </w:p>
    <w:p w14:paraId="66B1C149" w14:textId="77777777" w:rsidR="00C97C24" w:rsidRDefault="00C97C24" w:rsidP="002B490B">
      <w:pPr>
        <w:spacing w:line="480" w:lineRule="auto"/>
        <w:rPr>
          <w:rFonts w:ascii="Times New Roman" w:hAnsi="Times New Roman" w:cs="Times New Roman"/>
        </w:rPr>
      </w:pPr>
    </w:p>
    <w:p w14:paraId="7291E9BC" w14:textId="28994C7F" w:rsidR="001D44A3" w:rsidRDefault="00C97C24" w:rsidP="001B4C0B">
      <w:pPr>
        <w:spacing w:line="480" w:lineRule="auto"/>
        <w:rPr>
          <w:rFonts w:ascii="Times New Roman" w:hAnsi="Times New Roman" w:cs="Times New Roman"/>
          <w:i/>
        </w:rPr>
      </w:pPr>
      <w:r>
        <w:rPr>
          <w:rFonts w:ascii="Times New Roman" w:hAnsi="Times New Roman" w:cs="Times New Roman"/>
        </w:rPr>
        <w:lastRenderedPageBreak/>
        <w:t xml:space="preserve">To sequence and identify </w:t>
      </w:r>
      <w:r w:rsidR="00B242AC">
        <w:rPr>
          <w:rFonts w:ascii="Times New Roman" w:hAnsi="Times New Roman" w:cs="Times New Roman"/>
        </w:rPr>
        <w:t>ecto</w:t>
      </w:r>
      <w:r>
        <w:rPr>
          <w:rFonts w:ascii="Times New Roman" w:hAnsi="Times New Roman" w:cs="Times New Roman"/>
        </w:rPr>
        <w:t xml:space="preserve">mycorrhiza and </w:t>
      </w:r>
      <w:r w:rsidR="00BA4023">
        <w:rPr>
          <w:rFonts w:ascii="Times New Roman" w:hAnsi="Times New Roman" w:cs="Times New Roman"/>
        </w:rPr>
        <w:t>bacteria</w:t>
      </w:r>
      <w:r w:rsidR="00B242AC">
        <w:rPr>
          <w:rFonts w:ascii="Times New Roman" w:hAnsi="Times New Roman" w:cs="Times New Roman"/>
        </w:rPr>
        <w:t xml:space="preserve"> </w:t>
      </w:r>
      <w:r>
        <w:rPr>
          <w:rFonts w:ascii="Times New Roman" w:hAnsi="Times New Roman" w:cs="Times New Roman"/>
        </w:rPr>
        <w:t>OTUs, we used c</w:t>
      </w:r>
      <w:r w:rsidR="002B490B">
        <w:rPr>
          <w:rFonts w:ascii="Times New Roman" w:hAnsi="Times New Roman" w:cs="Times New Roman"/>
        </w:rPr>
        <w:t xml:space="preserve">ustom barcode primer sets ITS1f/ITS4 and 515f/806r </w:t>
      </w:r>
      <w:r w:rsidR="00337866">
        <w:rPr>
          <w:rFonts w:ascii="Times New Roman" w:hAnsi="Times New Roman" w:cs="Times New Roman"/>
        </w:rPr>
        <w:fldChar w:fldCharType="begin">
          <w:fldData xml:space="preserve">NgA5ADUAMABlADEAYwA3AC0AOABiADgANAAtADQANgAzADcALQA5AGQAZAA5AC0AZQA3ADQANgA0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</w:fldData>
        </w:fldChar>
      </w:r>
      <w:r w:rsidR="00337866">
        <w:rPr>
          <w:rFonts w:ascii="Times New Roman" w:hAnsi="Times New Roman" w:cs="Times New Roman"/>
        </w:rPr>
        <w:instrText>ADDIN LABTIVA_CITE \* MERGEFORMAT</w:instrText>
      </w:r>
      <w:r w:rsidR="00337866">
        <w:rPr>
          <w:rFonts w:ascii="Times New Roman" w:hAnsi="Times New Roman" w:cs="Times New Roman"/>
        </w:rPr>
      </w:r>
      <w:r w:rsidR="00337866">
        <w:rPr>
          <w:rFonts w:ascii="Times New Roman" w:hAnsi="Times New Roman" w:cs="Times New Roman"/>
        </w:rPr>
        <w:fldChar w:fldCharType="separate"/>
      </w:r>
      <w:r w:rsidR="003658AD" w:rsidRPr="003658AD">
        <w:rPr>
          <w:rFonts w:ascii="Times New Roman" w:hAnsi="Times New Roman" w:cs="Times New Roman"/>
          <w:noProof/>
          <w:color w:val="000000"/>
        </w:rPr>
        <w:t xml:space="preserve">(Caporaso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2012)</w:t>
      </w:r>
      <w:r w:rsidR="00337866">
        <w:rPr>
          <w:rFonts w:ascii="Times New Roman" w:hAnsi="Times New Roman" w:cs="Times New Roman"/>
        </w:rPr>
        <w:fldChar w:fldCharType="end"/>
      </w:r>
      <w:r w:rsidR="002B490B">
        <w:rPr>
          <w:rFonts w:ascii="Times New Roman" w:hAnsi="Times New Roman" w:cs="Times New Roman"/>
        </w:rPr>
        <w:t>to PCR amplify the fungal ITS1, 5.8S, and ITS2 region of ribosomal DNA and the V4 region of bacterial 16S ribosomal DNA from total root DNA extractions. Product quality was assessed by gel electrophoresis. PCR products were cleaned with magnetic beads, quantified with Qubit fluorometric kit, and all samples were pooled at a bacteria:fungal concentration ratio of 2:1. Pool</w:t>
      </w:r>
      <w:r>
        <w:rPr>
          <w:rFonts w:ascii="Times New Roman" w:hAnsi="Times New Roman" w:cs="Times New Roman"/>
        </w:rPr>
        <w:t>ed</w:t>
      </w:r>
      <w:r w:rsidR="002B490B">
        <w:rPr>
          <w:rFonts w:ascii="Times New Roman" w:hAnsi="Times New Roman" w:cs="Times New Roman"/>
        </w:rPr>
        <w:t xml:space="preserve"> amplicon libraries were sequenced as single-index (the reverse barcode was uniquely index</w:t>
      </w:r>
      <w:r w:rsidR="00513DCF">
        <w:rPr>
          <w:rFonts w:ascii="Times New Roman" w:hAnsi="Times New Roman" w:cs="Times New Roman"/>
        </w:rPr>
        <w:t>ed) 300 base pair reads at Stan</w:t>
      </w:r>
      <w:r w:rsidR="002B490B">
        <w:rPr>
          <w:rFonts w:ascii="Times New Roman" w:hAnsi="Times New Roman" w:cs="Times New Roman"/>
        </w:rPr>
        <w:t xml:space="preserve">ford Functional Genomics Facility on one lane of an Illumina MiSeq. Reads were quality controlled by trimming low quality bases and sequenced adaptors and removing reads with average error rates greater than 0.25 using UPARSE </w:t>
      </w:r>
      <w:r w:rsidR="00337866">
        <w:rPr>
          <w:rFonts w:ascii="Times New Roman" w:hAnsi="Times New Roman" w:cs="Times New Roman"/>
        </w:rPr>
        <w:fldChar w:fldCharType="begin">
          <w:fldData xml:space="preserve">NgA5ADUAMABlADEAYwA3AC0AOABiADgANAAtADQANgAzADcALQA5AGQAZAA5AC0AZQA3ADQANgA0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</w:fldData>
        </w:fldChar>
      </w:r>
      <w:r w:rsidR="00337866">
        <w:rPr>
          <w:rFonts w:ascii="Times New Roman" w:hAnsi="Times New Roman" w:cs="Times New Roman"/>
        </w:rPr>
        <w:instrText>ADDIN LABTIVA_CITE \* MERGEFORMAT</w:instrText>
      </w:r>
      <w:r w:rsidR="00337866">
        <w:rPr>
          <w:rFonts w:ascii="Times New Roman" w:hAnsi="Times New Roman" w:cs="Times New Roman"/>
        </w:rPr>
      </w:r>
      <w:r w:rsidR="00337866">
        <w:rPr>
          <w:rFonts w:ascii="Times New Roman" w:hAnsi="Times New Roman" w:cs="Times New Roman"/>
        </w:rPr>
        <w:fldChar w:fldCharType="separate"/>
      </w:r>
      <w:r w:rsidR="003658AD" w:rsidRPr="003658AD">
        <w:rPr>
          <w:rFonts w:ascii="Times New Roman" w:hAnsi="Times New Roman" w:cs="Times New Roman"/>
          <w:noProof/>
          <w:color w:val="000000"/>
        </w:rPr>
        <w:t>(Edgar 2013)</w:t>
      </w:r>
      <w:r w:rsidR="00337866">
        <w:rPr>
          <w:rFonts w:ascii="Times New Roman" w:hAnsi="Times New Roman" w:cs="Times New Roman"/>
        </w:rPr>
        <w:fldChar w:fldCharType="end"/>
      </w:r>
      <w:r w:rsidR="002B490B">
        <w:rPr>
          <w:rFonts w:ascii="Times New Roman" w:hAnsi="Times New Roman" w:cs="Times New Roman"/>
        </w:rPr>
        <w:t>Only high quality, paired forward and reverse reads were used for O</w:t>
      </w:r>
      <w:r>
        <w:rPr>
          <w:rFonts w:ascii="Times New Roman" w:hAnsi="Times New Roman" w:cs="Times New Roman"/>
        </w:rPr>
        <w:t>TU</w:t>
      </w:r>
      <w:r w:rsidR="002B490B">
        <w:rPr>
          <w:rFonts w:ascii="Times New Roman" w:hAnsi="Times New Roman" w:cs="Times New Roman"/>
        </w:rPr>
        <w:t xml:space="preserve"> clustering at 97% identity and then checked for chimeras against the GOLD 16s rRNA database</w:t>
      </w:r>
      <w:r w:rsidR="00D95FBA">
        <w:rPr>
          <w:rFonts w:ascii="Times New Roman" w:hAnsi="Times New Roman" w:cs="Times New Roman"/>
        </w:rPr>
        <w:fldChar w:fldCharType="begin">
          <w:fldData xml:space="preserve">NgA5ADUAMABlADEAYwA3AC0AOABiADgANAAtADQANgAzADcALQA5AGQAZAA5AC0AZQA3ADQANgA0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=
</w:fldData>
        </w:fldChar>
      </w:r>
      <w:r w:rsidR="00D95FBA">
        <w:rPr>
          <w:rFonts w:ascii="Times New Roman" w:hAnsi="Times New Roman" w:cs="Times New Roman"/>
        </w:rPr>
        <w:instrText>ADDIN LABTIVA_CITE \* MERGEFORMAT</w:instrText>
      </w:r>
      <w:r w:rsidR="00D95FBA">
        <w:rPr>
          <w:rFonts w:ascii="Times New Roman" w:hAnsi="Times New Roman" w:cs="Times New Roman"/>
        </w:rPr>
      </w:r>
      <w:r w:rsidR="00D95FBA">
        <w:rPr>
          <w:rFonts w:ascii="Times New Roman" w:hAnsi="Times New Roman" w:cs="Times New Roman"/>
        </w:rPr>
        <w:fldChar w:fldCharType="separate"/>
      </w:r>
      <w:r w:rsidR="003658AD" w:rsidRPr="003658AD">
        <w:rPr>
          <w:rFonts w:ascii="Times New Roman" w:hAnsi="Times New Roman" w:cs="Times New Roman"/>
          <w:noProof/>
          <w:color w:val="000000"/>
        </w:rPr>
        <w:t xml:space="preserve">(Reddy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2015)</w:t>
      </w:r>
      <w:r w:rsidR="00D95FBA">
        <w:rPr>
          <w:rFonts w:ascii="Times New Roman" w:hAnsi="Times New Roman" w:cs="Times New Roman"/>
        </w:rPr>
        <w:fldChar w:fldCharType="end"/>
      </w:r>
      <w:r w:rsidR="002B490B">
        <w:rPr>
          <w:rFonts w:ascii="Times New Roman" w:hAnsi="Times New Roman" w:cs="Times New Roman"/>
        </w:rPr>
        <w:t xml:space="preserve">and UNITE fungal ITS database ver6_97_13.05.2014 (Kõljalg et al.) with UPARSE. Taxonomy was assigned using the RDP Classifer </w:t>
      </w:r>
      <w:r w:rsidR="00C11610" w:rsidRPr="00C60074">
        <w:rPr>
          <w:rFonts w:ascii="Times New Roman" w:hAnsi="Times New Roman" w:cs="Times New Roman"/>
          <w:noProof/>
          <w:color w:val="000000"/>
        </w:rPr>
        <w:t xml:space="preserve">(Wang </w:t>
      </w:r>
      <w:r w:rsidR="00C11610" w:rsidRPr="00C60074">
        <w:rPr>
          <w:rFonts w:ascii="Times New Roman" w:hAnsi="Times New Roman" w:cs="Times New Roman"/>
          <w:i/>
          <w:iCs/>
          <w:noProof/>
          <w:color w:val="000000"/>
        </w:rPr>
        <w:t>et al.</w:t>
      </w:r>
      <w:r w:rsidR="00C11610" w:rsidRPr="00C60074">
        <w:rPr>
          <w:rFonts w:ascii="Times New Roman" w:hAnsi="Times New Roman" w:cs="Times New Roman"/>
          <w:noProof/>
          <w:color w:val="000000"/>
        </w:rPr>
        <w:t xml:space="preserve"> 2007)</w:t>
      </w:r>
      <w:r w:rsidR="00C11610" w:rsidDel="00C11610">
        <w:rPr>
          <w:rFonts w:ascii="Times New Roman" w:hAnsi="Times New Roman" w:cs="Times New Roman"/>
        </w:rPr>
        <w:t xml:space="preserve"> </w:t>
      </w:r>
      <w:r w:rsidR="002B490B">
        <w:rPr>
          <w:rFonts w:ascii="Times New Roman" w:hAnsi="Times New Roman" w:cs="Times New Roman"/>
        </w:rPr>
        <w:t xml:space="preserve">and UNITE (ver6_97_13.05.2014) in QIIME </w:t>
      </w:r>
      <w:r w:rsidR="00C11610">
        <w:rPr>
          <w:rFonts w:ascii="Times New Roman" w:hAnsi="Times New Roman" w:cs="Times New Roman"/>
        </w:rPr>
        <w:fldChar w:fldCharType="begin">
          <w:fldData xml:space="preserve">NgA5ADUAMABlADEAYwA3AC0AOABiADgANAAtADQANgAzADcALQA5AGQAZAA5AC0AZQA3ADQANgA0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</w:fldData>
        </w:fldChar>
      </w:r>
      <w:r w:rsidR="00C11610">
        <w:rPr>
          <w:rFonts w:ascii="Times New Roman" w:hAnsi="Times New Roman" w:cs="Times New Roman"/>
        </w:rPr>
        <w:instrText>ADDIN LABTIVA_CITE \* MERGEFORMAT</w:instrText>
      </w:r>
      <w:r w:rsidR="00C11610">
        <w:rPr>
          <w:rFonts w:ascii="Times New Roman" w:hAnsi="Times New Roman" w:cs="Times New Roman"/>
        </w:rPr>
      </w:r>
      <w:r w:rsidR="00C11610">
        <w:rPr>
          <w:rFonts w:ascii="Times New Roman" w:hAnsi="Times New Roman" w:cs="Times New Roman"/>
        </w:rPr>
        <w:fldChar w:fldCharType="separate"/>
      </w:r>
      <w:r w:rsidR="003658AD" w:rsidRPr="003658AD">
        <w:rPr>
          <w:rFonts w:ascii="Times New Roman" w:hAnsi="Times New Roman" w:cs="Times New Roman"/>
          <w:noProof/>
          <w:color w:val="000000"/>
        </w:rPr>
        <w:t xml:space="preserve">(Caporaso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2010)</w:t>
      </w:r>
      <w:r w:rsidR="00C11610">
        <w:rPr>
          <w:rFonts w:ascii="Times New Roman" w:hAnsi="Times New Roman" w:cs="Times New Roman"/>
        </w:rPr>
        <w:fldChar w:fldCharType="end"/>
      </w:r>
      <w:r>
        <w:rPr>
          <w:rFonts w:ascii="Times New Roman" w:hAnsi="Times New Roman" w:cs="Times New Roman"/>
        </w:rPr>
        <w:t xml:space="preserve">We then normalized datasets and discarded </w:t>
      </w:r>
      <w:r w:rsidR="002B490B">
        <w:rPr>
          <w:rFonts w:ascii="Times New Roman" w:hAnsi="Times New Roman" w:cs="Times New Roman"/>
        </w:rPr>
        <w:t xml:space="preserve">some OTUs and samples </w:t>
      </w:r>
      <w:r>
        <w:rPr>
          <w:rFonts w:ascii="Times New Roman" w:hAnsi="Times New Roman" w:cs="Times New Roman"/>
        </w:rPr>
        <w:t xml:space="preserve">based on the following conditions: </w:t>
      </w:r>
      <w:r w:rsidR="002B490B">
        <w:rPr>
          <w:rFonts w:ascii="Times New Roman" w:hAnsi="Times New Roman" w:cs="Times New Roman"/>
        </w:rPr>
        <w:t>OTUs with no known taxonomy (any OTU that did not blast to at least Kingdom Fungi, Bacteria or Archaea); root samples with fewer than 6000 fungal reads; mitochondrial and chloroplast OTUs with samples with less than 9000 bacterial reads.</w:t>
      </w:r>
    </w:p>
    <w:p w14:paraId="13666997" w14:textId="77777777" w:rsidR="00E16568" w:rsidRDefault="00E16568" w:rsidP="001B4C0B">
      <w:pPr>
        <w:spacing w:line="480" w:lineRule="auto"/>
        <w:rPr>
          <w:rFonts w:ascii="Times New Roman" w:hAnsi="Times New Roman" w:cs="Times New Roman"/>
          <w:i/>
        </w:rPr>
      </w:pPr>
    </w:p>
    <w:p w14:paraId="47489A63" w14:textId="47579D75" w:rsidR="00A40567" w:rsidRPr="00A40567" w:rsidRDefault="00A40567" w:rsidP="001B4C0B">
      <w:pPr>
        <w:spacing w:line="480" w:lineRule="auto"/>
        <w:rPr>
          <w:rFonts w:ascii="Times New Roman" w:hAnsi="Times New Roman" w:cs="Times New Roman"/>
          <w:i/>
        </w:rPr>
      </w:pPr>
      <w:r w:rsidRPr="00C2459A">
        <w:rPr>
          <w:rFonts w:ascii="Times New Roman" w:hAnsi="Times New Roman" w:cs="Times New Roman"/>
          <w:i/>
        </w:rPr>
        <w:t>What are the mechanisms by which willow genetic and environmental variation affects community responses?</w:t>
      </w:r>
    </w:p>
    <w:p w14:paraId="5FA04F94" w14:textId="0B0E6C3A" w:rsidR="001D44A3" w:rsidRPr="00D64ABE" w:rsidDel="006D5A44" w:rsidRDefault="00764123" w:rsidP="00E16568">
      <w:pPr>
        <w:spacing w:line="480" w:lineRule="auto"/>
        <w:rPr>
          <w:del w:id="241" w:author="Matthew Barbour" w:date="2016-06-30T12:21:00Z"/>
          <w:rFonts w:ascii="Times New Roman" w:hAnsi="Times New Roman" w:cs="Times New Roman"/>
          <w:i/>
        </w:rPr>
      </w:pPr>
      <w:commentRangeStart w:id="242"/>
      <w:commentRangeStart w:id="243"/>
      <w:del w:id="244" w:author="Matthew Barbour" w:date="2016-06-30T12:21:00Z">
        <w:r w:rsidDel="006D5A44">
          <w:rPr>
            <w:rFonts w:ascii="Times New Roman" w:hAnsi="Times New Roman" w:cs="Times New Roman"/>
            <w:i/>
          </w:rPr>
          <w:lastRenderedPageBreak/>
          <w:delText>Mechanisms of community assembly</w:delText>
        </w:r>
        <w:commentRangeEnd w:id="242"/>
        <w:r w:rsidR="00A01C32" w:rsidDel="006D5A44">
          <w:rPr>
            <w:rStyle w:val="CommentReference"/>
          </w:rPr>
          <w:commentReference w:id="242"/>
        </w:r>
        <w:commentRangeEnd w:id="243"/>
        <w:r w:rsidR="00616DB1" w:rsidDel="006D5A44">
          <w:rPr>
            <w:rStyle w:val="CommentReference"/>
          </w:rPr>
          <w:commentReference w:id="243"/>
        </w:r>
      </w:del>
    </w:p>
    <w:p w14:paraId="7523B057" w14:textId="26E4FC59"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w:t>
      </w:r>
      <w:r w:rsidR="002B23A1">
        <w:rPr>
          <w:rFonts w:ascii="Times New Roman" w:hAnsi="Times New Roman" w:cs="Times New Roman"/>
        </w:rPr>
        <w:t xml:space="preserve"> </w:t>
      </w:r>
      <w:r w:rsidR="003A25BA">
        <w:rPr>
          <w:rFonts w:ascii="Times New Roman" w:hAnsi="Times New Roman" w:cs="Times New Roman"/>
        </w:rPr>
        <w:t xml:space="preserve">Prior work in this study system has found that </w:t>
      </w:r>
      <w:r w:rsidR="0088391B">
        <w:rPr>
          <w:rFonts w:ascii="Times New Roman" w:hAnsi="Times New Roman" w:cs="Times New Roman"/>
        </w:rPr>
        <w:t>variation in both p</w:t>
      </w:r>
      <w:r w:rsidR="003A25BA">
        <w:rPr>
          <w:rFonts w:ascii="Times New Roman" w:hAnsi="Times New Roman" w:cs="Times New Roman"/>
        </w:rPr>
        <w:t xml:space="preserve">lant growth and leaf quality traits affect the </w:t>
      </w:r>
      <w:r w:rsidR="0088391B">
        <w:rPr>
          <w:rFonts w:ascii="Times New Roman" w:hAnsi="Times New Roman" w:cs="Times New Roman"/>
        </w:rPr>
        <w:t>likelihood of</w:t>
      </w:r>
      <w:r w:rsidR="003A25BA">
        <w:rPr>
          <w:rFonts w:ascii="Times New Roman" w:hAnsi="Times New Roman" w:cs="Times New Roman"/>
        </w:rPr>
        <w:t xml:space="preserve"> willows being colonized by foliar arthropods (Barbour et al. 2015)</w:t>
      </w:r>
      <w:r w:rsidR="0088391B">
        <w:rPr>
          <w:rFonts w:ascii="Times New Roman" w:hAnsi="Times New Roman" w:cs="Times New Roman"/>
        </w:rPr>
        <w:t xml:space="preserve">.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trichome density, specific leaf area (SLA), percentage carbon (C) and nitrogen (N), and C:N.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ImageJ (Abrámoff, Magalhães,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 xml:space="preserve">(Cornelissen </w:t>
      </w:r>
      <w:r w:rsidR="00E16568" w:rsidRPr="002C12F4">
        <w:rPr>
          <w:rFonts w:ascii="Times New Roman" w:hAnsi="Times New Roman" w:cs="Times New Roman"/>
          <w:i/>
          <w:rPrChange w:id="245" w:author="Matthew Barbour" w:date="2016-07-07T07:42:00Z">
            <w:rPr>
              <w:rFonts w:ascii="Times New Roman" w:hAnsi="Times New Roman" w:cs="Times New Roman"/>
            </w:rPr>
          </w:rPrChange>
        </w:rPr>
        <w:t>et al.</w:t>
      </w:r>
      <w:r w:rsidR="00E16568" w:rsidRPr="00B37669">
        <w:rPr>
          <w:rFonts w:ascii="Times New Roman" w:hAnsi="Times New Roman" w:cs="Times New Roman"/>
        </w:rPr>
        <w:t xml:space="preserve">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w:t>
      </w:r>
      <w:r w:rsidR="00E16568" w:rsidRPr="002C12F4">
        <w:rPr>
          <w:rFonts w:ascii="Times New Roman" w:hAnsi="Times New Roman" w:cs="Times New Roman"/>
          <w:i/>
          <w:rPrChange w:id="246" w:author="Matthew Barbour" w:date="2016-07-07T07:42:00Z">
            <w:rPr>
              <w:rFonts w:ascii="Times New Roman" w:hAnsi="Times New Roman" w:cs="Times New Roman"/>
            </w:rPr>
          </w:rPrChange>
        </w:rPr>
        <w:t>et al.</w:t>
      </w:r>
      <w:r w:rsidR="00E16568" w:rsidRPr="00B37669">
        <w:rPr>
          <w:rFonts w:ascii="Times New Roman" w:hAnsi="Times New Roman" w:cs="Times New Roman"/>
        </w:rPr>
        <w:t xml:space="preserve">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r w:rsidR="00E16568" w:rsidRPr="00B37669">
        <w:rPr>
          <w:rFonts w:ascii="Times New Roman" w:hAnsi="Times New Roman" w:cs="Times New Roman"/>
        </w:rPr>
        <w:t>PrometheusWiki Contributors 2010). To measure trichome density,</w:t>
      </w:r>
      <w:r w:rsidR="00E16568">
        <w:rPr>
          <w:rFonts w:ascii="Times New Roman" w:hAnsi="Times New Roman" w:cs="Times New Roman"/>
        </w:rPr>
        <w:t xml:space="preserve"> </w:t>
      </w:r>
      <w:r w:rsidR="00E16568" w:rsidRPr="00B37669">
        <w:rPr>
          <w:rFonts w:ascii="Times New Roman" w:hAnsi="Times New Roman" w:cs="Times New Roman"/>
        </w:rPr>
        <w:t>we counted the number of trichomes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ball mill (Mixer/Mill 8000D, SPEX SamplePrep;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 xml:space="preserve">ECS 4010; Costech Analytical </w:t>
      </w:r>
      <w:r w:rsidR="00E16568">
        <w:rPr>
          <w:rFonts w:ascii="Times New Roman" w:hAnsi="Times New Roman" w:cs="Times New Roman"/>
        </w:rPr>
        <w:lastRenderedPageBreak/>
        <w:t>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r w:rsidR="0088391B">
        <w:rPr>
          <w:rFonts w:ascii="Times New Roman" w:hAnsi="Times New Roman" w:cs="Times New Roman"/>
        </w:rPr>
        <w:t>Fo</w:t>
      </w:r>
      <w:r w:rsidR="00C576E9">
        <w:rPr>
          <w:rFonts w:ascii="Times New Roman" w:hAnsi="Times New Roman" w:cs="Times New Roman"/>
        </w:rPr>
        <w:t xml:space="preserve">r root-associated communities, we hypothesized that variation in root C:N may affect community assembly. A small subsample of roots </w:t>
      </w:r>
      <w:r w:rsidR="003A25BA">
        <w:rPr>
          <w:rFonts w:ascii="Times New Roman" w:hAnsi="Times New Roman" w:cs="Times New Roman"/>
        </w:rPr>
        <w:t xml:space="preserve">from each plant </w:t>
      </w:r>
      <w:r w:rsidR="00C576E9">
        <w:rPr>
          <w:rFonts w:ascii="Times New Roman" w:hAnsi="Times New Roman" w:cs="Times New Roman"/>
        </w:rPr>
        <w:t>was oven-</w:t>
      </w:r>
      <w:r w:rsidR="003A25BA">
        <w:rPr>
          <w:rFonts w:ascii="Times New Roman" w:hAnsi="Times New Roman" w:cs="Times New Roman"/>
        </w:rPr>
        <w:t>dried,</w:t>
      </w:r>
      <w:r w:rsidR="00C576E9">
        <w:rPr>
          <w:rFonts w:ascii="Times New Roman" w:hAnsi="Times New Roman" w:cs="Times New Roman"/>
        </w:rPr>
        <w:t xml:space="preserve"> crushed with a razor blade and approximately 4 mg were flash combusted on a Carlo-Erba 1500 elemental analyzer</w:t>
      </w:r>
      <w:r w:rsidR="003A25BA">
        <w:rPr>
          <w:rFonts w:ascii="Times New Roman" w:hAnsi="Times New Roman" w:cs="Times New Roman"/>
        </w:rPr>
        <w:t xml:space="preserve"> to measure percentage C and N</w:t>
      </w:r>
      <w:r w:rsidR="00C576E9">
        <w:rPr>
          <w:rFonts w:ascii="Times New Roman" w:hAnsi="Times New Roman" w:cs="Times New Roman"/>
        </w:rPr>
        <w:t>.</w:t>
      </w:r>
    </w:p>
    <w:p w14:paraId="6031E58E" w14:textId="77777777" w:rsidR="001B4C0B" w:rsidRPr="0059295B" w:rsidRDefault="001B4C0B" w:rsidP="0059295B">
      <w:pPr>
        <w:spacing w:line="480" w:lineRule="auto"/>
        <w:rPr>
          <w:rFonts w:ascii="Times New Roman" w:hAnsi="Times New Roman" w:cs="Times New Roman"/>
        </w:rPr>
      </w:pPr>
    </w:p>
    <w:p w14:paraId="362623F9" w14:textId="3B8C8ABE" w:rsidR="009F405D" w:rsidRDefault="00124834" w:rsidP="00124834">
      <w:pPr>
        <w:spacing w:line="480" w:lineRule="auto"/>
        <w:rPr>
          <w:rFonts w:ascii="Times New Roman" w:hAnsi="Times New Roman" w:cs="Times New Roman"/>
        </w:rPr>
      </w:pPr>
      <w:commentRangeStart w:id="247"/>
      <w:commentRangeStart w:id="248"/>
      <w:r w:rsidRPr="00D64ABE">
        <w:rPr>
          <w:rFonts w:ascii="Times New Roman" w:hAnsi="Times New Roman" w:cs="Times New Roman"/>
          <w:u w:val="single"/>
        </w:rPr>
        <w:t>Soil characteristics</w:t>
      </w:r>
      <w:r w:rsidR="00D64ABE">
        <w:rPr>
          <w:rFonts w:ascii="Times New Roman" w:hAnsi="Times New Roman" w:cs="Times New Roman"/>
        </w:rPr>
        <w:t xml:space="preserve"> – </w:t>
      </w:r>
      <w:commentRangeEnd w:id="247"/>
      <w:r w:rsidR="00A01C32">
        <w:rPr>
          <w:rStyle w:val="CommentReference"/>
        </w:rPr>
        <w:commentReference w:id="247"/>
      </w:r>
      <w:commentRangeEnd w:id="248"/>
      <w:r w:rsidR="00616DB1">
        <w:rPr>
          <w:rStyle w:val="CommentReference"/>
        </w:rPr>
        <w:commentReference w:id="248"/>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w:t>
      </w:r>
      <w:r w:rsidR="00043AEA">
        <w:rPr>
          <w:rFonts w:ascii="Times New Roman" w:hAnsi="Times New Roman" w:cs="Times New Roman"/>
        </w:rPr>
        <w:t>trait</w:t>
      </w:r>
      <w:r w:rsidR="001A539D">
        <w:rPr>
          <w:rFonts w:ascii="Times New Roman" w:hAnsi="Times New Roman" w:cs="Times New Roman"/>
        </w:rPr>
        <w:t>s and</w:t>
      </w:r>
      <w:r>
        <w:rPr>
          <w:rFonts w:ascii="Times New Roman" w:hAnsi="Times New Roman" w:cs="Times New Roman"/>
        </w:rPr>
        <w:t xml:space="preserve"> the assembly of </w:t>
      </w:r>
      <w:r w:rsidR="00B242AC">
        <w:rPr>
          <w:rFonts w:ascii="Times New Roman" w:hAnsi="Times New Roman" w:cs="Times New Roman"/>
        </w:rPr>
        <w:t>ecto</w:t>
      </w:r>
      <w:r>
        <w:rPr>
          <w:rFonts w:ascii="Times New Roman" w:hAnsi="Times New Roman" w:cs="Times New Roman"/>
        </w:rPr>
        <w:t xml:space="preserve">mychorizzal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3658AD" w:rsidRPr="003658AD">
        <w:rPr>
          <w:rFonts w:ascii="Times New Roman" w:hAnsi="Times New Roman" w:cs="Times New Roman"/>
          <w:noProof/>
          <w:color w:val="000000"/>
        </w:rPr>
        <w:t xml:space="preserve">(Erlandson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sidR="00437344">
        <w:rPr>
          <w:rFonts w:ascii="Times New Roman" w:hAnsi="Times New Roman" w:cs="Times New Roman"/>
        </w:rPr>
        <w:t>would</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3658AD" w:rsidRPr="003658AD">
        <w:rPr>
          <w:rFonts w:ascii="Times New Roman" w:hAnsi="Times New Roman" w:cs="Times New Roman"/>
          <w:noProof/>
          <w:color w:val="000000"/>
        </w:rPr>
        <w:t>(LORTIE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Ca, Mg, K, P, Fe, Mn, Cu, Zn, B, S, Pb,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xml:space="preserve">) and the rest of the ionic elements, with positive values indicating high supply rates of all ionic </w:t>
      </w:r>
      <w:r w:rsidR="0060606E">
        <w:rPr>
          <w:rFonts w:ascii="Times New Roman" w:hAnsi="Times New Roman" w:cs="Times New Roman"/>
        </w:rPr>
        <w:lastRenderedPageBreak/>
        <w:t>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71B997B6" w14:textId="797EAC8C" w:rsidR="008B7895" w:rsidRDefault="008B7895" w:rsidP="0059295B">
      <w:pPr>
        <w:spacing w:line="480" w:lineRule="auto"/>
        <w:rPr>
          <w:rFonts w:ascii="Times New Roman" w:hAnsi="Times New Roman" w:cs="Times New Roman"/>
          <w:i/>
        </w:rPr>
      </w:pPr>
      <w:r>
        <w:rPr>
          <w:rFonts w:ascii="Times New Roman" w:hAnsi="Times New Roman" w:cs="Times New Roman"/>
          <w:i/>
        </w:rPr>
        <w:t>Statistical Analyses</w:t>
      </w:r>
    </w:p>
    <w:p w14:paraId="45CFC14A" w14:textId="2E518B31" w:rsidR="008B7895" w:rsidRDefault="008B7895" w:rsidP="008B7895">
      <w:pPr>
        <w:spacing w:line="480" w:lineRule="auto"/>
        <w:rPr>
          <w:rFonts w:ascii="Times New Roman" w:hAnsi="Times New Roman" w:cs="Times New Roman"/>
        </w:rPr>
      </w:pPr>
      <w:r>
        <w:rPr>
          <w:rFonts w:ascii="Times New Roman" w:hAnsi="Times New Roman" w:cs="Times New Roman"/>
          <w:u w:val="single"/>
        </w:rPr>
        <w:t>Community responses</w:t>
      </w:r>
      <w:r>
        <w:rPr>
          <w:rFonts w:ascii="Times New Roman" w:hAnsi="Times New Roman" w:cs="Times New Roman"/>
        </w:rPr>
        <w:t xml:space="preserve"> – To examine how willow genotype, the environment, and their </w:t>
      </w:r>
      <w:r>
        <w:rPr>
          <w:rStyle w:val="CommentReference"/>
        </w:rPr>
        <w:commentReference w:id="249"/>
      </w:r>
      <w:r>
        <w:rPr>
          <w:rStyle w:val="CommentReference"/>
        </w:rPr>
        <w:commentReference w:id="250"/>
      </w:r>
      <w:r>
        <w:rPr>
          <w:rFonts w:ascii="Times New Roman" w:hAnsi="Times New Roman" w:cs="Times New Roman"/>
        </w:rPr>
        <w:t xml:space="preserve">interaction influenced richness, abundance, and rarefied richness of aboveground arthropods as well as ectomycorrhiza and root 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003658AD" w:rsidRPr="003658AD">
        <w:rPr>
          <w:rFonts w:ascii="Times New Roman" w:hAnsi="Times New Roman" w:cs="Times New Roman"/>
          <w:noProof/>
          <w:color w:val="000000"/>
        </w:rPr>
        <w:t xml:space="preserve">(Bolker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For the ant-aphid experiment, </w:t>
      </w:r>
      <w:r>
        <w:rPr>
          <w:rFonts w:ascii="Times New Roman" w:hAnsi="Times New Roman" w:cs="Times New Roman"/>
        </w:rPr>
        <w:lastRenderedPageBreak/>
        <w:t xml:space="preserve">we omitted </w:t>
      </w:r>
      <w:r w:rsidRPr="0008605B">
        <w:rPr>
          <w:rFonts w:ascii="Times New Roman" w:hAnsi="Times New Roman" w:cs="Times New Roman"/>
          <w:i/>
        </w:rPr>
        <w:t>A. farinosa</w:t>
      </w:r>
      <w:r>
        <w:rPr>
          <w:rFonts w:ascii="Times New Roman" w:hAnsi="Times New Roman" w:cs="Times New Roman"/>
        </w:rPr>
        <w:t xml:space="preserve"> and </w:t>
      </w:r>
      <w:r w:rsidRPr="0008605B">
        <w:rPr>
          <w:rFonts w:ascii="Times New Roman" w:hAnsi="Times New Roman" w:cs="Times New Roman"/>
          <w:i/>
        </w:rPr>
        <w:t>F. obscuripes</w:t>
      </w:r>
      <w:r>
        <w:rPr>
          <w:rFonts w:ascii="Times New Roman" w:hAnsi="Times New Roman" w:cs="Times New Roman"/>
        </w:rPr>
        <w:t xml:space="preserve"> from our calculations of arthropod community properties because we expected our treatments to manipulate their abundances. We specified block (ant mound) and plots nested within block (</w:t>
      </w:r>
      <w:r w:rsidR="00437344">
        <w:rPr>
          <w:rFonts w:ascii="Times New Roman" w:hAnsi="Times New Roman" w:cs="Times New Roman"/>
        </w:rPr>
        <w:t xml:space="preserve">the </w:t>
      </w:r>
      <w:r>
        <w:rPr>
          <w:rFonts w:ascii="Times New Roman" w:hAnsi="Times New Roman" w:cs="Times New Roman"/>
        </w:rPr>
        <w:t>3 different distances from ant mound) as random effects. We specified willow genotype, aphid treatment, distance from ant mound, and their 3-way interaction as fixed effects in the model. For the wind experiment, we specified block (willow patch) and plots nested within block (</w:t>
      </w:r>
      <w:r w:rsidR="00437344">
        <w:rPr>
          <w:rFonts w:ascii="Times New Roman" w:hAnsi="Times New Roman" w:cs="Times New Roman"/>
        </w:rPr>
        <w:t xml:space="preserve">the </w:t>
      </w:r>
      <w:r>
        <w:rPr>
          <w:rFonts w:ascii="Times New Roman" w:hAnsi="Times New Roman" w:cs="Times New Roman"/>
        </w:rPr>
        <w:t xml:space="preserve">2 wind exposure treatments) as random effects. We specified willow genotype, wind treatment, sampling year, and their 3-way interaction as fixed effects in the model. Plant mortality in each experiment resulted in unbalanced designs, so we used Type II sum-of-squares to test the significance of fixed effects. For continuous responses (rarefied richness, normalized abundances of ectomycorrhiza and bacteria) we specified Gaussian error distributions in our models and tested the significance of fixed effects using F-tests with Kenward-Roger approximated degrees of freedom. For count responses (richness and arthropod abundances), we specified Poisson error distributions in our models and tested the significance of fixed effects using likelihood-ratio tests. If necessary, we modeled overdispersion in these Poisson models by specifying an individual-level random effect. </w:t>
      </w:r>
    </w:p>
    <w:p w14:paraId="4E371D88" w14:textId="77777777" w:rsidR="008B7895" w:rsidRDefault="008B7895" w:rsidP="008B7895">
      <w:pPr>
        <w:spacing w:line="480" w:lineRule="auto"/>
        <w:rPr>
          <w:rFonts w:ascii="Times New Roman" w:hAnsi="Times New Roman" w:cs="Times New Roman"/>
        </w:rPr>
      </w:pPr>
    </w:p>
    <w:p w14:paraId="3374C898" w14:textId="54D239A4" w:rsidR="008B7895" w:rsidRPr="001D44A3" w:rsidRDefault="008B7895" w:rsidP="008B7895">
      <w:pPr>
        <w:spacing w:line="480" w:lineRule="auto"/>
        <w:rPr>
          <w:rFonts w:ascii="Times New Roman" w:hAnsi="Times New Roman" w:cs="Times New Roman"/>
        </w:rPr>
      </w:pPr>
      <w:r>
        <w:rPr>
          <w:rFonts w:ascii="Times New Roman" w:hAnsi="Times New Roman" w:cs="Times New Roman"/>
        </w:rPr>
        <w:t xml:space="preserve">To examine whether community composition depended on willow genotype, the environment, or their interaction, </w:t>
      </w:r>
      <w:commentRangeStart w:id="251"/>
      <w:r>
        <w:rPr>
          <w:rFonts w:ascii="Times New Roman" w:hAnsi="Times New Roman" w:cs="Times New Roman"/>
        </w:rPr>
        <w:t xml:space="preserve">we applied a Hellinger transformation </w:t>
      </w:r>
      <w:commentRangeEnd w:id="251"/>
      <w:r>
        <w:rPr>
          <w:rStyle w:val="CommentReference"/>
        </w:rPr>
        <w:commentReference w:id="251"/>
      </w:r>
      <w:r>
        <w:rPr>
          <w:rFonts w:ascii="Times New Roman" w:hAnsi="Times New Roman" w:cs="Times New Roman"/>
        </w:rPr>
        <w:t xml:space="preserve">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003658AD" w:rsidRPr="003658AD">
        <w:rPr>
          <w:rFonts w:ascii="Times New Roman" w:hAnsi="Times New Roman" w:cs="Times New Roman"/>
          <w:noProof/>
          <w:color w:val="000000"/>
        </w:rPr>
        <w:t xml:space="preserve"> </w:t>
      </w:r>
      <w:r w:rsidR="003658AD" w:rsidRPr="003658AD">
        <w:rPr>
          <w:rFonts w:ascii="Times New Roman" w:hAnsi="Times New Roman" w:cs="Times New Roman"/>
          <w:noProof/>
          <w:color w:val="000000"/>
        </w:rPr>
        <w:t>(Legendre &amp; Gallagher 2001)</w:t>
      </w:r>
      <w:r>
        <w:rPr>
          <w:rFonts w:ascii="Times New Roman" w:hAnsi="Times New Roman" w:cs="Times New Roman"/>
        </w:rPr>
        <w:fldChar w:fldCharType="end"/>
      </w:r>
      <w:r>
        <w:rPr>
          <w:rFonts w:ascii="Times New Roman" w:hAnsi="Times New Roman" w:cs="Times New Roman"/>
        </w:rPr>
        <w:t xml:space="preserve"> and conducted separate </w:t>
      </w:r>
      <w:r w:rsidR="00AB257D">
        <w:rPr>
          <w:rFonts w:ascii="Times New Roman" w:hAnsi="Times New Roman" w:cs="Times New Roman"/>
        </w:rPr>
        <w:t xml:space="preserve">redundancy analyses </w:t>
      </w:r>
      <w:r>
        <w:rPr>
          <w:rFonts w:ascii="Times New Roman" w:hAnsi="Times New Roman" w:cs="Times New Roman"/>
        </w:rPr>
        <w:t>(</w:t>
      </w:r>
      <w:r w:rsidR="00F6762E">
        <w:rPr>
          <w:rFonts w:ascii="Times New Roman" w:hAnsi="Times New Roman" w:cs="Times New Roman"/>
        </w:rPr>
        <w:t>RD</w:t>
      </w:r>
      <w:r>
        <w:rPr>
          <w:rFonts w:ascii="Times New Roman" w:hAnsi="Times New Roman" w:cs="Times New Roman"/>
        </w:rPr>
        <w:t>A, 1000 permutations on Euclidean distances) for the arthropod, ectomycorrhiza, and bacteria communities.</w:t>
      </w:r>
      <w:ins w:id="252" w:author="Matthew Barbour" w:date="2016-06-29T11:01:00Z">
        <w:r w:rsidR="00F6762E">
          <w:rPr>
            <w:rFonts w:ascii="Times New Roman" w:hAnsi="Times New Roman" w:cs="Times New Roman"/>
          </w:rPr>
          <w:t xml:space="preserve"> A </w:t>
        </w:r>
        <w:commentRangeStart w:id="253"/>
        <w:r w:rsidR="00F6762E">
          <w:rPr>
            <w:rFonts w:ascii="Times New Roman" w:hAnsi="Times New Roman" w:cs="Times New Roman"/>
          </w:rPr>
          <w:t>Hellinger</w:t>
        </w:r>
      </w:ins>
      <w:commentRangeEnd w:id="253"/>
      <w:ins w:id="254" w:author="Matthew Barbour" w:date="2016-07-02T15:22:00Z">
        <w:r w:rsidR="0044087D">
          <w:rPr>
            <w:rStyle w:val="CommentReference"/>
          </w:rPr>
          <w:commentReference w:id="253"/>
        </w:r>
      </w:ins>
      <w:ins w:id="256" w:author="Matthew Barbour" w:date="2016-06-29T11:01:00Z">
        <w:r w:rsidR="00F6762E">
          <w:rPr>
            <w:rFonts w:ascii="Times New Roman" w:hAnsi="Times New Roman" w:cs="Times New Roman"/>
          </w:rPr>
          <w:t xml:space="preserve"> transformation was appropriate because calculating Euclidean </w:t>
        </w:r>
        <w:r w:rsidR="00F6762E">
          <w:rPr>
            <w:rFonts w:ascii="Times New Roman" w:hAnsi="Times New Roman" w:cs="Times New Roman"/>
          </w:rPr>
          <w:lastRenderedPageBreak/>
          <w:t xml:space="preserve">distances on raw abundance data can </w:t>
        </w:r>
      </w:ins>
      <w:ins w:id="257" w:author="Matthew Barbour" w:date="2016-06-29T22:28:00Z">
        <w:r w:rsidR="00167F34">
          <w:rPr>
            <w:rFonts w:ascii="Times New Roman" w:hAnsi="Times New Roman" w:cs="Times New Roman"/>
          </w:rPr>
          <w:t xml:space="preserve">sometimes </w:t>
        </w:r>
      </w:ins>
      <w:ins w:id="258" w:author="Matthew Barbour" w:date="2016-06-29T11:01:00Z">
        <w:r w:rsidR="00F6762E">
          <w:rPr>
            <w:rFonts w:ascii="Times New Roman" w:hAnsi="Times New Roman" w:cs="Times New Roman"/>
          </w:rPr>
          <w:t>result in two communities that do not share the same species being more similar than two communities that do share the same species (</w:t>
        </w:r>
        <w:r w:rsidR="00F6762E" w:rsidRPr="004B4446">
          <w:rPr>
            <w:rFonts w:ascii="Times New Roman" w:hAnsi="Times New Roman" w:cs="Times New Roman"/>
            <w:noProof/>
            <w:color w:val="000000"/>
          </w:rPr>
          <w:t>Legendre &amp; Gallagher 2001)</w:t>
        </w:r>
        <w:r w:rsidR="00F6762E">
          <w:rPr>
            <w:rFonts w:ascii="Times New Roman" w:hAnsi="Times New Roman" w:cs="Times New Roman"/>
          </w:rPr>
          <w:t xml:space="preserve">. </w:t>
        </w:r>
      </w:ins>
      <w:r>
        <w:rPr>
          <w:rFonts w:ascii="Times New Roman" w:hAnsi="Times New Roman" w:cs="Times New Roman"/>
        </w:rPr>
        <w:t xml:space="preserve">We incorporated the same fixed effects structured as we used to analyze the univariate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permutation test as previously described. This ensured that our significance tests of treatments that varied at the plot-level were based on the appropriate residual degrees of freedom (wind exposure residual </w:t>
      </w:r>
      <w:r w:rsidRPr="002B3249">
        <w:rPr>
          <w:rFonts w:ascii="Times New Roman" w:hAnsi="Times New Roman" w:cs="Times New Roman"/>
          <w:i/>
        </w:rPr>
        <w:t xml:space="preserve">df </w:t>
      </w:r>
      <w:r>
        <w:rPr>
          <w:rFonts w:ascii="Times New Roman" w:hAnsi="Times New Roman" w:cs="Times New Roman"/>
        </w:rPr>
        <w:t xml:space="preserve">= 9; distance from ant mound residual </w:t>
      </w:r>
      <w:r w:rsidRPr="002B3249">
        <w:rPr>
          <w:rFonts w:ascii="Times New Roman" w:hAnsi="Times New Roman" w:cs="Times New Roman"/>
          <w:i/>
        </w:rPr>
        <w:t>df</w:t>
      </w:r>
      <w:r>
        <w:rPr>
          <w:rFonts w:ascii="Times New Roman" w:hAnsi="Times New Roman" w:cs="Times New Roman"/>
        </w:rPr>
        <w:t xml:space="preserve"> = 4).</w:t>
      </w:r>
    </w:p>
    <w:p w14:paraId="2E39C671" w14:textId="13165E3D" w:rsidR="008B7895" w:rsidRDefault="008B7895" w:rsidP="0059295B">
      <w:pPr>
        <w:spacing w:line="480" w:lineRule="auto"/>
        <w:rPr>
          <w:rFonts w:ascii="Times New Roman" w:hAnsi="Times New Roman" w:cs="Times New Roman"/>
        </w:rPr>
      </w:pPr>
    </w:p>
    <w:p w14:paraId="701A15AE" w14:textId="77777777" w:rsidR="008B7895" w:rsidRPr="00B37669" w:rsidRDefault="008B7895" w:rsidP="008B7895">
      <w:pPr>
        <w:spacing w:line="480" w:lineRule="auto"/>
        <w:rPr>
          <w:rFonts w:ascii="Times New Roman" w:hAnsi="Times New Roman" w:cs="Times New Roman"/>
        </w:rPr>
      </w:pPr>
      <w:r w:rsidRPr="00AB257D">
        <w:rPr>
          <w:rFonts w:ascii="Times New Roman" w:hAnsi="Times New Roman" w:cs="Times New Roman"/>
          <w:u w:val="single"/>
        </w:rPr>
        <w:t>Plant traits</w:t>
      </w:r>
      <w:r>
        <w:rPr>
          <w:rFonts w:ascii="Times New Roman" w:hAnsi="Times New Roman" w:cs="Times New Roman"/>
        </w:rPr>
        <w:t xml:space="preserve"> – To analyze how willow genotype, the environment, and their interaction influenced willow phenotypes, we used separate GLMMs with the same structure described in the </w:t>
      </w:r>
      <w:r w:rsidRPr="0044087D">
        <w:rPr>
          <w:rFonts w:ascii="Times New Roman" w:hAnsi="Times New Roman" w:cs="Times New Roman"/>
          <w:u w:val="single"/>
        </w:rPr>
        <w:t>Community responses</w:t>
      </w:r>
      <w:r>
        <w:rPr>
          <w:rFonts w:ascii="Times New Roman" w:hAnsi="Times New Roman" w:cs="Times New Roman"/>
          <w:i/>
        </w:rPr>
        <w:t xml:space="preserve"> </w:t>
      </w:r>
      <w:r>
        <w:rPr>
          <w:rFonts w:ascii="Times New Roman" w:hAnsi="Times New Roman" w:cs="Times New Roman"/>
        </w:rPr>
        <w:t>section. For the wind experiment, we lacked multiple years of data on leaf trichome density (2012 only), SLA (2013 only), leaf C:N (2013 only), and root C:N (2013 only); therefore, we removed sampling year, and its interactions, from the fixed effects structures of these GLMMs.</w:t>
      </w:r>
    </w:p>
    <w:p w14:paraId="390137C5" w14:textId="28CE3D25" w:rsidR="008B7895" w:rsidRPr="008B7895" w:rsidRDefault="008B7895" w:rsidP="0059295B">
      <w:pPr>
        <w:spacing w:line="480" w:lineRule="auto"/>
        <w:rPr>
          <w:rFonts w:ascii="Times New Roman" w:hAnsi="Times New Roman" w:cs="Times New Roman"/>
        </w:rPr>
      </w:pPr>
    </w:p>
    <w:p w14:paraId="560E0B1E" w14:textId="0E1B0709" w:rsidR="0088391B" w:rsidRDefault="008B7895" w:rsidP="0059295B">
      <w:pPr>
        <w:spacing w:line="480" w:lineRule="auto"/>
        <w:rPr>
          <w:rFonts w:ascii="Times New Roman" w:hAnsi="Times New Roman" w:cs="Times New Roman"/>
        </w:rPr>
      </w:pPr>
      <w:r w:rsidRPr="00AB257D">
        <w:rPr>
          <w:rFonts w:ascii="Times New Roman" w:hAnsi="Times New Roman" w:cs="Times New Roman"/>
          <w:u w:val="single"/>
        </w:rPr>
        <w:t>Soil characteristics</w:t>
      </w:r>
      <w:r>
        <w:rPr>
          <w:rFonts w:ascii="Times New Roman" w:hAnsi="Times New Roman" w:cs="Times New Roman"/>
        </w:rPr>
        <w:t xml:space="preserve"> – </w:t>
      </w:r>
      <w:r w:rsidR="0088391B">
        <w:rPr>
          <w:rFonts w:ascii="Times New Roman" w:hAnsi="Times New Roman" w:cs="Times New Roman"/>
        </w:rPr>
        <w:t xml:space="preserve">To examine the effect of wind exposure on soil characteristics (total N, nutrients PC1, %OM, and soil moisture), we used separate mixed effect models with </w:t>
      </w:r>
      <w:r w:rsidR="0088391B">
        <w:rPr>
          <w:rFonts w:ascii="Times New Roman" w:hAnsi="Times New Roman" w:cs="Times New Roman"/>
        </w:rPr>
        <w:lastRenderedPageBreak/>
        <w:t>wind treatment as a fixed effect and block (willow patch) as a random effect. Since all soil characteristics were continuous responses, we specified Gaussian error distributions in our models and tested the significance of fixed effects using F-tests with Kenward-Roger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57E903ED"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ins w:id="259" w:author="Matthew Barbour" w:date="2016-07-02T15:26:00Z">
        <w:r w:rsidR="0044087D">
          <w:rPr>
            <w:rFonts w:ascii="Times New Roman" w:hAnsi="Times New Roman" w:cs="Times New Roman"/>
          </w:rPr>
          <w:t xml:space="preserve">To distinguish the </w:t>
        </w:r>
        <w:r w:rsidR="0044087D" w:rsidRPr="00437344">
          <w:rPr>
            <w:rFonts w:ascii="Times New Roman" w:hAnsi="Times New Roman" w:cs="Times New Roman"/>
          </w:rPr>
          <w:t xml:space="preserve">mechanisms by which willow genetic and environmental variation affects community </w:t>
        </w:r>
        <w:commentRangeStart w:id="260"/>
        <w:r w:rsidR="0044087D" w:rsidRPr="00437344">
          <w:rPr>
            <w:rFonts w:ascii="Times New Roman" w:hAnsi="Times New Roman" w:cs="Times New Roman"/>
          </w:rPr>
          <w:t>responses</w:t>
        </w:r>
      </w:ins>
      <w:commentRangeEnd w:id="260"/>
      <w:ins w:id="261" w:author="Matthew Barbour" w:date="2016-07-02T15:48:00Z">
        <w:r w:rsidR="00C2459A">
          <w:rPr>
            <w:rStyle w:val="CommentReference"/>
          </w:rPr>
          <w:commentReference w:id="260"/>
        </w:r>
      </w:ins>
      <w:ins w:id="263" w:author="Matthew Barbour" w:date="2016-07-02T15:26:00Z">
        <w:r w:rsidR="0044087D">
          <w:rPr>
            <w:rFonts w:ascii="Times New Roman" w:hAnsi="Times New Roman" w:cs="Times New Roman"/>
          </w:rPr>
          <w:t xml:space="preserve">, </w:t>
        </w:r>
      </w:ins>
      <w:commentRangeStart w:id="264"/>
      <w:del w:id="265" w:author="Matthew Barbour" w:date="2016-07-02T15:26:00Z">
        <w:r w:rsidR="00E13205" w:rsidDel="0044087D">
          <w:rPr>
            <w:rFonts w:ascii="Times New Roman" w:hAnsi="Times New Roman" w:cs="Times New Roman"/>
          </w:rPr>
          <w:delText xml:space="preserve">Ultimately, we </w:delText>
        </w:r>
        <w:r w:rsidR="00361641" w:rsidDel="0044087D">
          <w:rPr>
            <w:rFonts w:ascii="Times New Roman" w:hAnsi="Times New Roman" w:cs="Times New Roman"/>
          </w:rPr>
          <w:delText>wanted to examine</w:delText>
        </w:r>
        <w:r w:rsidR="00E13205" w:rsidDel="0044087D">
          <w:rPr>
            <w:rFonts w:ascii="Times New Roman" w:hAnsi="Times New Roman" w:cs="Times New Roman"/>
          </w:rPr>
          <w:delText xml:space="preserve"> </w:delText>
        </w:r>
        <w:commentRangeEnd w:id="264"/>
        <w:r w:rsidR="00A01C32" w:rsidDel="0044087D">
          <w:rPr>
            <w:rStyle w:val="CommentReference"/>
          </w:rPr>
          <w:commentReference w:id="264"/>
        </w:r>
        <w:r w:rsidR="00E13205" w:rsidDel="0044087D">
          <w:rPr>
            <w:rFonts w:ascii="Times New Roman" w:hAnsi="Times New Roman" w:cs="Times New Roman"/>
          </w:rPr>
          <w:delText xml:space="preserve">how willow phenotypes and soil properties mediated the direct and indirect effects of willow genotype and the environment on community responses. </w:delText>
        </w:r>
        <w:r w:rsidR="00361641" w:rsidDel="0044087D">
          <w:rPr>
            <w:rFonts w:ascii="Times New Roman" w:hAnsi="Times New Roman" w:cs="Times New Roman"/>
          </w:rPr>
          <w:delText xml:space="preserve">To quantify these effects, </w:delText>
        </w:r>
      </w:del>
      <w:r w:rsidR="00361641">
        <w:rPr>
          <w:rFonts w:ascii="Times New Roman" w:hAnsi="Times New Roman" w:cs="Times New Roman"/>
        </w:rPr>
        <w:t>we used piecewise structural equation models (SEMs</w:t>
      </w:r>
      <w:r w:rsidR="00945CA2">
        <w:rPr>
          <w:rFonts w:ascii="Times New Roman" w:hAnsi="Times New Roman" w:cs="Times New Roman"/>
        </w:rPr>
        <w:t xml:space="preserve">) </w:t>
      </w:r>
      <w:r w:rsidR="00C97C24">
        <w:rPr>
          <w:rFonts w:ascii="Times New Roman" w:hAnsi="Times New Roman" w:cs="Times New Roman"/>
        </w:rPr>
        <w:fldChar w:fldCharType="begin">
          <w:fldData xml:space="preserve">NgA5ADUAMABlADEAYwA3AC0AOABiADgANAAtADQANgAzADcALQA5AGQAZAA5AC0AZQA3ADQANgA0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</w:fldData>
        </w:fldChar>
      </w:r>
      <w:r w:rsidR="00C97C24">
        <w:rPr>
          <w:rFonts w:ascii="Times New Roman" w:hAnsi="Times New Roman" w:cs="Times New Roman"/>
        </w:rPr>
        <w:instrText>ADDIN LABTIVA_CITE \* MERGEFORMAT</w:instrText>
      </w:r>
      <w:r w:rsidR="00C97C24">
        <w:rPr>
          <w:rFonts w:ascii="Times New Roman" w:hAnsi="Times New Roman" w:cs="Times New Roman"/>
        </w:rPr>
      </w:r>
      <w:r w:rsidR="00C97C24">
        <w:rPr>
          <w:rFonts w:ascii="Times New Roman" w:hAnsi="Times New Roman" w:cs="Times New Roman"/>
        </w:rPr>
        <w:fldChar w:fldCharType="separate"/>
      </w:r>
      <w:r w:rsidR="003658AD" w:rsidRPr="003658AD">
        <w:rPr>
          <w:rFonts w:ascii="Times New Roman" w:hAnsi="Times New Roman" w:cs="Times New Roman"/>
          <w:noProof/>
          <w:color w:val="000000"/>
        </w:rPr>
        <w:t>(Lefcheck 2015)</w:t>
      </w:r>
      <w:r w:rsidR="00C97C24">
        <w:rPr>
          <w:rFonts w:ascii="Times New Roman" w:hAnsi="Times New Roman" w:cs="Times New Roman"/>
        </w:rPr>
        <w:fldChar w:fldCharType="end"/>
      </w:r>
      <w:r w:rsidR="00361641">
        <w:rPr>
          <w:rFonts w:ascii="Times New Roman" w:hAnsi="Times New Roman" w:cs="Times New Roman"/>
        </w:rPr>
        <w:t>. An advantage of piecewise SEMs is 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lies on multiple regression, structural equation models</w:t>
      </w:r>
      <w:r w:rsidR="00E13205">
        <w:rPr>
          <w:rFonts w:ascii="Times New Roman" w:hAnsi="Times New Roman" w:cs="Times New Roman"/>
        </w:rPr>
        <w:t xml:space="preserve"> can give misleading results if there is collinearity among predictor variables. To mitigate the effects of collinearity,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r w:rsidR="00AC0A38">
        <w:rPr>
          <w:rFonts w:ascii="Times New Roman" w:hAnsi="Times New Roman" w:cs="Times New Roman"/>
        </w:rPr>
        <w:t xml:space="preserve">a regularized iterative PCA algorithm to impute missing values </w:t>
      </w:r>
      <w:r w:rsidR="00AC0A38">
        <w:rPr>
          <w:rFonts w:ascii="Times New Roman" w:hAnsi="Times New Roman" w:cs="Times New Roman"/>
        </w:rPr>
        <w:fldChar w:fldCharType="begin">
          <w:fldData xml:space="preserve">NgA5ADUAMABlADEAYwA3AC0AOABiADgANAAtADQANgAzADcALQA5AGQAZAA5AC0AZQA3ADQANgA0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==
</w:fldData>
        </w:fldChar>
      </w:r>
      <w:r w:rsidR="00AC0A38">
        <w:rPr>
          <w:rFonts w:ascii="Times New Roman" w:hAnsi="Times New Roman" w:cs="Times New Roman"/>
        </w:rPr>
        <w:instrText>ADDIN LABTIVA_CITE \* MERGEFORMAT</w:instrText>
      </w:r>
      <w:r w:rsidR="00AC0A38">
        <w:rPr>
          <w:rFonts w:ascii="Times New Roman" w:hAnsi="Times New Roman" w:cs="Times New Roman"/>
        </w:rPr>
      </w:r>
      <w:r w:rsidR="00AC0A38">
        <w:rPr>
          <w:rFonts w:ascii="Times New Roman" w:hAnsi="Times New Roman" w:cs="Times New Roman"/>
        </w:rPr>
        <w:fldChar w:fldCharType="separate"/>
      </w:r>
      <w:r w:rsidR="003658AD" w:rsidRPr="003658AD">
        <w:rPr>
          <w:rFonts w:ascii="Times New Roman" w:hAnsi="Times New Roman" w:cs="Times New Roman"/>
          <w:noProof/>
          <w:color w:val="000000"/>
        </w:rPr>
        <w:t>(Josse &amp; Husson 2013)</w:t>
      </w:r>
      <w:r w:rsidR="00AC0A38">
        <w:rPr>
          <w:rFonts w:ascii="Times New Roman" w:hAnsi="Times New Roman" w:cs="Times New Roman"/>
        </w:rPr>
        <w:fldChar w:fldCharType="end"/>
      </w:r>
      <w:r w:rsidR="00AC0A38">
        <w:rPr>
          <w:rFonts w:ascii="Times New Roman" w:hAnsi="Times New Roman" w:cs="Times New Roman"/>
        </w:rPr>
        <w:t xml:space="preserve">. </w:t>
      </w:r>
      <w:r w:rsidR="00E13205">
        <w:rPr>
          <w:rFonts w:ascii="Times New Roman" w:hAnsi="Times New Roman" w:cs="Times New Roman"/>
        </w:rPr>
        <w:t>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1A7672B4" w14:textId="722F8F8B" w:rsidR="00701973" w:rsidRDefault="00361641" w:rsidP="00701973">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w:t>
      </w:r>
      <w:commentRangeStart w:id="266"/>
      <w:commentRangeStart w:id="267"/>
      <w:r w:rsidR="00AC24E1">
        <w:rPr>
          <w:rFonts w:ascii="Times New Roman" w:hAnsi="Times New Roman" w:cs="Times New Roman"/>
        </w:rPr>
        <w:t xml:space="preserve">calculate standardized coefficients </w:t>
      </w:r>
      <w:commentRangeEnd w:id="266"/>
      <w:r w:rsidR="00A01C32">
        <w:rPr>
          <w:rStyle w:val="CommentReference"/>
        </w:rPr>
        <w:commentReference w:id="266"/>
      </w:r>
      <w:commentRangeEnd w:id="267"/>
      <w:r w:rsidR="00945CA2">
        <w:rPr>
          <w:rStyle w:val="CommentReference"/>
        </w:rPr>
        <w:commentReference w:id="267"/>
      </w:r>
      <w:r w:rsidR="00AC24E1">
        <w:rPr>
          <w:rFonts w:ascii="Times New Roman" w:hAnsi="Times New Roman" w:cs="Times New Roman"/>
        </w:rPr>
        <w:t xml:space="preserve">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w:t>
      </w:r>
      <w:r w:rsidR="00AC24E1">
        <w:rPr>
          <w:rFonts w:ascii="Times New Roman" w:hAnsi="Times New Roman" w:cs="Times New Roman"/>
        </w:rPr>
        <w:lastRenderedPageBreak/>
        <w:t xml:space="preserve">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3658AD" w:rsidRPr="003658AD">
        <w:rPr>
          <w:rFonts w:ascii="Times New Roman" w:hAnsi="Times New Roman" w:cs="Times New Roman"/>
          <w:noProof/>
          <w:color w:val="000000"/>
        </w:rPr>
        <w:t>(Nakagawa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xml:space="preserve">, we used a test of directed separation (Shipley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r w:rsidR="00E309DB" w:rsidRPr="00E309DB">
        <w:rPr>
          <w:rFonts w:ascii="Times New Roman" w:hAnsi="Times New Roman" w:cs="Times New Roman"/>
          <w:i/>
        </w:rPr>
        <w:t>i</w:t>
      </w:r>
      <w:r w:rsidR="00E309DB" w:rsidRPr="00E309DB">
        <w:rPr>
          <w:rFonts w:ascii="Times New Roman" w:hAnsi="Times New Roman" w:cs="Times New Roman"/>
        </w:rPr>
        <w:t xml:space="preserve">th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439F995" w14:textId="77777777" w:rsidR="00AC0A38" w:rsidRDefault="00AC0A38" w:rsidP="00701973">
      <w:pPr>
        <w:spacing w:line="480" w:lineRule="auto"/>
        <w:rPr>
          <w:rFonts w:ascii="Times New Roman" w:hAnsi="Times New Roman" w:cs="Times New Roman"/>
        </w:rPr>
      </w:pPr>
    </w:p>
    <w:p w14:paraId="1DF84C20" w14:textId="6F700029" w:rsidR="008B7895" w:rsidRPr="008B7895" w:rsidRDefault="00701973" w:rsidP="00701973">
      <w:pPr>
        <w:spacing w:line="480" w:lineRule="auto"/>
        <w:rPr>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p>
    <w:p w14:paraId="374AA6EB" w14:textId="77777777" w:rsidR="002C7607" w:rsidRDefault="002C7607" w:rsidP="0059295B">
      <w:pPr>
        <w:spacing w:line="480" w:lineRule="auto"/>
        <w:rPr>
          <w:rFonts w:ascii="Times New Roman" w:hAnsi="Times New Roman" w:cs="Times New Roman"/>
          <w:b/>
        </w:rPr>
      </w:pPr>
    </w:p>
    <w:p w14:paraId="0CA2AF7C" w14:textId="317EDCCC" w:rsidR="00764123" w:rsidRPr="00DA11C0" w:rsidRDefault="00DA11C0" w:rsidP="0059295B">
      <w:pPr>
        <w:spacing w:line="480" w:lineRule="auto"/>
        <w:rPr>
          <w:rFonts w:ascii="Times New Roman" w:hAnsi="Times New Roman" w:cs="Times New Roman"/>
          <w:b/>
        </w:rPr>
      </w:pPr>
      <w:r w:rsidRPr="00DA11C0">
        <w:rPr>
          <w:rFonts w:ascii="Times New Roman" w:hAnsi="Times New Roman" w:cs="Times New Roman"/>
          <w:b/>
        </w:rPr>
        <w:t>Results</w:t>
      </w:r>
    </w:p>
    <w:p w14:paraId="5693B74D" w14:textId="1C481955" w:rsidR="00207F84" w:rsidRDefault="00207F84" w:rsidP="002F4C17">
      <w:pPr>
        <w:spacing w:line="480" w:lineRule="auto"/>
        <w:rPr>
          <w:rFonts w:ascii="Times New Roman" w:hAnsi="Times New Roman" w:cs="Times New Roman"/>
          <w:i/>
        </w:rPr>
      </w:pPr>
      <w:r>
        <w:rPr>
          <w:rFonts w:ascii="Times New Roman" w:hAnsi="Times New Roman" w:cs="Times New Roman"/>
          <w:i/>
        </w:rPr>
        <w:t>What is the relative importance of willow genotype vs. the biotic</w:t>
      </w:r>
      <w:r w:rsidR="0022535F">
        <w:rPr>
          <w:rFonts w:ascii="Times New Roman" w:hAnsi="Times New Roman" w:cs="Times New Roman"/>
          <w:i/>
        </w:rPr>
        <w:t xml:space="preserve"> and abiotic</w:t>
      </w:r>
      <w:r>
        <w:rPr>
          <w:rFonts w:ascii="Times New Roman" w:hAnsi="Times New Roman" w:cs="Times New Roman"/>
          <w:i/>
        </w:rPr>
        <w:t xml:space="preserve"> environment in structuring associated communities?</w:t>
      </w:r>
    </w:p>
    <w:p w14:paraId="5906CE46" w14:textId="7A3964C1" w:rsidR="00DA11C0" w:rsidRPr="00DA11C0" w:rsidDel="00E67D71" w:rsidRDefault="007254F5" w:rsidP="002F4C17">
      <w:pPr>
        <w:spacing w:line="480" w:lineRule="auto"/>
        <w:rPr>
          <w:del w:id="268" w:author="Matthew Barbour" w:date="2016-06-30T13:46:00Z"/>
          <w:rFonts w:ascii="Times New Roman" w:hAnsi="Times New Roman" w:cs="Times New Roman"/>
          <w:i/>
        </w:rPr>
      </w:pPr>
      <w:r w:rsidRPr="00C2459A">
        <w:rPr>
          <w:rFonts w:ascii="Times New Roman" w:hAnsi="Times New Roman" w:cs="Times New Roman"/>
          <w:u w:val="single"/>
        </w:rPr>
        <w:t>Ant-aphid experiment</w:t>
      </w:r>
      <w:r>
        <w:rPr>
          <w:rFonts w:ascii="Times New Roman" w:hAnsi="Times New Roman" w:cs="Times New Roman"/>
        </w:rPr>
        <w:t xml:space="preserve"> – </w:t>
      </w:r>
      <w:commentRangeStart w:id="269"/>
      <w:commentRangeStart w:id="270"/>
      <w:del w:id="271" w:author="Matthew Barbour" w:date="2016-06-30T13:46:00Z">
        <w:r w:rsidR="00DA11C0" w:rsidDel="00E67D71">
          <w:rPr>
            <w:rFonts w:ascii="Times New Roman" w:hAnsi="Times New Roman" w:cs="Times New Roman"/>
            <w:i/>
          </w:rPr>
          <w:delText>Community responses</w:delText>
        </w:r>
        <w:commentRangeEnd w:id="269"/>
        <w:r w:rsidR="00A01C32" w:rsidDel="00E67D71">
          <w:rPr>
            <w:rStyle w:val="CommentReference"/>
          </w:rPr>
          <w:commentReference w:id="269"/>
        </w:r>
        <w:commentRangeEnd w:id="270"/>
        <w:r w:rsidR="00945CA2" w:rsidDel="00E67D71">
          <w:rPr>
            <w:rStyle w:val="CommentReference"/>
          </w:rPr>
          <w:commentReference w:id="270"/>
        </w:r>
      </w:del>
    </w:p>
    <w:p w14:paraId="788BD13C" w14:textId="26CDA588" w:rsidR="002F4C17" w:rsidRDefault="00DF128F" w:rsidP="002F4C17">
      <w:pPr>
        <w:spacing w:line="480" w:lineRule="auto"/>
        <w:rPr>
          <w:rFonts w:ascii="Times New Roman" w:hAnsi="Times New Roman" w:cs="Times New Roman"/>
        </w:rPr>
      </w:pPr>
      <w:r>
        <w:rPr>
          <w:rFonts w:ascii="Times New Roman" w:hAnsi="Times New Roman" w:cs="Times New Roman"/>
        </w:rPr>
        <w:t>W</w:t>
      </w:r>
      <w:r w:rsidR="005E4689">
        <w:rPr>
          <w:rFonts w:ascii="Times New Roman" w:hAnsi="Times New Roman" w:cs="Times New Roman"/>
        </w:rPr>
        <w:t xml:space="preserve">illow genotype and </w:t>
      </w:r>
      <w:r>
        <w:rPr>
          <w:rFonts w:ascii="Times New Roman" w:hAnsi="Times New Roman" w:cs="Times New Roman"/>
        </w:rPr>
        <w:t>the biotic environment</w:t>
      </w:r>
      <w:r w:rsidR="005E4689">
        <w:rPr>
          <w:rFonts w:ascii="Times New Roman" w:hAnsi="Times New Roman" w:cs="Times New Roman"/>
        </w:rPr>
        <w:t xml:space="preserve"> </w:t>
      </w:r>
      <w:r w:rsidR="00E46DE3">
        <w:rPr>
          <w:rFonts w:ascii="Times New Roman" w:hAnsi="Times New Roman" w:cs="Times New Roman"/>
        </w:rPr>
        <w:t>had both independent and interactive effects on</w:t>
      </w:r>
      <w:r w:rsidR="004E31E6">
        <w:rPr>
          <w:rFonts w:ascii="Times New Roman" w:hAnsi="Times New Roman" w:cs="Times New Roman"/>
        </w:rPr>
        <w:t xml:space="preserve"> the arthropod community </w:t>
      </w:r>
      <w:r w:rsidR="005E4689">
        <w:rPr>
          <w:rFonts w:ascii="Times New Roman" w:hAnsi="Times New Roman" w:cs="Times New Roman"/>
        </w:rPr>
        <w:t xml:space="preserve">(Table 1). </w:t>
      </w:r>
      <w:r w:rsidR="009560BB">
        <w:rPr>
          <w:rFonts w:ascii="Times New Roman" w:hAnsi="Times New Roman" w:cs="Times New Roman"/>
        </w:rPr>
        <w:t xml:space="preserve">Specifically, we found that </w:t>
      </w:r>
      <w:r>
        <w:rPr>
          <w:rFonts w:ascii="Times New Roman" w:hAnsi="Times New Roman" w:cs="Times New Roman"/>
        </w:rPr>
        <w:t>a</w:t>
      </w:r>
      <w:r w:rsidR="006E4BD7">
        <w:rPr>
          <w:rFonts w:ascii="Times New Roman" w:hAnsi="Times New Roman" w:cs="Times New Roman"/>
        </w:rPr>
        <w:t xml:space="preserve">rthropod richness </w:t>
      </w:r>
      <w:r w:rsidR="00D249F4">
        <w:rPr>
          <w:rFonts w:ascii="Times New Roman" w:hAnsi="Times New Roman" w:cs="Times New Roman"/>
        </w:rPr>
        <w:t>var</w:t>
      </w:r>
      <w:r w:rsidR="009560BB">
        <w:rPr>
          <w:rFonts w:ascii="Times New Roman" w:hAnsi="Times New Roman" w:cs="Times New Roman"/>
        </w:rPr>
        <w:t>ied</w:t>
      </w:r>
      <w:r w:rsidR="00D249F4">
        <w:rPr>
          <w:rFonts w:ascii="Times New Roman" w:hAnsi="Times New Roman" w:cs="Times New Roman"/>
        </w:rPr>
        <w:t xml:space="preserve"> </w:t>
      </w:r>
      <w:r w:rsidR="006E4BD7">
        <w:rPr>
          <w:rFonts w:ascii="Times New Roman" w:hAnsi="Times New Roman" w:cs="Times New Roman"/>
        </w:rPr>
        <w:t>from 1.2 to 3.2</w:t>
      </w:r>
      <w:r w:rsidR="00D249F4">
        <w:rPr>
          <w:rFonts w:ascii="Times New Roman" w:hAnsi="Times New Roman" w:cs="Times New Roman"/>
        </w:rPr>
        <w:t xml:space="preserve"> </w:t>
      </w:r>
      <w:r w:rsidR="009560BB">
        <w:rPr>
          <w:rFonts w:ascii="Times New Roman" w:hAnsi="Times New Roman" w:cs="Times New Roman"/>
        </w:rPr>
        <w:t xml:space="preserve">species </w:t>
      </w:r>
      <w:r w:rsidR="00D249F4">
        <w:rPr>
          <w:rFonts w:ascii="Times New Roman" w:hAnsi="Times New Roman" w:cs="Times New Roman"/>
        </w:rPr>
        <w:t>among genotypes</w:t>
      </w:r>
      <w:r w:rsidR="00284995">
        <w:rPr>
          <w:rFonts w:ascii="Times New Roman" w:hAnsi="Times New Roman" w:cs="Times New Roman"/>
        </w:rPr>
        <w:t xml:space="preserve"> (Fig. </w:t>
      </w:r>
      <w:r w:rsidR="00284995">
        <w:rPr>
          <w:rFonts w:ascii="Times New Roman" w:hAnsi="Times New Roman" w:cs="Times New Roman"/>
        </w:rPr>
        <w:lastRenderedPageBreak/>
        <w:t>1A</w:t>
      </w:r>
      <w:r w:rsidR="006E4BD7">
        <w:rPr>
          <w:rFonts w:ascii="Times New Roman" w:hAnsi="Times New Roman" w:cs="Times New Roman"/>
        </w:rPr>
        <w:t>)</w:t>
      </w:r>
      <w:r w:rsidR="00A75106">
        <w:rPr>
          <w:rFonts w:ascii="Times New Roman" w:hAnsi="Times New Roman" w:cs="Times New Roman"/>
        </w:rPr>
        <w:t>,</w:t>
      </w:r>
      <w:r w:rsidR="009560BB">
        <w:rPr>
          <w:rFonts w:ascii="Times New Roman" w:hAnsi="Times New Roman" w:cs="Times New Roman"/>
        </w:rPr>
        <w:t xml:space="preserve"> while </w:t>
      </w:r>
      <w:r w:rsidR="00284995">
        <w:rPr>
          <w:rFonts w:ascii="Times New Roman" w:hAnsi="Times New Roman" w:cs="Times New Roman"/>
        </w:rPr>
        <w:t xml:space="preserve">arthropod abundance varied 4-fold among </w:t>
      </w:r>
      <w:r w:rsidR="009560BB">
        <w:rPr>
          <w:rFonts w:ascii="Times New Roman" w:hAnsi="Times New Roman" w:cs="Times New Roman"/>
        </w:rPr>
        <w:t>the different clones (</w:t>
      </w:r>
      <w:r w:rsidR="00284995">
        <w:rPr>
          <w:rFonts w:ascii="Times New Roman" w:hAnsi="Times New Roman" w:cs="Times New Roman"/>
        </w:rPr>
        <w:t xml:space="preserve">Fig. 1B). </w:t>
      </w:r>
      <w:r w:rsidR="002F4C17">
        <w:rPr>
          <w:rFonts w:ascii="Times New Roman" w:hAnsi="Times New Roman" w:cs="Times New Roman"/>
        </w:rPr>
        <w:t xml:space="preserve">The effect of willow genotype on arthropod richness appeared to be due to correlated responses in arthropod abundance, as </w:t>
      </w:r>
      <w:r w:rsidR="009560BB">
        <w:rPr>
          <w:rFonts w:ascii="Times New Roman" w:hAnsi="Times New Roman" w:cs="Times New Roman"/>
        </w:rPr>
        <w:t xml:space="preserve">there was no difference in </w:t>
      </w:r>
      <w:r w:rsidR="009E439A">
        <w:rPr>
          <w:rFonts w:ascii="Times New Roman" w:hAnsi="Times New Roman" w:cs="Times New Roman"/>
        </w:rPr>
        <w:t>rarefied richness</w:t>
      </w:r>
      <w:r w:rsidR="009560BB">
        <w:rPr>
          <w:rFonts w:ascii="Times New Roman" w:hAnsi="Times New Roman" w:cs="Times New Roman"/>
        </w:rPr>
        <w:t xml:space="preserve"> among genotypes</w:t>
      </w:r>
      <w:r w:rsidR="00284995">
        <w:rPr>
          <w:rFonts w:ascii="Times New Roman" w:hAnsi="Times New Roman" w:cs="Times New Roman"/>
        </w:rPr>
        <w:t xml:space="preserve"> (Table 1)</w:t>
      </w:r>
      <w:r w:rsidR="002F4C17">
        <w:rPr>
          <w:rFonts w:ascii="Times New Roman" w:hAnsi="Times New Roman" w:cs="Times New Roman"/>
        </w:rPr>
        <w:t>.</w:t>
      </w:r>
      <w:r w:rsidR="000A7613">
        <w:rPr>
          <w:rFonts w:ascii="Times New Roman" w:hAnsi="Times New Roman" w:cs="Times New Roman"/>
        </w:rPr>
        <w:t xml:space="preserve"> </w:t>
      </w:r>
      <w:r w:rsidR="002D3A35">
        <w:rPr>
          <w:rFonts w:ascii="Times New Roman" w:hAnsi="Times New Roman" w:cs="Times New Roman"/>
        </w:rPr>
        <w:t>Aphid treatment was the only factor that affected rarefied richness (Table 1), leading to a 16% decrease in rarefied richness when aphids were added to willows (Fig. 1D); however, this effect of aphid treatment did not translate into an effect on total richness (Table 1). Willows in the aphid treatment also had 2-fold more arthropods, but only at the furthest distance from ant mounds (</w:t>
      </w:r>
      <w:r w:rsidR="002D3A35" w:rsidRPr="00916A2B">
        <w:rPr>
          <w:rFonts w:ascii="Times New Roman" w:hAnsi="Times New Roman" w:cs="Times New Roman"/>
        </w:rPr>
        <w:t>E</w:t>
      </w:r>
      <w:r w:rsidR="002D3A35" w:rsidRPr="00916A2B">
        <w:rPr>
          <w:rFonts w:ascii="Times New Roman" w:hAnsi="Times New Roman" w:cs="Times New Roman"/>
          <w:vertAlign w:val="subscript"/>
        </w:rPr>
        <w:t>aphid</w:t>
      </w:r>
      <m:oMath>
        <m:r>
          <w:rPr>
            <w:rFonts w:ascii="Cambria Math" w:hAnsi="Cambria Math" w:cs="Times New Roman"/>
          </w:rPr>
          <m:t>×</m:t>
        </m:r>
      </m:oMath>
      <w:r w:rsidR="002D3A35" w:rsidRPr="00916A2B">
        <w:rPr>
          <w:rFonts w:ascii="Times New Roman" w:hAnsi="Times New Roman" w:cs="Times New Roman"/>
        </w:rPr>
        <w:t>E</w:t>
      </w:r>
      <w:r w:rsidR="002D3A35" w:rsidRPr="00916A2B">
        <w:rPr>
          <w:rFonts w:ascii="Times New Roman" w:hAnsi="Times New Roman" w:cs="Times New Roman"/>
          <w:vertAlign w:val="subscript"/>
        </w:rPr>
        <w:t>ant</w:t>
      </w:r>
      <w:r w:rsidR="002D3A35">
        <w:rPr>
          <w:rFonts w:ascii="Times New Roman" w:hAnsi="Times New Roman" w:cs="Times New Roman"/>
        </w:rPr>
        <w:t xml:space="preserve">, Table 1, Fig. 1C). Proximity to ant mounds did not influence any other aspect of the arthropod community (Table 1). </w:t>
      </w:r>
      <w:commentRangeStart w:id="272"/>
      <w:ins w:id="273" w:author="Mary O'Connor" w:date="2016-06-14T17:21:00Z">
        <w:r w:rsidR="00A01C32">
          <w:rPr>
            <w:rFonts w:ascii="Times New Roman" w:hAnsi="Times New Roman" w:cs="Times New Roman"/>
          </w:rPr>
          <w:t>A</w:t>
        </w:r>
      </w:ins>
      <w:r w:rsidR="002A424B">
        <w:rPr>
          <w:rFonts w:ascii="Times New Roman" w:hAnsi="Times New Roman" w:cs="Times New Roman"/>
        </w:rPr>
        <w:t>r</w:t>
      </w:r>
      <w:r w:rsidR="00747FE2">
        <w:rPr>
          <w:rFonts w:ascii="Times New Roman" w:hAnsi="Times New Roman" w:cs="Times New Roman"/>
        </w:rPr>
        <w:t>thropod community</w:t>
      </w:r>
      <w:commentRangeStart w:id="274"/>
      <w:ins w:id="275" w:author="Mary O'Connor" w:date="2016-06-14T17:21:00Z">
        <w:r w:rsidR="00A01C32">
          <w:rPr>
            <w:rFonts w:ascii="Times New Roman" w:hAnsi="Times New Roman" w:cs="Times New Roman"/>
          </w:rPr>
          <w:t xml:space="preserve"> composition</w:t>
        </w:r>
      </w:ins>
      <w:r w:rsidR="00747FE2">
        <w:rPr>
          <w:rFonts w:ascii="Times New Roman" w:hAnsi="Times New Roman" w:cs="Times New Roman"/>
        </w:rPr>
        <w:t xml:space="preserve"> </w:t>
      </w:r>
      <w:commentRangeEnd w:id="274"/>
      <w:r w:rsidR="00C2459A">
        <w:rPr>
          <w:rStyle w:val="CommentReference"/>
        </w:rPr>
        <w:commentReference w:id="274"/>
      </w:r>
      <w:r w:rsidR="00747FE2">
        <w:rPr>
          <w:rFonts w:ascii="Times New Roman" w:hAnsi="Times New Roman" w:cs="Times New Roman"/>
        </w:rPr>
        <w:t>was influenced</w:t>
      </w:r>
      <w:r w:rsidR="002A424B">
        <w:rPr>
          <w:rFonts w:ascii="Times New Roman" w:hAnsi="Times New Roman" w:cs="Times New Roman"/>
        </w:rPr>
        <w:t xml:space="preserve"> by an interaction between </w:t>
      </w:r>
      <w:r w:rsidR="009C1903">
        <w:rPr>
          <w:rFonts w:ascii="Times New Roman" w:hAnsi="Times New Roman" w:cs="Times New Roman"/>
        </w:rPr>
        <w:t xml:space="preserve">willow genotype and the </w:t>
      </w:r>
      <w:r w:rsidR="002A424B">
        <w:rPr>
          <w:rFonts w:ascii="Times New Roman" w:hAnsi="Times New Roman" w:cs="Times New Roman"/>
        </w:rPr>
        <w:t>aphid treatment (</w:t>
      </w:r>
      <w:r w:rsidR="00747FE2">
        <w:rPr>
          <w:rFonts w:ascii="Times New Roman" w:hAnsi="Times New Roman" w:cs="Times New Roman"/>
        </w:rPr>
        <w:t xml:space="preserve">Table 1, </w:t>
      </w:r>
      <w:r w:rsidR="002A424B" w:rsidRPr="002A424B">
        <w:rPr>
          <w:rFonts w:ascii="Times New Roman" w:hAnsi="Times New Roman" w:cs="Times New Roman"/>
          <w:iCs/>
        </w:rPr>
        <w:t xml:space="preserve">Fig. </w:t>
      </w:r>
      <w:r w:rsidR="00284995">
        <w:rPr>
          <w:rFonts w:ascii="Times New Roman" w:hAnsi="Times New Roman" w:cs="Times New Roman"/>
          <w:iCs/>
        </w:rPr>
        <w:t>1E</w:t>
      </w:r>
      <w:r w:rsidR="0015581F" w:rsidRPr="002A424B">
        <w:rPr>
          <w:rFonts w:ascii="Times New Roman" w:hAnsi="Times New Roman" w:cs="Times New Roman"/>
          <w:iCs/>
        </w:rPr>
        <w:t>)</w:t>
      </w:r>
      <w:r w:rsidR="002F4C17" w:rsidRPr="002A424B">
        <w:rPr>
          <w:rFonts w:ascii="Times New Roman" w:hAnsi="Times New Roman" w:cs="Times New Roman"/>
          <w:i/>
          <w:iCs/>
        </w:rPr>
        <w:t xml:space="preserve">. </w:t>
      </w:r>
      <w:r w:rsidR="002F4C17" w:rsidRPr="002A424B">
        <w:rPr>
          <w:rFonts w:ascii="Times New Roman" w:hAnsi="Times New Roman" w:cs="Times New Roman"/>
          <w:iCs/>
        </w:rPr>
        <w:t>This G</w:t>
      </w:r>
      <m:oMath>
        <m:r>
          <m:rPr>
            <m:sty m:val="p"/>
          </m:rPr>
          <w:rPr>
            <w:rFonts w:ascii="Cambria Math" w:hAnsi="Cambria Math" w:cs="Times New Roman"/>
          </w:rPr>
          <m:t>×</m:t>
        </m:r>
      </m:oMath>
      <w:r w:rsidR="002F4C17" w:rsidRPr="002A424B">
        <w:rPr>
          <w:rFonts w:ascii="Times New Roman" w:hAnsi="Times New Roman" w:cs="Times New Roman"/>
          <w:iCs/>
        </w:rPr>
        <w:t>E</w:t>
      </w:r>
      <w:r w:rsidR="002F4C17" w:rsidRPr="002A424B">
        <w:rPr>
          <w:rFonts w:ascii="Times New Roman" w:hAnsi="Times New Roman" w:cs="Times New Roman"/>
          <w:iCs/>
          <w:vertAlign w:val="subscript"/>
        </w:rPr>
        <w:t>aphid</w:t>
      </w:r>
      <w:r w:rsidR="002F4C17" w:rsidRPr="002A424B">
        <w:rPr>
          <w:rFonts w:ascii="Times New Roman" w:hAnsi="Times New Roman" w:cs="Times New Roman"/>
          <w:iCs/>
        </w:rPr>
        <w:t xml:space="preserve"> effect </w:t>
      </w:r>
      <w:r w:rsidR="009E439A" w:rsidRPr="002A424B">
        <w:rPr>
          <w:rFonts w:ascii="Times New Roman" w:hAnsi="Times New Roman" w:cs="Times New Roman"/>
          <w:iCs/>
        </w:rPr>
        <w:t xml:space="preserve">was primarily due to </w:t>
      </w:r>
      <w:r>
        <w:rPr>
          <w:rFonts w:ascii="Times New Roman" w:hAnsi="Times New Roman" w:cs="Times New Roman"/>
          <w:iCs/>
        </w:rPr>
        <w:t>the differential response of other aphid</w:t>
      </w:r>
      <w:r w:rsidR="00006534">
        <w:rPr>
          <w:rFonts w:ascii="Times New Roman" w:hAnsi="Times New Roman" w:cs="Times New Roman"/>
          <w:iCs/>
        </w:rPr>
        <w:t>s to a single willow genotype (</w:t>
      </w:r>
      <w:r w:rsidR="00512F1A">
        <w:rPr>
          <w:rFonts w:ascii="Times New Roman" w:hAnsi="Times New Roman" w:cs="Times New Roman"/>
          <w:iCs/>
        </w:rPr>
        <w:t xml:space="preserve">Table S1, </w:t>
      </w:r>
      <w:r w:rsidR="00006534">
        <w:rPr>
          <w:rFonts w:ascii="Times New Roman" w:hAnsi="Times New Roman" w:cs="Times New Roman"/>
          <w:iCs/>
        </w:rPr>
        <w:t>Fig. 1F</w:t>
      </w:r>
      <w:r>
        <w:rPr>
          <w:rFonts w:ascii="Times New Roman" w:hAnsi="Times New Roman" w:cs="Times New Roman"/>
          <w:iCs/>
        </w:rPr>
        <w:t>)</w:t>
      </w:r>
      <w:r w:rsidR="00006534">
        <w:rPr>
          <w:rFonts w:ascii="Times New Roman" w:hAnsi="Times New Roman" w:cs="Times New Roman"/>
          <w:iCs/>
        </w:rPr>
        <w:t xml:space="preserve">. If we remove this genotype from the analysis, we </w:t>
      </w:r>
      <w:r w:rsidR="001338DE">
        <w:rPr>
          <w:rFonts w:ascii="Times New Roman" w:hAnsi="Times New Roman" w:cs="Times New Roman"/>
          <w:iCs/>
        </w:rPr>
        <w:t>st</w:t>
      </w:r>
      <w:r w:rsidR="00006534">
        <w:rPr>
          <w:rFonts w:ascii="Times New Roman" w:hAnsi="Times New Roman" w:cs="Times New Roman"/>
          <w:iCs/>
        </w:rPr>
        <w:t>ill find strong, but independent effects of willow genotype (</w:t>
      </w:r>
      <w:r w:rsidR="00B565DE">
        <w:rPr>
          <w:rFonts w:ascii="Times New Roman" w:hAnsi="Times New Roman" w:cs="Times New Roman"/>
          <w:iCs/>
        </w:rPr>
        <w:t>F</w:t>
      </w:r>
      <w:r w:rsidR="00B565DE">
        <w:rPr>
          <w:rFonts w:ascii="Times New Roman" w:hAnsi="Times New Roman" w:cs="Times New Roman"/>
          <w:iCs/>
          <w:vertAlign w:val="subscript"/>
        </w:rPr>
        <w:t>8,156</w:t>
      </w:r>
      <w:r w:rsidR="00B565DE">
        <w:rPr>
          <w:rFonts w:ascii="Times New Roman" w:hAnsi="Times New Roman" w:cs="Times New Roman"/>
          <w:iCs/>
        </w:rPr>
        <w:t xml:space="preserve"> = 1.66, P = 0.007)</w:t>
      </w:r>
      <w:r w:rsidR="00006534">
        <w:rPr>
          <w:rFonts w:ascii="Times New Roman" w:hAnsi="Times New Roman" w:cs="Times New Roman"/>
          <w:i/>
          <w:iCs/>
        </w:rPr>
        <w:t xml:space="preserve"> </w:t>
      </w:r>
      <w:r w:rsidR="00006534">
        <w:rPr>
          <w:rFonts w:ascii="Times New Roman" w:hAnsi="Times New Roman" w:cs="Times New Roman"/>
          <w:iCs/>
        </w:rPr>
        <w:t xml:space="preserve">and the addition of aphids </w:t>
      </w:r>
      <w:r w:rsidR="00B565DE">
        <w:rPr>
          <w:rFonts w:ascii="Times New Roman" w:hAnsi="Times New Roman" w:cs="Times New Roman"/>
          <w:iCs/>
        </w:rPr>
        <w:t>(F</w:t>
      </w:r>
      <w:r w:rsidR="00B565DE">
        <w:rPr>
          <w:rFonts w:ascii="Times New Roman" w:hAnsi="Times New Roman" w:cs="Times New Roman"/>
          <w:iCs/>
          <w:vertAlign w:val="subscript"/>
        </w:rPr>
        <w:t>1,156</w:t>
      </w:r>
      <w:r w:rsidR="00B565DE">
        <w:rPr>
          <w:rFonts w:ascii="Times New Roman" w:hAnsi="Times New Roman" w:cs="Times New Roman"/>
          <w:iCs/>
        </w:rPr>
        <w:t xml:space="preserve"> = 2.93, P = 0.017)</w:t>
      </w:r>
      <w:r w:rsidR="00B565DE">
        <w:rPr>
          <w:rFonts w:ascii="Times New Roman" w:hAnsi="Times New Roman" w:cs="Times New Roman"/>
          <w:i/>
          <w:iCs/>
        </w:rPr>
        <w:t xml:space="preserve"> </w:t>
      </w:r>
      <w:r w:rsidR="00006534">
        <w:rPr>
          <w:rFonts w:ascii="Times New Roman" w:hAnsi="Times New Roman" w:cs="Times New Roman"/>
          <w:iCs/>
        </w:rPr>
        <w:t>on community composition.</w:t>
      </w:r>
      <w:r w:rsidR="00230C56">
        <w:rPr>
          <w:rFonts w:ascii="Times New Roman" w:hAnsi="Times New Roman" w:cs="Times New Roman"/>
        </w:rPr>
        <w:t xml:space="preserve"> </w:t>
      </w:r>
      <w:commentRangeEnd w:id="272"/>
      <w:r w:rsidR="00A01C32">
        <w:rPr>
          <w:rStyle w:val="CommentReference"/>
        </w:rPr>
        <w:commentReference w:id="272"/>
      </w:r>
    </w:p>
    <w:p w14:paraId="780D2C6C" w14:textId="77777777" w:rsidR="007254F5" w:rsidRDefault="007254F5" w:rsidP="002F4C17">
      <w:pPr>
        <w:spacing w:line="480" w:lineRule="auto"/>
        <w:rPr>
          <w:rFonts w:ascii="Times New Roman" w:hAnsi="Times New Roman" w:cs="Times New Roman"/>
        </w:rPr>
      </w:pPr>
    </w:p>
    <w:p w14:paraId="55938519" w14:textId="0C764201" w:rsidR="007254F5" w:rsidRDefault="007254F5" w:rsidP="002F4C17">
      <w:pPr>
        <w:spacing w:line="480" w:lineRule="auto"/>
        <w:rPr>
          <w:rFonts w:ascii="Times New Roman" w:hAnsi="Times New Roman" w:cs="Times New Roman"/>
        </w:rPr>
      </w:pPr>
      <w:r w:rsidRPr="00F37E01">
        <w:rPr>
          <w:rFonts w:ascii="Times New Roman" w:hAnsi="Times New Roman" w:cs="Times New Roman"/>
          <w:u w:val="single"/>
        </w:rPr>
        <w:t>Wind experiment</w:t>
      </w:r>
      <w:r>
        <w:rPr>
          <w:rFonts w:ascii="Times New Roman" w:hAnsi="Times New Roman" w:cs="Times New Roman"/>
        </w:rPr>
        <w:t xml:space="preserve"> – We found that the abiotic environment and willow genotype had strong, but independent effects on the arthropod community (Table 2). In particular, willows growing in wind-exposed plots hosted 51% fewer species, 47% fewer individuals, and 60% fewer rarefied species compared to unexposed willows (Fig. 4A,C,E). In spite of the effects of wind exposure, willow genotype had a strong effect on both the richness (~3-fold differences, Fig. 4B) and abundance (~5-fold differences, Fig. 4D) of arthropods, but only a marginal effect on rarefied richness (Fig. 4F). Arthropod </w:t>
      </w:r>
      <w:r>
        <w:rPr>
          <w:rFonts w:ascii="Times New Roman" w:hAnsi="Times New Roman" w:cs="Times New Roman"/>
        </w:rPr>
        <w:lastRenderedPageBreak/>
        <w:t>communities on willows had both more species and more individuals in the second year of the experiment compared to the first (Table 2</w:t>
      </w:r>
      <w:r>
        <w:rPr>
          <w:rFonts w:ascii="Times New Roman" w:hAnsi="Times New Roman" w:cs="Times New Roman"/>
          <w:iCs/>
        </w:rPr>
        <w:t>)</w:t>
      </w:r>
      <w:r w:rsidRPr="00183A6F">
        <w:rPr>
          <w:rFonts w:ascii="Times New Roman" w:hAnsi="Times New Roman" w:cs="Times New Roman"/>
          <w:iCs/>
        </w:rPr>
        <w:t xml:space="preserve">; however, </w:t>
      </w:r>
      <w:r>
        <w:rPr>
          <w:rFonts w:ascii="Times New Roman" w:hAnsi="Times New Roman" w:cs="Times New Roman"/>
          <w:iCs/>
        </w:rPr>
        <w:t>we also conducted</w:t>
      </w:r>
      <w:r w:rsidRPr="00183A6F">
        <w:rPr>
          <w:rFonts w:ascii="Times New Roman" w:hAnsi="Times New Roman" w:cs="Times New Roman"/>
          <w:iCs/>
        </w:rPr>
        <w:t xml:space="preserve"> more arthropod surveys for the wind experiment in 2013 vs. 2012. In terms of community composition, we observed strong effects of wind exposure by the end of experiment (Table </w:t>
      </w:r>
      <w:r>
        <w:rPr>
          <w:rFonts w:ascii="Times New Roman" w:hAnsi="Times New Roman" w:cs="Times New Roman"/>
          <w:iCs/>
        </w:rPr>
        <w:t>2</w:t>
      </w:r>
      <w:r w:rsidRPr="00183A6F">
        <w:rPr>
          <w:rFonts w:ascii="Times New Roman" w:hAnsi="Times New Roman" w:cs="Times New Roman"/>
          <w:iCs/>
        </w:rPr>
        <w:t xml:space="preserve">, Fig </w:t>
      </w:r>
      <w:r>
        <w:rPr>
          <w:rFonts w:ascii="Times New Roman" w:hAnsi="Times New Roman" w:cs="Times New Roman"/>
          <w:iCs/>
        </w:rPr>
        <w:t>5A</w:t>
      </w:r>
      <w:r w:rsidRPr="00183A6F">
        <w:rPr>
          <w:rFonts w:ascii="Times New Roman" w:hAnsi="Times New Roman" w:cs="Times New Roman"/>
          <w:iCs/>
        </w:rPr>
        <w:t>). These compositional differences were due to several key arthropod taxa (gall midges, leaf-mining moths, and spiders) being less abundant on wind-exposed willows, whereas leaf-tiering moths were insensitive to wind exposure (and therefore re</w:t>
      </w:r>
      <w:r>
        <w:rPr>
          <w:rFonts w:ascii="Times New Roman" w:hAnsi="Times New Roman" w:cs="Times New Roman"/>
          <w:iCs/>
        </w:rPr>
        <w:t>latively more abundant</w:t>
      </w:r>
      <w:r w:rsidRPr="00297E78">
        <w:rPr>
          <w:rFonts w:ascii="Times New Roman" w:hAnsi="Times New Roman" w:cs="Times New Roman"/>
          <w:iCs/>
        </w:rPr>
        <w:t>; Table S2</w:t>
      </w:r>
      <w:r w:rsidRPr="00183A6F">
        <w:rPr>
          <w:rFonts w:ascii="Times New Roman" w:hAnsi="Times New Roman" w:cs="Times New Roman"/>
        </w:rPr>
        <w:t>).</w:t>
      </w:r>
      <w:r>
        <w:rPr>
          <w:rFonts w:ascii="Times New Roman" w:hAnsi="Times New Roman" w:cs="Times New Roman"/>
        </w:rPr>
        <w:t xml:space="preserve"> Although several arthropod taxa varied in abundance among willow genotypes (</w:t>
      </w:r>
      <w:r w:rsidRPr="00297E78">
        <w:rPr>
          <w:rFonts w:ascii="Times New Roman" w:hAnsi="Times New Roman" w:cs="Times New Roman"/>
        </w:rPr>
        <w:t>Table S1</w:t>
      </w:r>
      <w:r>
        <w:rPr>
          <w:rFonts w:ascii="Times New Roman" w:hAnsi="Times New Roman" w:cs="Times New Roman"/>
        </w:rPr>
        <w:t>), we did not detect an effect of genotype on community composition in either year of the experiment (Table 2).</w:t>
      </w:r>
    </w:p>
    <w:p w14:paraId="6723FC15" w14:textId="77777777" w:rsidR="007254F5" w:rsidRPr="00A27FAA" w:rsidRDefault="007254F5" w:rsidP="007254F5">
      <w:pPr>
        <w:spacing w:line="480" w:lineRule="auto"/>
        <w:rPr>
          <w:rFonts w:ascii="Times New Roman" w:hAnsi="Times New Roman" w:cs="Times New Roman"/>
        </w:rPr>
      </w:pPr>
    </w:p>
    <w:p w14:paraId="6A8A9103" w14:textId="77777777" w:rsidR="007254F5" w:rsidRPr="00F37E01" w:rsidRDefault="007254F5" w:rsidP="007254F5">
      <w:pPr>
        <w:spacing w:line="480" w:lineRule="auto"/>
        <w:rPr>
          <w:rFonts w:ascii="Times New Roman" w:hAnsi="Times New Roman" w:cs="Times New Roman"/>
          <w:i/>
        </w:rPr>
      </w:pPr>
      <w:r>
        <w:rPr>
          <w:rFonts w:ascii="Times New Roman" w:hAnsi="Times New Roman" w:cs="Times New Roman"/>
          <w:i/>
        </w:rPr>
        <w:t>Do above and belowground communities differ in their responses to willow genetic and environmental variation?</w:t>
      </w:r>
    </w:p>
    <w:p w14:paraId="7D02953B" w14:textId="35AF1D74" w:rsidR="007254F5" w:rsidRDefault="007254F5" w:rsidP="002F4C17">
      <w:pPr>
        <w:spacing w:line="480" w:lineRule="auto"/>
        <w:rPr>
          <w:rFonts w:ascii="Times New Roman" w:hAnsi="Times New Roman" w:cs="Times New Roman"/>
        </w:rPr>
      </w:pPr>
      <w:r>
        <w:rPr>
          <w:rFonts w:ascii="Times New Roman" w:hAnsi="Times New Roman" w:cs="Times New Roman"/>
        </w:rPr>
        <w:t xml:space="preserve">Root-associated ectomycorrhiza and bacteria communities responded differently to willow genotype and wind exposure compared to foliar arthropods. For example, neither wind exposure nor willow genotype influenced the richness, abundance, or rarefied richness of ectomycorrhiza OTUs (Table 2). However, willow genotype explained 7% of the variation in the composition of the ectomycorrhizal community (Fig. 5B) with no detectable effect of wind-exposure (Table 2). In contrast to the ectomycorrhizal community, wind exposure slightly influenced multiple indices of the bacteria community (Table 2), but in the opposite direction of foliar arthropods. For example, the roots of wind-exposed plants tended to host more bacteria OTUs than unexposed plants (10% increase, Table 2). The effect of wind-exposure on bacteria richness was likely a </w:t>
      </w:r>
      <w:r>
        <w:rPr>
          <w:rFonts w:ascii="Times New Roman" w:hAnsi="Times New Roman" w:cs="Times New Roman"/>
        </w:rPr>
        <w:lastRenderedPageBreak/>
        <w:t>result of the significant increase in rarefied richness on wind-exposed plants (Table 2), but the effect size for rarefied richness was very small (wind-exposed mean = 0.9993, unexposed mean = 0.9992). While wind exposure did not affect the total abundance of bacteria OTUs (Table 2), it had a marginal effect on the composition of the bacteria community (Fig. 5C). There was no detectable effect of willow genotype on any aspect of the bacteria community.</w:t>
      </w:r>
    </w:p>
    <w:p w14:paraId="70B9832F" w14:textId="77777777" w:rsidR="00DA11C0" w:rsidRDefault="00DA11C0" w:rsidP="002F4C17">
      <w:pPr>
        <w:spacing w:line="480" w:lineRule="auto"/>
        <w:rPr>
          <w:rFonts w:ascii="Times New Roman" w:hAnsi="Times New Roman" w:cs="Times New Roman"/>
        </w:rPr>
      </w:pPr>
    </w:p>
    <w:p w14:paraId="66EA6639" w14:textId="77777777" w:rsidR="00207F84" w:rsidRPr="00A40567" w:rsidRDefault="00207F84" w:rsidP="00207F84">
      <w:pPr>
        <w:spacing w:line="480" w:lineRule="auto"/>
        <w:rPr>
          <w:rFonts w:ascii="Times New Roman" w:hAnsi="Times New Roman" w:cs="Times New Roman"/>
          <w:i/>
        </w:rPr>
      </w:pPr>
      <w:r w:rsidRPr="00F37E01">
        <w:rPr>
          <w:rFonts w:ascii="Times New Roman" w:hAnsi="Times New Roman" w:cs="Times New Roman"/>
          <w:i/>
        </w:rPr>
        <w:t>What are the mechanisms by which willow genetic and environmental variation affects community responses?</w:t>
      </w:r>
    </w:p>
    <w:p w14:paraId="21AFE338" w14:textId="4B2023D9" w:rsidR="00DA11C0" w:rsidRPr="00A870E5" w:rsidRDefault="00DA11C0" w:rsidP="00DA11C0">
      <w:pPr>
        <w:spacing w:line="480" w:lineRule="auto"/>
        <w:rPr>
          <w:rFonts w:ascii="Times New Roman" w:eastAsiaTheme="minorEastAsia" w:hAnsi="Times New Roman" w:cs="Times New Roman"/>
        </w:rPr>
      </w:pPr>
      <w:r>
        <w:rPr>
          <w:rFonts w:ascii="Times New Roman" w:hAnsi="Times New Roman" w:cs="Times New Roman"/>
          <w:u w:val="single"/>
        </w:rPr>
        <w:t xml:space="preserve">Ant-aphid </w:t>
      </w:r>
      <w:r w:rsidR="0022535F">
        <w:rPr>
          <w:rFonts w:ascii="Times New Roman" w:hAnsi="Times New Roman" w:cs="Times New Roman"/>
          <w:u w:val="single"/>
        </w:rPr>
        <w:t>experiment</w:t>
      </w:r>
      <w:r>
        <w:rPr>
          <w:rFonts w:ascii="Times New Roman" w:hAnsi="Times New Roman" w:cs="Times New Roman"/>
        </w:rPr>
        <w:t xml:space="preserve"> – </w:t>
      </w:r>
      <w:r w:rsidR="00473E03">
        <w:rPr>
          <w:rFonts w:ascii="Times New Roman" w:hAnsi="Times New Roman" w:cs="Times New Roman"/>
        </w:rPr>
        <w:t xml:space="preserve">We hypothesized that the effect of </w:t>
      </w:r>
      <w:r w:rsidR="00826CF2">
        <w:rPr>
          <w:rFonts w:ascii="Times New Roman" w:hAnsi="Times New Roman" w:cs="Times New Roman"/>
        </w:rPr>
        <w:t xml:space="preserve">willow genetic variation and the biotic environment on arthropod communities would be mediated, in part, by variation in the abundance of </w:t>
      </w:r>
      <w:r w:rsidR="00826CF2" w:rsidRPr="00826CF2">
        <w:rPr>
          <w:rFonts w:ascii="Times New Roman" w:hAnsi="Times New Roman" w:cs="Times New Roman"/>
          <w:i/>
        </w:rPr>
        <w:t>A. farinosa</w:t>
      </w:r>
      <w:r w:rsidR="00826CF2">
        <w:rPr>
          <w:rFonts w:ascii="Times New Roman" w:hAnsi="Times New Roman" w:cs="Times New Roman"/>
        </w:rPr>
        <w:t xml:space="preserve"> and </w:t>
      </w:r>
      <w:r w:rsidR="00826CF2" w:rsidRPr="00826CF2">
        <w:rPr>
          <w:rFonts w:ascii="Times New Roman" w:hAnsi="Times New Roman" w:cs="Times New Roman"/>
          <w:i/>
        </w:rPr>
        <w:t>F. obscuripes</w:t>
      </w:r>
      <w:r w:rsidR="00826CF2">
        <w:rPr>
          <w:rFonts w:ascii="Times New Roman" w:hAnsi="Times New Roman" w:cs="Times New Roman"/>
        </w:rPr>
        <w:t xml:space="preserve">, so we first tested for these intermediate effects. </w:t>
      </w:r>
      <w:r w:rsidR="00412E00">
        <w:rPr>
          <w:rFonts w:ascii="Times New Roman" w:hAnsi="Times New Roman" w:cs="Times New Roman"/>
        </w:rPr>
        <w:t xml:space="preserve">While distance from ant mounds had little effect on </w:t>
      </w:r>
      <w:r w:rsidR="00412E00">
        <w:rPr>
          <w:rFonts w:ascii="Times New Roman" w:hAnsi="Times New Roman" w:cs="Times New Roman"/>
          <w:i/>
        </w:rPr>
        <w:t>A.</w:t>
      </w:r>
      <w:r w:rsidR="00412E00" w:rsidRPr="00DE22BB">
        <w:rPr>
          <w:rFonts w:ascii="Times New Roman" w:hAnsi="Times New Roman" w:cs="Times New Roman"/>
          <w:i/>
        </w:rPr>
        <w:t xml:space="preserve"> </w:t>
      </w:r>
      <w:r w:rsidR="00412E00">
        <w:rPr>
          <w:rFonts w:ascii="Times New Roman" w:hAnsi="Times New Roman" w:cs="Times New Roman"/>
          <w:i/>
        </w:rPr>
        <w:t>farinosa</w:t>
      </w:r>
      <w:r w:rsidR="00412E00">
        <w:rPr>
          <w:rFonts w:ascii="Times New Roman" w:hAnsi="Times New Roman" w:cs="Times New Roman"/>
        </w:rPr>
        <w:t>, w</w:t>
      </w:r>
      <w:r>
        <w:rPr>
          <w:rFonts w:ascii="Times New Roman" w:hAnsi="Times New Roman" w:cs="Times New Roman"/>
        </w:rPr>
        <w:t>illow genotype had a strong effect</w:t>
      </w:r>
      <w:r w:rsidR="00826CF2">
        <w:rPr>
          <w:rFonts w:ascii="Times New Roman" w:hAnsi="Times New Roman" w:cs="Times New Roman"/>
        </w:rPr>
        <w:t>,</w:t>
      </w:r>
      <w:r w:rsidR="00412E00">
        <w:rPr>
          <w:rFonts w:ascii="Times New Roman" w:hAnsi="Times New Roman" w:cs="Times New Roman"/>
        </w:rPr>
        <w:t xml:space="preserve"> with the average number of aphids</w:t>
      </w:r>
      <w:r w:rsidR="00DE22BB">
        <w:rPr>
          <w:rFonts w:ascii="Times New Roman" w:hAnsi="Times New Roman" w:cs="Times New Roman"/>
        </w:rPr>
        <w:t xml:space="preserve"> ranging from 0.05 to 7 among the most disparate willow genotypes</w:t>
      </w:r>
      <w:r w:rsidR="00284995">
        <w:rPr>
          <w:rFonts w:ascii="Times New Roman" w:hAnsi="Times New Roman" w:cs="Times New Roman"/>
        </w:rPr>
        <w:t xml:space="preserve"> </w:t>
      </w:r>
      <w:r w:rsidR="00826CF2">
        <w:rPr>
          <w:rFonts w:ascii="Times New Roman" w:hAnsi="Times New Roman" w:cs="Times New Roman"/>
        </w:rPr>
        <w:t xml:space="preserve">in the aphid treatment </w:t>
      </w:r>
      <w:r w:rsidR="00284995">
        <w:rPr>
          <w:rFonts w:ascii="Times New Roman" w:hAnsi="Times New Roman" w:cs="Times New Roman"/>
        </w:rPr>
        <w:t>(Fig. 2A</w:t>
      </w:r>
      <w:r w:rsidR="00826CF2">
        <w:rPr>
          <w:rFonts w:ascii="Times New Roman" w:hAnsi="Times New Roman" w:cs="Times New Roman"/>
        </w:rPr>
        <w:t>, Table 1</w:t>
      </w:r>
      <w:r w:rsidR="00284995">
        <w:rPr>
          <w:rFonts w:ascii="Times New Roman" w:hAnsi="Times New Roman" w:cs="Times New Roman"/>
        </w:rPr>
        <w:t>)</w:t>
      </w:r>
      <w:r w:rsidR="00412E00">
        <w:rPr>
          <w:rFonts w:ascii="Times New Roman" w:hAnsi="Times New Roman" w:cs="Times New Roman"/>
        </w:rPr>
        <w:t xml:space="preserve">. This strong effect of willow genotype on </w:t>
      </w:r>
      <w:r w:rsidR="00412E00" w:rsidRPr="00412E00">
        <w:rPr>
          <w:rFonts w:ascii="Times New Roman" w:hAnsi="Times New Roman" w:cs="Times New Roman"/>
          <w:i/>
        </w:rPr>
        <w:t>A. farinosa</w:t>
      </w:r>
      <w:r w:rsidR="00412E00">
        <w:rPr>
          <w:rFonts w:ascii="Times New Roman" w:hAnsi="Times New Roman" w:cs="Times New Roman"/>
        </w:rPr>
        <w:t xml:space="preserve"> </w:t>
      </w:r>
      <w:r w:rsidR="00826CF2">
        <w:rPr>
          <w:rFonts w:ascii="Times New Roman" w:hAnsi="Times New Roman" w:cs="Times New Roman"/>
        </w:rPr>
        <w:t xml:space="preserve">in the aphid treatment </w:t>
      </w:r>
      <w:r w:rsidR="00412E00">
        <w:rPr>
          <w:rFonts w:ascii="Times New Roman" w:hAnsi="Times New Roman" w:cs="Times New Roman"/>
        </w:rPr>
        <w:t xml:space="preserve">resulted in a </w:t>
      </w:r>
      <w:r w:rsidR="00412E00" w:rsidRPr="00412E00">
        <w:rPr>
          <w:rFonts w:ascii="Times New Roman" w:hAnsi="Times New Roman" w:cs="Times New Roman"/>
        </w:rPr>
        <w:t>G</w:t>
      </w:r>
      <m:oMath>
        <m:r>
          <w:rPr>
            <w:rFonts w:ascii="Cambria Math" w:hAnsi="Cambria Math" w:cs="Times New Roman"/>
          </w:rPr>
          <m:t>×</m:t>
        </m:r>
      </m:oMath>
      <w:r w:rsidR="00412E00" w:rsidRPr="00412E00">
        <w:rPr>
          <w:rFonts w:ascii="Times New Roman" w:hAnsi="Times New Roman" w:cs="Times New Roman"/>
        </w:rPr>
        <w:t>E</w:t>
      </w:r>
      <w:r w:rsidR="00412E00" w:rsidRPr="00412E00">
        <w:rPr>
          <w:rFonts w:ascii="Times New Roman" w:hAnsi="Times New Roman" w:cs="Times New Roman"/>
          <w:vertAlign w:val="subscript"/>
        </w:rPr>
        <w:t>aphid</w:t>
      </w:r>
      <w:r w:rsidR="00412E00">
        <w:rPr>
          <w:rFonts w:ascii="Times New Roman" w:hAnsi="Times New Roman" w:cs="Times New Roman"/>
        </w:rPr>
        <w:t xml:space="preserve"> effect on</w:t>
      </w:r>
      <w:r w:rsidR="00DE22BB">
        <w:rPr>
          <w:rFonts w:ascii="Times New Roman" w:hAnsi="Times New Roman" w:cs="Times New Roman"/>
        </w:rPr>
        <w:t xml:space="preserve"> the abundance of </w:t>
      </w:r>
      <w:r w:rsidR="00E65DAE">
        <w:rPr>
          <w:rFonts w:ascii="Times New Roman" w:hAnsi="Times New Roman" w:cs="Times New Roman"/>
          <w:i/>
        </w:rPr>
        <w:t>F.</w:t>
      </w:r>
      <w:r w:rsidR="00DE22BB" w:rsidRPr="00DE22BB">
        <w:rPr>
          <w:rFonts w:ascii="Times New Roman" w:hAnsi="Times New Roman" w:cs="Times New Roman"/>
          <w:i/>
        </w:rPr>
        <w:t xml:space="preserve"> obscuripes</w:t>
      </w:r>
      <w:r w:rsidR="00284995">
        <w:rPr>
          <w:rFonts w:ascii="Times New Roman" w:hAnsi="Times New Roman" w:cs="Times New Roman"/>
          <w:i/>
        </w:rPr>
        <w:t xml:space="preserve"> </w:t>
      </w:r>
      <w:r w:rsidR="00284995">
        <w:rPr>
          <w:rFonts w:ascii="Times New Roman" w:hAnsi="Times New Roman" w:cs="Times New Roman"/>
        </w:rPr>
        <w:t>(</w:t>
      </w:r>
      <w:r w:rsidR="00D40391">
        <w:rPr>
          <w:rFonts w:ascii="Times New Roman" w:hAnsi="Times New Roman" w:cs="Times New Roman"/>
        </w:rPr>
        <w:t>Table 1</w:t>
      </w:r>
      <w:r w:rsidR="00284995">
        <w:rPr>
          <w:rFonts w:ascii="Times New Roman" w:hAnsi="Times New Roman" w:cs="Times New Roman"/>
        </w:rPr>
        <w:t>)</w:t>
      </w:r>
      <w:r w:rsidR="001621C0">
        <w:rPr>
          <w:rFonts w:ascii="Times New Roman" w:hAnsi="Times New Roman" w:cs="Times New Roman"/>
        </w:rPr>
        <w:t xml:space="preserve">, </w:t>
      </w:r>
      <w:r w:rsidR="00D40391">
        <w:rPr>
          <w:rFonts w:ascii="Times New Roman" w:hAnsi="Times New Roman" w:cs="Times New Roman"/>
        </w:rPr>
        <w:t xml:space="preserve">with ant abundance varying from 0 to ~0.5 individuals (on average) among clones in the aphid treatment, whereas they were virtually absent in the absence of aphids (Fig. 2B). </w:t>
      </w:r>
      <w:r w:rsidR="00E65DAE">
        <w:rPr>
          <w:rFonts w:ascii="Times New Roman" w:hAnsi="Times New Roman" w:cs="Times New Roman"/>
        </w:rPr>
        <w:t xml:space="preserve">Proximity to ant mounds had no effect on the abundance of </w:t>
      </w:r>
      <w:r w:rsidR="00E65DAE" w:rsidRPr="00E65DAE">
        <w:rPr>
          <w:rFonts w:ascii="Times New Roman" w:hAnsi="Times New Roman" w:cs="Times New Roman"/>
          <w:i/>
        </w:rPr>
        <w:t>F. obscuripes</w:t>
      </w:r>
      <w:r w:rsidR="00E65DAE">
        <w:rPr>
          <w:rFonts w:ascii="Times New Roman" w:hAnsi="Times New Roman" w:cs="Times New Roman"/>
        </w:rPr>
        <w:t xml:space="preserve"> (Table 1).</w:t>
      </w:r>
    </w:p>
    <w:p w14:paraId="73ACA1A0" w14:textId="77777777" w:rsidR="00DA11C0" w:rsidRDefault="00DA11C0" w:rsidP="00DA11C0">
      <w:pPr>
        <w:spacing w:line="480" w:lineRule="auto"/>
        <w:rPr>
          <w:rFonts w:ascii="Times New Roman" w:hAnsi="Times New Roman" w:cs="Times New Roman"/>
          <w:u w:val="single"/>
        </w:rPr>
      </w:pPr>
    </w:p>
    <w:p w14:paraId="6AD88559" w14:textId="43FA38B2" w:rsidR="00361810" w:rsidRDefault="00826CF2" w:rsidP="00DA11C0">
      <w:pPr>
        <w:spacing w:line="480" w:lineRule="auto"/>
        <w:rPr>
          <w:rFonts w:ascii="Times New Roman" w:hAnsi="Times New Roman" w:cs="Times New Roman"/>
          <w:iCs/>
        </w:rPr>
      </w:pPr>
      <w:r>
        <w:rPr>
          <w:rFonts w:ascii="Times New Roman" w:hAnsi="Times New Roman" w:cs="Times New Roman"/>
        </w:rPr>
        <w:t xml:space="preserve">In addition to ant-aphid interactions, we hypothesized that the effect </w:t>
      </w:r>
      <w:r w:rsidR="00DF128F">
        <w:rPr>
          <w:rFonts w:ascii="Times New Roman" w:hAnsi="Times New Roman" w:cs="Times New Roman"/>
        </w:rPr>
        <w:t xml:space="preserve">of willow genetic variation and the biotic environment on arthropod communities would be mediated by </w:t>
      </w:r>
      <w:r w:rsidR="00DF128F">
        <w:rPr>
          <w:rFonts w:ascii="Times New Roman" w:hAnsi="Times New Roman" w:cs="Times New Roman"/>
        </w:rPr>
        <w:lastRenderedPageBreak/>
        <w:t>plant traits. W</w:t>
      </w:r>
      <w:r w:rsidR="00E52D08">
        <w:rPr>
          <w:rFonts w:ascii="Times New Roman" w:hAnsi="Times New Roman" w:cs="Times New Roman"/>
        </w:rPr>
        <w:t xml:space="preserve">e observed both </w:t>
      </w:r>
      <w:r w:rsidR="00361810">
        <w:rPr>
          <w:rFonts w:ascii="Times New Roman" w:hAnsi="Times New Roman" w:cs="Times New Roman"/>
        </w:rPr>
        <w:t xml:space="preserve">direct </w:t>
      </w:r>
      <w:r w:rsidR="00E52D08">
        <w:rPr>
          <w:rFonts w:ascii="Times New Roman" w:hAnsi="Times New Roman" w:cs="Times New Roman"/>
        </w:rPr>
        <w:t xml:space="preserve">and </w:t>
      </w:r>
      <w:r w:rsidR="00361810">
        <w:rPr>
          <w:rFonts w:ascii="Times New Roman" w:hAnsi="Times New Roman" w:cs="Times New Roman"/>
        </w:rPr>
        <w:t>interactive</w:t>
      </w:r>
      <w:r w:rsidR="00473E03">
        <w:rPr>
          <w:rFonts w:ascii="Times New Roman" w:hAnsi="Times New Roman" w:cs="Times New Roman"/>
        </w:rPr>
        <w:t xml:space="preserve"> </w:t>
      </w:r>
      <w:r w:rsidR="00E52D08">
        <w:rPr>
          <w:rFonts w:ascii="Times New Roman" w:hAnsi="Times New Roman" w:cs="Times New Roman"/>
        </w:rPr>
        <w:t xml:space="preserve">effects of willow genotype and </w:t>
      </w:r>
      <w:r w:rsidR="00DF128F">
        <w:rPr>
          <w:rFonts w:ascii="Times New Roman" w:hAnsi="Times New Roman" w:cs="Times New Roman"/>
        </w:rPr>
        <w:t>the biotic environment</w:t>
      </w:r>
      <w:r w:rsidR="00473E03">
        <w:rPr>
          <w:rFonts w:ascii="Times New Roman" w:hAnsi="Times New Roman" w:cs="Times New Roman"/>
        </w:rPr>
        <w:t xml:space="preserve"> </w:t>
      </w:r>
      <w:r w:rsidR="00E52D08">
        <w:rPr>
          <w:rFonts w:ascii="Times New Roman" w:hAnsi="Times New Roman" w:cs="Times New Roman"/>
        </w:rPr>
        <w:t xml:space="preserve">on plant traits </w:t>
      </w:r>
      <w:r w:rsidR="009C3DC1">
        <w:rPr>
          <w:rFonts w:ascii="Times New Roman" w:hAnsi="Times New Roman" w:cs="Times New Roman"/>
        </w:rPr>
        <w:t>(Table 1</w:t>
      </w:r>
      <w:r w:rsidR="00DA11C0" w:rsidRPr="007B13B4">
        <w:rPr>
          <w:rFonts w:ascii="Times New Roman" w:hAnsi="Times New Roman" w:cs="Times New Roman"/>
          <w:iCs/>
        </w:rPr>
        <w:t>).</w:t>
      </w:r>
      <w:r w:rsidR="00DA11C0">
        <w:rPr>
          <w:rFonts w:ascii="Times New Roman" w:hAnsi="Times New Roman" w:cs="Times New Roman"/>
          <w:iCs/>
        </w:rPr>
        <w:t xml:space="preserve"> For example, all of the plant-growth traits we measured varied approximately 2-fold among the most disparat</w:t>
      </w:r>
      <w:r w:rsidR="00E52D08">
        <w:rPr>
          <w:rFonts w:ascii="Times New Roman" w:hAnsi="Times New Roman" w:cs="Times New Roman"/>
          <w:iCs/>
        </w:rPr>
        <w:t>e willow genotypes (Table 1</w:t>
      </w:r>
      <w:r w:rsidR="00B738B3">
        <w:rPr>
          <w:rFonts w:ascii="Times New Roman" w:hAnsi="Times New Roman" w:cs="Times New Roman"/>
          <w:iCs/>
        </w:rPr>
        <w:t>, Fig. 2C</w:t>
      </w:r>
      <w:r w:rsidR="00E52D08">
        <w:rPr>
          <w:rFonts w:ascii="Times New Roman" w:hAnsi="Times New Roman" w:cs="Times New Roman"/>
          <w:iCs/>
        </w:rPr>
        <w:t>). Willows did appear</w:t>
      </w:r>
      <w:r w:rsidR="00DA11C0">
        <w:rPr>
          <w:rFonts w:ascii="Times New Roman" w:hAnsi="Times New Roman" w:cs="Times New Roman"/>
          <w:iCs/>
        </w:rPr>
        <w:t xml:space="preserve"> to</w:t>
      </w:r>
      <w:r w:rsidR="00E52D08">
        <w:rPr>
          <w:rFonts w:ascii="Times New Roman" w:hAnsi="Times New Roman" w:cs="Times New Roman"/>
          <w:iCs/>
        </w:rPr>
        <w:t xml:space="preserve"> produce 28% more</w:t>
      </w:r>
      <w:r w:rsidR="00DA11C0">
        <w:rPr>
          <w:rFonts w:ascii="Times New Roman" w:hAnsi="Times New Roman" w:cs="Times New Roman"/>
          <w:iCs/>
        </w:rPr>
        <w:t xml:space="preserve"> </w:t>
      </w:r>
      <w:r w:rsidR="00E52D08">
        <w:rPr>
          <w:rFonts w:ascii="Times New Roman" w:hAnsi="Times New Roman" w:cs="Times New Roman"/>
          <w:iCs/>
        </w:rPr>
        <w:t xml:space="preserve">shoots in the absence of aphids, but only at the furthest distance from ant mounds </w:t>
      </w:r>
      <w:r w:rsidR="0097471A">
        <w:rPr>
          <w:rFonts w:ascii="Times New Roman" w:hAnsi="Times New Roman" w:cs="Times New Roman"/>
          <w:iCs/>
        </w:rPr>
        <w:t>(</w:t>
      </w:r>
      <w:r w:rsidR="0097471A" w:rsidRPr="0097471A">
        <w:rPr>
          <w:rFonts w:ascii="Times New Roman" w:hAnsi="Times New Roman" w:cs="Times New Roman"/>
        </w:rPr>
        <w:t>E</w:t>
      </w:r>
      <w:r w:rsidR="0097471A" w:rsidRPr="0097471A">
        <w:rPr>
          <w:rFonts w:ascii="Times New Roman" w:hAnsi="Times New Roman" w:cs="Times New Roman"/>
          <w:vertAlign w:val="subscript"/>
        </w:rPr>
        <w:t>aphid</w:t>
      </w:r>
      <m:oMath>
        <m:r>
          <w:rPr>
            <w:rFonts w:ascii="Cambria Math" w:hAnsi="Cambria Math" w:cs="Times New Roman"/>
          </w:rPr>
          <m:t>×</m:t>
        </m:r>
      </m:oMath>
      <w:r w:rsidR="0097471A" w:rsidRPr="0097471A">
        <w:rPr>
          <w:rFonts w:ascii="Times New Roman" w:hAnsi="Times New Roman" w:cs="Times New Roman"/>
        </w:rPr>
        <w:t>E</w:t>
      </w:r>
      <w:r w:rsidR="0097471A" w:rsidRPr="0097471A">
        <w:rPr>
          <w:rFonts w:ascii="Times New Roman" w:hAnsi="Times New Roman" w:cs="Times New Roman"/>
          <w:vertAlign w:val="subscript"/>
        </w:rPr>
        <w:t>ant</w:t>
      </w:r>
      <w:r w:rsidR="0097471A">
        <w:rPr>
          <w:rFonts w:ascii="Times New Roman" w:hAnsi="Times New Roman" w:cs="Times New Roman"/>
          <w:iCs/>
        </w:rPr>
        <w:t xml:space="preserve"> effect, Table 1</w:t>
      </w:r>
      <w:r w:rsidR="00DA11C0">
        <w:rPr>
          <w:rFonts w:ascii="Times New Roman" w:hAnsi="Times New Roman" w:cs="Times New Roman"/>
          <w:iCs/>
        </w:rPr>
        <w:t>)</w:t>
      </w:r>
      <w:r w:rsidR="0097471A">
        <w:rPr>
          <w:rFonts w:ascii="Times New Roman" w:hAnsi="Times New Roman" w:cs="Times New Roman"/>
          <w:iCs/>
        </w:rPr>
        <w:t>. While there was little apparent e</w:t>
      </w:r>
      <w:r w:rsidR="00D64AAA">
        <w:rPr>
          <w:rFonts w:ascii="Times New Roman" w:hAnsi="Times New Roman" w:cs="Times New Roman"/>
          <w:iCs/>
        </w:rPr>
        <w:t>ffect of</w:t>
      </w:r>
      <w:r w:rsidR="0097471A">
        <w:rPr>
          <w:rFonts w:ascii="Times New Roman" w:hAnsi="Times New Roman" w:cs="Times New Roman"/>
          <w:iCs/>
        </w:rPr>
        <w:t xml:space="preserve"> willow genotype and the biotic environment on leaf water content</w:t>
      </w:r>
      <w:r w:rsidR="00D64AAA">
        <w:rPr>
          <w:rFonts w:ascii="Times New Roman" w:hAnsi="Times New Roman" w:cs="Times New Roman"/>
          <w:iCs/>
        </w:rPr>
        <w:t xml:space="preserve"> (Table 1)</w:t>
      </w:r>
      <w:r w:rsidR="0097471A">
        <w:rPr>
          <w:rFonts w:ascii="Times New Roman" w:hAnsi="Times New Roman" w:cs="Times New Roman"/>
          <w:iCs/>
        </w:rPr>
        <w:t xml:space="preserve">, </w:t>
      </w:r>
      <w:r w:rsidR="00284995">
        <w:rPr>
          <w:rFonts w:ascii="Times New Roman" w:hAnsi="Times New Roman" w:cs="Times New Roman"/>
          <w:iCs/>
        </w:rPr>
        <w:t xml:space="preserve">we found that the addition of aphids modified the effect of </w:t>
      </w:r>
      <w:r w:rsidR="00F70398">
        <w:rPr>
          <w:rFonts w:ascii="Times New Roman" w:hAnsi="Times New Roman" w:cs="Times New Roman"/>
          <w:iCs/>
        </w:rPr>
        <w:t xml:space="preserve">certain </w:t>
      </w:r>
      <w:r w:rsidR="00284995">
        <w:rPr>
          <w:rFonts w:ascii="Times New Roman" w:hAnsi="Times New Roman" w:cs="Times New Roman"/>
          <w:iCs/>
        </w:rPr>
        <w:t>willow genotype</w:t>
      </w:r>
      <w:r w:rsidR="00F70398">
        <w:rPr>
          <w:rFonts w:ascii="Times New Roman" w:hAnsi="Times New Roman" w:cs="Times New Roman"/>
          <w:iCs/>
        </w:rPr>
        <w:t>s</w:t>
      </w:r>
      <w:r w:rsidR="00284995">
        <w:rPr>
          <w:rFonts w:ascii="Times New Roman" w:hAnsi="Times New Roman" w:cs="Times New Roman"/>
          <w:iCs/>
        </w:rPr>
        <w:t xml:space="preserve"> on </w:t>
      </w:r>
      <w:r w:rsidR="00D64AAA">
        <w:rPr>
          <w:rFonts w:ascii="Times New Roman" w:hAnsi="Times New Roman" w:cs="Times New Roman"/>
          <w:iCs/>
        </w:rPr>
        <w:t xml:space="preserve">leaf trichome density </w:t>
      </w:r>
      <w:r w:rsidR="00D64AAA" w:rsidRPr="00D64AAA">
        <w:rPr>
          <w:rFonts w:ascii="Times New Roman" w:hAnsi="Times New Roman" w:cs="Times New Roman"/>
          <w:iCs/>
        </w:rPr>
        <w:t>(</w:t>
      </w:r>
      <w:r w:rsidR="00D64AAA" w:rsidRPr="00D64AAA">
        <w:rPr>
          <w:rFonts w:ascii="Times New Roman" w:hAnsi="Times New Roman" w:cs="Times New Roman"/>
        </w:rPr>
        <w:t>G</w:t>
      </w:r>
      <m:oMath>
        <m:r>
          <w:rPr>
            <w:rFonts w:ascii="Cambria Math" w:hAnsi="Cambria Math" w:cs="Times New Roman"/>
          </w:rPr>
          <m:t>×</m:t>
        </m:r>
      </m:oMath>
      <w:r w:rsidR="00D64AAA" w:rsidRPr="00D64AAA">
        <w:rPr>
          <w:rFonts w:ascii="Times New Roman" w:hAnsi="Times New Roman" w:cs="Times New Roman"/>
        </w:rPr>
        <w:t>E</w:t>
      </w:r>
      <w:r w:rsidR="00D64AAA" w:rsidRPr="00D64AAA">
        <w:rPr>
          <w:rFonts w:ascii="Times New Roman" w:hAnsi="Times New Roman" w:cs="Times New Roman"/>
          <w:vertAlign w:val="subscript"/>
        </w:rPr>
        <w:t>aphid</w:t>
      </w:r>
      <w:r w:rsidR="00D64AAA" w:rsidRPr="00D64AAA">
        <w:rPr>
          <w:rFonts w:ascii="Times New Roman" w:hAnsi="Times New Roman" w:cs="Times New Roman"/>
          <w:iCs/>
        </w:rPr>
        <w:t xml:space="preserve"> effect</w:t>
      </w:r>
      <w:r w:rsidR="00D64AAA">
        <w:rPr>
          <w:rFonts w:ascii="Times New Roman" w:hAnsi="Times New Roman" w:cs="Times New Roman"/>
          <w:iCs/>
        </w:rPr>
        <w:t>, Table 1).</w:t>
      </w:r>
      <w:r w:rsidR="00F70398">
        <w:rPr>
          <w:rFonts w:ascii="Times New Roman" w:hAnsi="Times New Roman" w:cs="Times New Roman"/>
          <w:iCs/>
        </w:rPr>
        <w:t xml:space="preserve"> Specifically, </w:t>
      </w:r>
      <w:r w:rsidR="00B738B3">
        <w:rPr>
          <w:rFonts w:ascii="Times New Roman" w:hAnsi="Times New Roman" w:cs="Times New Roman"/>
          <w:iCs/>
        </w:rPr>
        <w:t xml:space="preserve">two </w:t>
      </w:r>
      <w:r w:rsidR="00F70398">
        <w:rPr>
          <w:rFonts w:ascii="Times New Roman" w:hAnsi="Times New Roman" w:cs="Times New Roman"/>
          <w:iCs/>
        </w:rPr>
        <w:t>clones (S and T)</w:t>
      </w:r>
      <w:r w:rsidR="00B738B3">
        <w:rPr>
          <w:rFonts w:ascii="Times New Roman" w:hAnsi="Times New Roman" w:cs="Times New Roman"/>
          <w:iCs/>
        </w:rPr>
        <w:t xml:space="preserve"> produced</w:t>
      </w:r>
      <w:r w:rsidR="00F70398">
        <w:rPr>
          <w:rFonts w:ascii="Times New Roman" w:hAnsi="Times New Roman" w:cs="Times New Roman"/>
          <w:iCs/>
        </w:rPr>
        <w:t xml:space="preserve"> ~4-fold</w:t>
      </w:r>
      <w:r w:rsidR="00B738B3">
        <w:rPr>
          <w:rFonts w:ascii="Times New Roman" w:hAnsi="Times New Roman" w:cs="Times New Roman"/>
          <w:iCs/>
        </w:rPr>
        <w:t xml:space="preserve"> </w:t>
      </w:r>
      <w:r w:rsidR="00F70398">
        <w:rPr>
          <w:rFonts w:ascii="Times New Roman" w:hAnsi="Times New Roman" w:cs="Times New Roman"/>
          <w:iCs/>
        </w:rPr>
        <w:t>more</w:t>
      </w:r>
      <w:r w:rsidR="00B738B3">
        <w:rPr>
          <w:rFonts w:ascii="Times New Roman" w:hAnsi="Times New Roman" w:cs="Times New Roman"/>
          <w:iCs/>
        </w:rPr>
        <w:t xml:space="preserve"> trichomes </w:t>
      </w:r>
      <w:r w:rsidR="00F70398">
        <w:rPr>
          <w:rFonts w:ascii="Times New Roman" w:hAnsi="Times New Roman" w:cs="Times New Roman"/>
          <w:iCs/>
        </w:rPr>
        <w:t xml:space="preserve">when </w:t>
      </w:r>
      <w:r w:rsidR="00B738B3">
        <w:rPr>
          <w:rFonts w:ascii="Times New Roman" w:hAnsi="Times New Roman" w:cs="Times New Roman"/>
          <w:iCs/>
        </w:rPr>
        <w:t>aphid</w:t>
      </w:r>
      <w:r w:rsidR="00F70398">
        <w:rPr>
          <w:rFonts w:ascii="Times New Roman" w:hAnsi="Times New Roman" w:cs="Times New Roman"/>
          <w:iCs/>
        </w:rPr>
        <w:t>s were absent</w:t>
      </w:r>
      <w:r w:rsidR="00B738B3">
        <w:rPr>
          <w:rFonts w:ascii="Times New Roman" w:hAnsi="Times New Roman" w:cs="Times New Roman"/>
          <w:iCs/>
        </w:rPr>
        <w:t xml:space="preserve">, </w:t>
      </w:r>
      <w:r w:rsidR="00F70398">
        <w:rPr>
          <w:rFonts w:ascii="Times New Roman" w:hAnsi="Times New Roman" w:cs="Times New Roman"/>
          <w:iCs/>
        </w:rPr>
        <w:t xml:space="preserve">whereas genotype L produced 3-fold more trichomes when aphids were present (solid lines in Fig. 1F). </w:t>
      </w:r>
    </w:p>
    <w:p w14:paraId="114A4F24" w14:textId="77777777" w:rsidR="00DA11C0" w:rsidRDefault="00DA11C0" w:rsidP="00DA11C0">
      <w:pPr>
        <w:spacing w:line="480" w:lineRule="auto"/>
        <w:rPr>
          <w:rFonts w:ascii="Times New Roman" w:hAnsi="Times New Roman" w:cs="Times New Roman"/>
        </w:rPr>
      </w:pPr>
    </w:p>
    <w:p w14:paraId="6BDFAF90" w14:textId="2EA35EF8" w:rsidR="00A03E31" w:rsidRDefault="00DF128F" w:rsidP="00DA11C0">
      <w:pPr>
        <w:spacing w:line="480" w:lineRule="auto"/>
        <w:rPr>
          <w:rFonts w:ascii="Times New Roman" w:hAnsi="Times New Roman" w:cs="Times New Roman"/>
        </w:rPr>
      </w:pPr>
      <w:r>
        <w:rPr>
          <w:rFonts w:ascii="Times New Roman" w:hAnsi="Times New Roman" w:cs="Times New Roman"/>
        </w:rPr>
        <w:t>We used structural equation models (</w:t>
      </w:r>
      <w:r w:rsidR="00D521F9">
        <w:rPr>
          <w:rFonts w:ascii="Times New Roman" w:hAnsi="Times New Roman" w:cs="Times New Roman"/>
        </w:rPr>
        <w:t xml:space="preserve">for </w:t>
      </w:r>
      <w:r>
        <w:rPr>
          <w:rFonts w:ascii="Times New Roman" w:hAnsi="Times New Roman" w:cs="Times New Roman"/>
        </w:rPr>
        <w:t>richness, abundance, and rarefied richness) and redundancy analysis (</w:t>
      </w:r>
      <w:r w:rsidR="00D521F9">
        <w:rPr>
          <w:rFonts w:ascii="Times New Roman" w:hAnsi="Times New Roman" w:cs="Times New Roman"/>
        </w:rPr>
        <w:t xml:space="preserve">for </w:t>
      </w:r>
      <w:r>
        <w:rPr>
          <w:rFonts w:ascii="Times New Roman" w:hAnsi="Times New Roman" w:cs="Times New Roman"/>
        </w:rPr>
        <w:t xml:space="preserve">community composition) to tease apart the direct and indirect effects of willow genetic variation and the biotic environment on the arthropod community. </w:t>
      </w:r>
      <w:r w:rsidR="00703AEC">
        <w:rPr>
          <w:rFonts w:ascii="Times New Roman" w:hAnsi="Times New Roman" w:cs="Times New Roman"/>
        </w:rPr>
        <w:t xml:space="preserve">For the traits we measured, we found that the indirect effect of willow genotype on </w:t>
      </w:r>
      <w:r w:rsidR="00A03E31">
        <w:rPr>
          <w:rFonts w:ascii="Times New Roman" w:hAnsi="Times New Roman" w:cs="Times New Roman"/>
        </w:rPr>
        <w:t xml:space="preserve">arthropod richness and abundance </w:t>
      </w:r>
      <w:r w:rsidR="00703AEC">
        <w:rPr>
          <w:rFonts w:ascii="Times New Roman" w:hAnsi="Times New Roman" w:cs="Times New Roman"/>
        </w:rPr>
        <w:t xml:space="preserve">was mediated </w:t>
      </w:r>
      <w:r w:rsidR="00A03E31">
        <w:rPr>
          <w:rFonts w:ascii="Times New Roman" w:hAnsi="Times New Roman" w:cs="Times New Roman"/>
        </w:rPr>
        <w:t>primarily by</w:t>
      </w:r>
      <w:r w:rsidR="00703AEC">
        <w:rPr>
          <w:rFonts w:ascii="Times New Roman" w:hAnsi="Times New Roman" w:cs="Times New Roman"/>
        </w:rPr>
        <w:t xml:space="preserve"> plant trait PC1</w:t>
      </w:r>
      <w:r w:rsidR="00A03E31">
        <w:rPr>
          <w:rFonts w:ascii="Times New Roman" w:hAnsi="Times New Roman" w:cs="Times New Roman"/>
        </w:rPr>
        <w:t xml:space="preserve"> (Fig. 3A,B). Plant height, shoot count, and shoot length all had strong, positive loadings on trait PC1 (</w:t>
      </w:r>
      <w:r w:rsidR="00807D96">
        <w:rPr>
          <w:rFonts w:ascii="Times New Roman" w:hAnsi="Times New Roman" w:cs="Times New Roman"/>
        </w:rPr>
        <w:t>Table S3)</w:t>
      </w:r>
      <w:r w:rsidR="00A03E31">
        <w:rPr>
          <w:rFonts w:ascii="Times New Roman" w:hAnsi="Times New Roman" w:cs="Times New Roman"/>
        </w:rPr>
        <w:t xml:space="preserve">, indicating that larger willows hosted more arthropod species and individuals. Arthropod abundance was also positively influenced by the addition of aphids, </w:t>
      </w:r>
      <w:r w:rsidR="00354EB3">
        <w:rPr>
          <w:rFonts w:ascii="Times New Roman" w:hAnsi="Times New Roman" w:cs="Times New Roman"/>
        </w:rPr>
        <w:t xml:space="preserve">primarily because </w:t>
      </w:r>
      <w:r w:rsidR="00354EB3" w:rsidRPr="00354EB3">
        <w:rPr>
          <w:rFonts w:ascii="Times New Roman" w:hAnsi="Times New Roman" w:cs="Times New Roman"/>
          <w:i/>
        </w:rPr>
        <w:t>A. farinosa</w:t>
      </w:r>
      <w:r w:rsidR="00354EB3">
        <w:rPr>
          <w:rFonts w:ascii="Times New Roman" w:hAnsi="Times New Roman" w:cs="Times New Roman"/>
        </w:rPr>
        <w:t xml:space="preserve"> also attracted other ant species (Pearson’s </w:t>
      </w:r>
      <w:r w:rsidR="00354EB3" w:rsidRPr="00354EB3">
        <w:rPr>
          <w:rFonts w:ascii="Times New Roman" w:hAnsi="Times New Roman" w:cs="Times New Roman"/>
          <w:i/>
        </w:rPr>
        <w:t>r</w:t>
      </w:r>
      <w:r w:rsidR="00354EB3">
        <w:rPr>
          <w:rFonts w:ascii="Times New Roman" w:hAnsi="Times New Roman" w:cs="Times New Roman"/>
        </w:rPr>
        <w:t xml:space="preserve"> = 0.42, t</w:t>
      </w:r>
      <w:r w:rsidR="00354EB3">
        <w:rPr>
          <w:rFonts w:ascii="Times New Roman" w:hAnsi="Times New Roman" w:cs="Times New Roman"/>
          <w:vertAlign w:val="subscript"/>
        </w:rPr>
        <w:t>282</w:t>
      </w:r>
      <w:r w:rsidR="00354EB3">
        <w:rPr>
          <w:rFonts w:ascii="Times New Roman" w:hAnsi="Times New Roman" w:cs="Times New Roman"/>
        </w:rPr>
        <w:t xml:space="preserve"> = 7.74, P &lt; 0.001; Fig. 3D) and these other ants </w:t>
      </w:r>
      <w:r w:rsidR="00AB1687">
        <w:rPr>
          <w:rFonts w:ascii="Times New Roman" w:hAnsi="Times New Roman" w:cs="Times New Roman"/>
        </w:rPr>
        <w:t xml:space="preserve">were </w:t>
      </w:r>
      <w:r w:rsidR="00354EB3">
        <w:rPr>
          <w:rFonts w:ascii="Times New Roman" w:hAnsi="Times New Roman" w:cs="Times New Roman"/>
        </w:rPr>
        <w:t xml:space="preserve">the second most abundant </w:t>
      </w:r>
      <w:r w:rsidR="00AB1687">
        <w:rPr>
          <w:rFonts w:ascii="Times New Roman" w:hAnsi="Times New Roman" w:cs="Times New Roman"/>
        </w:rPr>
        <w:t>taxonomic group</w:t>
      </w:r>
      <w:r w:rsidR="00354EB3">
        <w:rPr>
          <w:rFonts w:ascii="Times New Roman" w:hAnsi="Times New Roman" w:cs="Times New Roman"/>
        </w:rPr>
        <w:t xml:space="preserve"> in the community.</w:t>
      </w:r>
      <w:r w:rsidR="00AB1687">
        <w:rPr>
          <w:rFonts w:ascii="Times New Roman" w:hAnsi="Times New Roman" w:cs="Times New Roman"/>
        </w:rPr>
        <w:t xml:space="preserve"> In contrast to total abundance, the addition of aphids </w:t>
      </w:r>
      <w:r w:rsidR="00AB1687">
        <w:rPr>
          <w:rFonts w:ascii="Times New Roman" w:hAnsi="Times New Roman" w:cs="Times New Roman"/>
        </w:rPr>
        <w:lastRenderedPageBreak/>
        <w:t xml:space="preserve">negatively affected rarefied richness. This negative effect was due in part to aphid additions attracting more </w:t>
      </w:r>
      <w:r w:rsidR="00AB1687" w:rsidRPr="00AB1687">
        <w:rPr>
          <w:rFonts w:ascii="Times New Roman" w:hAnsi="Times New Roman" w:cs="Times New Roman"/>
          <w:i/>
        </w:rPr>
        <w:t>F. obscuripes</w:t>
      </w:r>
      <w:r w:rsidR="00AB1687">
        <w:rPr>
          <w:rFonts w:ascii="Times New Roman" w:hAnsi="Times New Roman" w:cs="Times New Roman"/>
        </w:rPr>
        <w:t xml:space="preserve">, an active generalist predator that likely consumed or inhibited the colonization of </w:t>
      </w:r>
      <w:r w:rsidR="00361810">
        <w:rPr>
          <w:rFonts w:ascii="Times New Roman" w:hAnsi="Times New Roman" w:cs="Times New Roman"/>
        </w:rPr>
        <w:t xml:space="preserve">other </w:t>
      </w:r>
      <w:r w:rsidR="00AB1687">
        <w:rPr>
          <w:rFonts w:ascii="Times New Roman" w:hAnsi="Times New Roman" w:cs="Times New Roman"/>
        </w:rPr>
        <w:t>arthropod</w:t>
      </w:r>
      <w:r w:rsidR="00361810">
        <w:rPr>
          <w:rFonts w:ascii="Times New Roman" w:hAnsi="Times New Roman" w:cs="Times New Roman"/>
        </w:rPr>
        <w:t xml:space="preserve">s. </w:t>
      </w:r>
      <w:r w:rsidR="00F07824">
        <w:rPr>
          <w:rFonts w:ascii="Times New Roman" w:hAnsi="Times New Roman" w:cs="Times New Roman"/>
        </w:rPr>
        <w:t xml:space="preserve">In terms of composition, we found that the abundance of </w:t>
      </w:r>
      <w:r w:rsidR="00F07824" w:rsidRPr="00F07824">
        <w:rPr>
          <w:rFonts w:ascii="Times New Roman" w:hAnsi="Times New Roman" w:cs="Times New Roman"/>
          <w:i/>
        </w:rPr>
        <w:t>A. farinosa</w:t>
      </w:r>
      <w:r w:rsidR="00F07824">
        <w:rPr>
          <w:rFonts w:ascii="Times New Roman" w:hAnsi="Times New Roman" w:cs="Times New Roman"/>
        </w:rPr>
        <w:t xml:space="preserve"> was the only factor (of the mechanisms we modeled) influencing the arthropod community. Specifically, higher abundance of </w:t>
      </w:r>
      <w:r w:rsidR="00F07824" w:rsidRPr="00F07824">
        <w:rPr>
          <w:rFonts w:ascii="Times New Roman" w:hAnsi="Times New Roman" w:cs="Times New Roman"/>
          <w:i/>
        </w:rPr>
        <w:t>A. farinosa</w:t>
      </w:r>
      <w:r w:rsidR="00F07824">
        <w:rPr>
          <w:rFonts w:ascii="Times New Roman" w:hAnsi="Times New Roman" w:cs="Times New Roman"/>
        </w:rPr>
        <w:t xml:space="preserve"> resulted in an increase in </w:t>
      </w:r>
      <w:r w:rsidR="00DD21A9">
        <w:rPr>
          <w:rFonts w:ascii="Times New Roman" w:hAnsi="Times New Roman" w:cs="Times New Roman"/>
        </w:rPr>
        <w:t xml:space="preserve">the </w:t>
      </w:r>
      <w:r w:rsidR="00F07824">
        <w:rPr>
          <w:rFonts w:ascii="Times New Roman" w:hAnsi="Times New Roman" w:cs="Times New Roman"/>
        </w:rPr>
        <w:t>proportional abundance of other ant species in the community (Fig. 3D).</w:t>
      </w:r>
    </w:p>
    <w:p w14:paraId="003D9B59" w14:textId="77777777" w:rsidR="00F07824" w:rsidRDefault="00F07824" w:rsidP="00DA11C0">
      <w:pPr>
        <w:spacing w:line="480" w:lineRule="auto"/>
        <w:rPr>
          <w:rFonts w:ascii="Times New Roman" w:hAnsi="Times New Roman" w:cs="Times New Roman"/>
        </w:rPr>
      </w:pPr>
    </w:p>
    <w:p w14:paraId="3A3360C2" w14:textId="64A8A530" w:rsidR="002F4C17" w:rsidRDefault="00F07824" w:rsidP="002F4C17">
      <w:pPr>
        <w:spacing w:line="480" w:lineRule="auto"/>
        <w:rPr>
          <w:rFonts w:ascii="Times New Roman" w:hAnsi="Times New Roman" w:cs="Times New Roman"/>
        </w:rPr>
      </w:pPr>
      <w:r>
        <w:rPr>
          <w:rFonts w:ascii="Times New Roman" w:hAnsi="Times New Roman" w:cs="Times New Roman"/>
        </w:rPr>
        <w:t xml:space="preserve">Despite our detailed analysis of potential mechanisms, our structural equation models </w:t>
      </w:r>
      <w:r w:rsidR="004A1C62">
        <w:rPr>
          <w:rFonts w:ascii="Times New Roman" w:hAnsi="Times New Roman" w:cs="Times New Roman"/>
        </w:rPr>
        <w:t>revealed multiple missing paths (dotted lines, Fig. 3A,B,C)</w:t>
      </w:r>
      <w:r w:rsidR="008A5DA4">
        <w:rPr>
          <w:rFonts w:ascii="Times New Roman" w:hAnsi="Times New Roman" w:cs="Times New Roman"/>
        </w:rPr>
        <w:t>, resulting in rather poor fits for most of the models (richness: C</w:t>
      </w:r>
      <w:r w:rsidR="008A5DA4">
        <w:rPr>
          <w:rFonts w:ascii="Times New Roman" w:hAnsi="Times New Roman" w:cs="Times New Roman"/>
          <w:vertAlign w:val="subscript"/>
        </w:rPr>
        <w:t xml:space="preserve">2 </w:t>
      </w:r>
      <w:r w:rsidR="008A5DA4">
        <w:rPr>
          <w:rFonts w:ascii="Times New Roman" w:hAnsi="Times New Roman" w:cs="Times New Roman"/>
        </w:rPr>
        <w:t>= 8.49, P = 0.014; abundance: C</w:t>
      </w:r>
      <w:r w:rsidR="008A5DA4">
        <w:rPr>
          <w:rFonts w:ascii="Times New Roman" w:hAnsi="Times New Roman" w:cs="Times New Roman"/>
          <w:vertAlign w:val="subscript"/>
        </w:rPr>
        <w:t xml:space="preserve">32 </w:t>
      </w:r>
      <w:r w:rsidR="008A5DA4">
        <w:rPr>
          <w:rFonts w:ascii="Times New Roman" w:hAnsi="Times New Roman" w:cs="Times New Roman"/>
        </w:rPr>
        <w:t>= 37.66, P = 0.226; rarefied richness: C</w:t>
      </w:r>
      <w:r w:rsidR="008A5DA4">
        <w:rPr>
          <w:rFonts w:ascii="Times New Roman" w:hAnsi="Times New Roman" w:cs="Times New Roman"/>
          <w:vertAlign w:val="subscript"/>
        </w:rPr>
        <w:t>4</w:t>
      </w:r>
      <w:r w:rsidR="008A5DA4">
        <w:rPr>
          <w:rFonts w:ascii="Times New Roman" w:hAnsi="Times New Roman" w:cs="Times New Roman"/>
        </w:rPr>
        <w:t xml:space="preserve">=11.10, P = 0.025). </w:t>
      </w:r>
      <w:r w:rsidR="004A1C62">
        <w:rPr>
          <w:rFonts w:ascii="Times New Roman" w:hAnsi="Times New Roman" w:cs="Times New Roman"/>
        </w:rPr>
        <w:t>For example, after accounting for the traits we measured, willow genotype still had a strong effect on arthropod richness</w:t>
      </w:r>
      <w:r w:rsidR="00DD21A9">
        <w:rPr>
          <w:rFonts w:ascii="Times New Roman" w:hAnsi="Times New Roman" w:cs="Times New Roman"/>
        </w:rPr>
        <w:t xml:space="preserve"> (Fig. 3A) and </w:t>
      </w:r>
      <w:r w:rsidR="00DD21A9" w:rsidRPr="00DD21A9">
        <w:rPr>
          <w:rFonts w:ascii="Times New Roman" w:hAnsi="Times New Roman" w:cs="Times New Roman"/>
          <w:i/>
        </w:rPr>
        <w:t>A. farinosa</w:t>
      </w:r>
      <w:r w:rsidR="00DD21A9">
        <w:rPr>
          <w:rFonts w:ascii="Times New Roman" w:hAnsi="Times New Roman" w:cs="Times New Roman"/>
        </w:rPr>
        <w:t xml:space="preserve"> abundance (Fig. 3B)</w:t>
      </w:r>
      <w:r w:rsidR="004A1C62">
        <w:rPr>
          <w:rFonts w:ascii="Times New Roman" w:hAnsi="Times New Roman" w:cs="Times New Roman"/>
        </w:rPr>
        <w:t xml:space="preserve">, indicating that we </w:t>
      </w:r>
      <w:r w:rsidR="00DD21A9">
        <w:rPr>
          <w:rFonts w:ascii="Times New Roman" w:hAnsi="Times New Roman" w:cs="Times New Roman"/>
        </w:rPr>
        <w:t>failed to identify</w:t>
      </w:r>
      <w:r w:rsidR="004A1C62">
        <w:rPr>
          <w:rFonts w:ascii="Times New Roman" w:hAnsi="Times New Roman" w:cs="Times New Roman"/>
        </w:rPr>
        <w:t xml:space="preserve"> key pathway</w:t>
      </w:r>
      <w:r w:rsidR="00DD21A9">
        <w:rPr>
          <w:rFonts w:ascii="Times New Roman" w:hAnsi="Times New Roman" w:cs="Times New Roman"/>
        </w:rPr>
        <w:t>s</w:t>
      </w:r>
      <w:r w:rsidR="00361810">
        <w:rPr>
          <w:rFonts w:ascii="Times New Roman" w:hAnsi="Times New Roman" w:cs="Times New Roman"/>
        </w:rPr>
        <w:t xml:space="preserve"> (likely unmeasured traits)</w:t>
      </w:r>
      <w:r w:rsidR="004A1C62">
        <w:rPr>
          <w:rFonts w:ascii="Times New Roman" w:hAnsi="Times New Roman" w:cs="Times New Roman"/>
        </w:rPr>
        <w:t xml:space="preserve"> by wh</w:t>
      </w:r>
      <w:r w:rsidR="00DD21A9">
        <w:rPr>
          <w:rFonts w:ascii="Times New Roman" w:hAnsi="Times New Roman" w:cs="Times New Roman"/>
        </w:rPr>
        <w:t>ich genetic variation influenced these responses.</w:t>
      </w:r>
      <w:r w:rsidR="004A1C62">
        <w:rPr>
          <w:rFonts w:ascii="Times New Roman" w:hAnsi="Times New Roman" w:cs="Times New Roman"/>
        </w:rPr>
        <w:t xml:space="preserve"> </w:t>
      </w:r>
      <w:r w:rsidR="007D71FD">
        <w:rPr>
          <w:rFonts w:ascii="Times New Roman" w:hAnsi="Times New Roman" w:cs="Times New Roman"/>
        </w:rPr>
        <w:t xml:space="preserve">Similarly, we failed to </w:t>
      </w:r>
      <w:r w:rsidR="00DD21A9">
        <w:rPr>
          <w:rFonts w:ascii="Times New Roman" w:hAnsi="Times New Roman" w:cs="Times New Roman"/>
        </w:rPr>
        <w:t xml:space="preserve">fully </w:t>
      </w:r>
      <w:r w:rsidR="007D71FD">
        <w:rPr>
          <w:rFonts w:ascii="Times New Roman" w:hAnsi="Times New Roman" w:cs="Times New Roman"/>
        </w:rPr>
        <w:t xml:space="preserve">identify the </w:t>
      </w:r>
      <w:r w:rsidR="00DD21A9" w:rsidRPr="0097471A">
        <w:rPr>
          <w:rFonts w:ascii="Times New Roman" w:hAnsi="Times New Roman" w:cs="Times New Roman"/>
        </w:rPr>
        <w:t>E</w:t>
      </w:r>
      <w:r w:rsidR="00DD21A9" w:rsidRPr="0097471A">
        <w:rPr>
          <w:rFonts w:ascii="Times New Roman" w:hAnsi="Times New Roman" w:cs="Times New Roman"/>
          <w:vertAlign w:val="subscript"/>
        </w:rPr>
        <w:t>aphid</w:t>
      </w:r>
      <m:oMath>
        <m:r>
          <w:rPr>
            <w:rFonts w:ascii="Cambria Math" w:hAnsi="Cambria Math" w:cs="Times New Roman"/>
          </w:rPr>
          <m:t>×</m:t>
        </m:r>
      </m:oMath>
      <w:r w:rsidR="00DD21A9" w:rsidRPr="0097471A">
        <w:rPr>
          <w:rFonts w:ascii="Times New Roman" w:hAnsi="Times New Roman" w:cs="Times New Roman"/>
        </w:rPr>
        <w:t>E</w:t>
      </w:r>
      <w:r w:rsidR="00DD21A9" w:rsidRPr="0097471A">
        <w:rPr>
          <w:rFonts w:ascii="Times New Roman" w:hAnsi="Times New Roman" w:cs="Times New Roman"/>
          <w:vertAlign w:val="subscript"/>
        </w:rPr>
        <w:t>ant</w:t>
      </w:r>
      <w:r w:rsidR="00DD21A9">
        <w:rPr>
          <w:rFonts w:ascii="Times New Roman" w:hAnsi="Times New Roman" w:cs="Times New Roman"/>
          <w:iCs/>
        </w:rPr>
        <w:t xml:space="preserve"> effect</w:t>
      </w:r>
      <w:r w:rsidR="00DD21A9">
        <w:rPr>
          <w:rFonts w:ascii="Times New Roman" w:hAnsi="Times New Roman" w:cs="Times New Roman"/>
        </w:rPr>
        <w:t xml:space="preserve"> on arthropod abundance (Fig. 3B) as well as how the addition of aphids negatively affected rarefied richness (Fig. 3C).</w:t>
      </w:r>
      <w:r w:rsidR="00AF308C">
        <w:rPr>
          <w:rFonts w:ascii="Times New Roman" w:hAnsi="Times New Roman" w:cs="Times New Roman"/>
        </w:rPr>
        <w:t xml:space="preserve"> </w:t>
      </w:r>
      <w:r w:rsidR="00DD21A9">
        <w:rPr>
          <w:rFonts w:ascii="Times New Roman" w:hAnsi="Times New Roman" w:cs="Times New Roman"/>
        </w:rPr>
        <w:t xml:space="preserve">For our redundancy analysis of </w:t>
      </w:r>
      <w:r w:rsidR="00DB1180">
        <w:rPr>
          <w:rFonts w:ascii="Times New Roman" w:hAnsi="Times New Roman" w:cs="Times New Roman"/>
        </w:rPr>
        <w:t xml:space="preserve">community </w:t>
      </w:r>
      <w:r w:rsidR="00DD21A9">
        <w:rPr>
          <w:rFonts w:ascii="Times New Roman" w:hAnsi="Times New Roman" w:cs="Times New Roman"/>
        </w:rPr>
        <w:t xml:space="preserve">composition, we found that </w:t>
      </w:r>
      <w:r w:rsidR="00703AEC" w:rsidRPr="00703AEC">
        <w:rPr>
          <w:rFonts w:ascii="Times New Roman" w:hAnsi="Times New Roman" w:cs="Times New Roman"/>
          <w:i/>
        </w:rPr>
        <w:t>A. farinosa</w:t>
      </w:r>
      <w:r w:rsidR="00703AEC">
        <w:rPr>
          <w:rFonts w:ascii="Times New Roman" w:hAnsi="Times New Roman" w:cs="Times New Roman"/>
        </w:rPr>
        <w:t xml:space="preserve"> abundance explained the effect of the aphid treatment</w:t>
      </w:r>
      <w:r w:rsidR="00DB1180">
        <w:rPr>
          <w:rFonts w:ascii="Times New Roman" w:hAnsi="Times New Roman" w:cs="Times New Roman"/>
        </w:rPr>
        <w:t xml:space="preserve"> (F</w:t>
      </w:r>
      <w:r w:rsidR="00DB1180" w:rsidRPr="00DB1180">
        <w:rPr>
          <w:rFonts w:ascii="Times New Roman" w:hAnsi="Times New Roman" w:cs="Times New Roman"/>
          <w:vertAlign w:val="subscript"/>
        </w:rPr>
        <w:t>1,173</w:t>
      </w:r>
      <w:r w:rsidR="00DB1180">
        <w:rPr>
          <w:rFonts w:ascii="Times New Roman" w:hAnsi="Times New Roman" w:cs="Times New Roman"/>
        </w:rPr>
        <w:t xml:space="preserve"> = 0.90, P = 0.447)</w:t>
      </w:r>
      <w:r w:rsidR="00D55011">
        <w:rPr>
          <w:rFonts w:ascii="Times New Roman" w:hAnsi="Times New Roman" w:cs="Times New Roman"/>
        </w:rPr>
        <w:t xml:space="preserve">, </w:t>
      </w:r>
      <w:r w:rsidR="00DD21A9">
        <w:rPr>
          <w:rFonts w:ascii="Times New Roman" w:hAnsi="Times New Roman" w:cs="Times New Roman"/>
        </w:rPr>
        <w:t xml:space="preserve">but </w:t>
      </w:r>
      <w:r w:rsidR="00D55011">
        <w:rPr>
          <w:rFonts w:ascii="Times New Roman" w:hAnsi="Times New Roman" w:cs="Times New Roman"/>
        </w:rPr>
        <w:t>we</w:t>
      </w:r>
      <w:r w:rsidR="00703AEC">
        <w:rPr>
          <w:rFonts w:ascii="Times New Roman" w:hAnsi="Times New Roman" w:cs="Times New Roman"/>
        </w:rPr>
        <w:t xml:space="preserve"> still failed to detect</w:t>
      </w:r>
      <w:r w:rsidR="00D55011">
        <w:rPr>
          <w:rFonts w:ascii="Times New Roman" w:hAnsi="Times New Roman" w:cs="Times New Roman"/>
        </w:rPr>
        <w:t xml:space="preserve"> the </w:t>
      </w:r>
      <w:r w:rsidR="00703AEC">
        <w:rPr>
          <w:rFonts w:ascii="Times New Roman" w:hAnsi="Times New Roman" w:cs="Times New Roman"/>
        </w:rPr>
        <w:t>effec</w:t>
      </w:r>
      <w:r w:rsidR="00DB1180">
        <w:rPr>
          <w:rFonts w:ascii="Times New Roman" w:hAnsi="Times New Roman" w:cs="Times New Roman"/>
        </w:rPr>
        <w:t>t of both willow genotype (F</w:t>
      </w:r>
      <w:r w:rsidR="00DB1180" w:rsidRPr="00DB1180">
        <w:rPr>
          <w:rFonts w:ascii="Times New Roman" w:hAnsi="Times New Roman" w:cs="Times New Roman"/>
          <w:vertAlign w:val="subscript"/>
        </w:rPr>
        <w:t xml:space="preserve">9,173 </w:t>
      </w:r>
      <w:r w:rsidR="00DB1180">
        <w:rPr>
          <w:rFonts w:ascii="Times New Roman" w:hAnsi="Times New Roman" w:cs="Times New Roman"/>
        </w:rPr>
        <w:t>= 1.53, P = 0.014)</w:t>
      </w:r>
      <w:r w:rsidR="00703AEC">
        <w:rPr>
          <w:rFonts w:ascii="Times New Roman" w:hAnsi="Times New Roman" w:cs="Times New Roman"/>
        </w:rPr>
        <w:t xml:space="preserve"> and the </w:t>
      </w:r>
      <w:r w:rsidR="00703AEC" w:rsidRPr="00D64AAA">
        <w:rPr>
          <w:rFonts w:ascii="Times New Roman" w:hAnsi="Times New Roman" w:cs="Times New Roman"/>
        </w:rPr>
        <w:t>G</w:t>
      </w:r>
      <m:oMath>
        <m:r>
          <w:rPr>
            <w:rFonts w:ascii="Cambria Math" w:hAnsi="Cambria Math" w:cs="Times New Roman"/>
          </w:rPr>
          <m:t>×</m:t>
        </m:r>
      </m:oMath>
      <w:r w:rsidR="00703AEC" w:rsidRPr="00D64AAA">
        <w:rPr>
          <w:rFonts w:ascii="Times New Roman" w:hAnsi="Times New Roman" w:cs="Times New Roman"/>
        </w:rPr>
        <w:t>E</w:t>
      </w:r>
      <w:r w:rsidR="00703AEC" w:rsidRPr="00D64AAA">
        <w:rPr>
          <w:rFonts w:ascii="Times New Roman" w:hAnsi="Times New Roman" w:cs="Times New Roman"/>
          <w:vertAlign w:val="subscript"/>
        </w:rPr>
        <w:t>aphid</w:t>
      </w:r>
      <w:r w:rsidR="00703AEC" w:rsidRPr="00D64AAA">
        <w:rPr>
          <w:rFonts w:ascii="Times New Roman" w:hAnsi="Times New Roman" w:cs="Times New Roman"/>
          <w:iCs/>
        </w:rPr>
        <w:t xml:space="preserve"> effect</w:t>
      </w:r>
      <w:r w:rsidR="00703AEC">
        <w:rPr>
          <w:rFonts w:ascii="Times New Roman" w:hAnsi="Times New Roman" w:cs="Times New Roman"/>
        </w:rPr>
        <w:t xml:space="preserve"> (</w:t>
      </w:r>
      <w:r w:rsidR="00DB1180">
        <w:rPr>
          <w:rFonts w:ascii="Times New Roman" w:hAnsi="Times New Roman" w:cs="Times New Roman"/>
        </w:rPr>
        <w:t>F</w:t>
      </w:r>
      <w:r w:rsidR="00DB1180" w:rsidRPr="00DB1180">
        <w:rPr>
          <w:rFonts w:ascii="Times New Roman" w:hAnsi="Times New Roman" w:cs="Times New Roman"/>
          <w:vertAlign w:val="subscript"/>
        </w:rPr>
        <w:t xml:space="preserve">9,164 </w:t>
      </w:r>
      <w:r w:rsidR="00DB1180">
        <w:rPr>
          <w:rFonts w:ascii="Times New Roman" w:hAnsi="Times New Roman" w:cs="Times New Roman"/>
        </w:rPr>
        <w:t xml:space="preserve">= 1.71, </w:t>
      </w:r>
      <w:r w:rsidR="00DB1180" w:rsidRPr="00DB1180">
        <w:rPr>
          <w:rFonts w:ascii="Times New Roman" w:hAnsi="Times New Roman" w:cs="Times New Roman"/>
        </w:rPr>
        <w:t>P</w:t>
      </w:r>
      <w:r w:rsidR="00DB1180">
        <w:rPr>
          <w:rFonts w:ascii="Times New Roman" w:hAnsi="Times New Roman" w:cs="Times New Roman"/>
        </w:rPr>
        <w:t xml:space="preserve"> = 0.004</w:t>
      </w:r>
      <w:r w:rsidR="00703AEC">
        <w:rPr>
          <w:rFonts w:ascii="Times New Roman" w:hAnsi="Times New Roman" w:cs="Times New Roman"/>
        </w:rPr>
        <w:t>)</w:t>
      </w:r>
      <w:r w:rsidR="00DB1180">
        <w:rPr>
          <w:rFonts w:ascii="Times New Roman" w:hAnsi="Times New Roman" w:cs="Times New Roman"/>
        </w:rPr>
        <w:t>, suggesting that we failed to measure important constitutive and inducible plant traits</w:t>
      </w:r>
      <w:r w:rsidR="00703AEC">
        <w:rPr>
          <w:rFonts w:ascii="Times New Roman" w:hAnsi="Times New Roman" w:cs="Times New Roman"/>
        </w:rPr>
        <w:t xml:space="preserve">. </w:t>
      </w:r>
    </w:p>
    <w:p w14:paraId="3036AB35" w14:textId="2F127E4E" w:rsidR="00764123" w:rsidRDefault="00764123" w:rsidP="0059295B">
      <w:pPr>
        <w:spacing w:line="480" w:lineRule="auto"/>
        <w:rPr>
          <w:rFonts w:ascii="Times New Roman" w:hAnsi="Times New Roman" w:cs="Times New Roman"/>
        </w:rPr>
      </w:pPr>
    </w:p>
    <w:p w14:paraId="7ED26BB3" w14:textId="69EE3FFD" w:rsidR="00DA11C0" w:rsidRPr="00843DC0" w:rsidRDefault="007254F5" w:rsidP="00DA11C0">
      <w:pPr>
        <w:spacing w:line="480" w:lineRule="auto"/>
        <w:rPr>
          <w:rFonts w:ascii="Times New Roman" w:hAnsi="Times New Roman" w:cs="Times New Roman"/>
        </w:rPr>
      </w:pPr>
      <w:r w:rsidRPr="00C2459A">
        <w:rPr>
          <w:rFonts w:ascii="Times New Roman" w:hAnsi="Times New Roman" w:cs="Times New Roman"/>
          <w:u w:val="single"/>
        </w:rPr>
        <w:lastRenderedPageBreak/>
        <w:t>Wind experiment</w:t>
      </w:r>
      <w:r w:rsidR="00DA11C0">
        <w:rPr>
          <w:rFonts w:ascii="Times New Roman" w:hAnsi="Times New Roman" w:cs="Times New Roman"/>
        </w:rPr>
        <w:t xml:space="preserve"> – </w:t>
      </w:r>
      <w:r w:rsidR="00A11AF8">
        <w:rPr>
          <w:rFonts w:ascii="Times New Roman" w:hAnsi="Times New Roman" w:cs="Times New Roman"/>
        </w:rPr>
        <w:t>One of the mechanisms by which wind exposure could influence willow-associated communities is through accumul</w:t>
      </w:r>
      <w:r w:rsidR="003C1277">
        <w:rPr>
          <w:rFonts w:ascii="Times New Roman" w:hAnsi="Times New Roman" w:cs="Times New Roman"/>
        </w:rPr>
        <w:t>ated effects on soil properties; however,</w:t>
      </w:r>
      <w:r w:rsidR="00A11AF8">
        <w:rPr>
          <w:rFonts w:ascii="Times New Roman" w:hAnsi="Times New Roman" w:cs="Times New Roman"/>
        </w:rPr>
        <w:t xml:space="preserve"> </w:t>
      </w:r>
      <w:r w:rsidR="003C1277">
        <w:rPr>
          <w:rFonts w:ascii="Times New Roman" w:hAnsi="Times New Roman" w:cs="Times New Roman"/>
        </w:rPr>
        <w:t>w</w:t>
      </w:r>
      <w:r w:rsidR="00DA11C0">
        <w:rPr>
          <w:rFonts w:ascii="Times New Roman" w:hAnsi="Times New Roman" w:cs="Times New Roman"/>
        </w:rPr>
        <w:t>e observed only modest effects of wind exposure on soil properties</w:t>
      </w:r>
      <w:r w:rsidR="003C1277">
        <w:rPr>
          <w:rFonts w:ascii="Times New Roman" w:hAnsi="Times New Roman" w:cs="Times New Roman"/>
        </w:rPr>
        <w:t xml:space="preserve"> (Table 2)</w:t>
      </w:r>
      <w:r w:rsidR="00DA11C0">
        <w:rPr>
          <w:rFonts w:ascii="Times New Roman" w:hAnsi="Times New Roman" w:cs="Times New Roman"/>
        </w:rPr>
        <w:t>. Specifically, soil in wind-exposed plots</w:t>
      </w:r>
      <w:r w:rsidR="00451166">
        <w:rPr>
          <w:rFonts w:ascii="Times New Roman" w:hAnsi="Times New Roman" w:cs="Times New Roman"/>
        </w:rPr>
        <w:t xml:space="preserve"> was marginally</w:t>
      </w:r>
      <w:r w:rsidR="00DA11C0">
        <w:rPr>
          <w:rFonts w:ascii="Times New Roman" w:hAnsi="Times New Roman" w:cs="Times New Roman"/>
        </w:rPr>
        <w:t xml:space="preserve"> drier (</w:t>
      </w:r>
      <w:r w:rsidR="003C1277">
        <w:rPr>
          <w:rFonts w:ascii="Times New Roman" w:hAnsi="Times New Roman" w:cs="Times New Roman"/>
        </w:rPr>
        <w:t>Fig. 6A)</w:t>
      </w:r>
      <w:r w:rsidR="00DA11C0">
        <w:rPr>
          <w:rFonts w:ascii="Times New Roman" w:hAnsi="Times New Roman" w:cs="Times New Roman"/>
        </w:rPr>
        <w:t xml:space="preserve"> with higher amounts of total Nitrogen (</w:t>
      </w:r>
      <w:r w:rsidR="003C1277">
        <w:rPr>
          <w:rFonts w:ascii="Times New Roman" w:hAnsi="Times New Roman" w:cs="Times New Roman"/>
        </w:rPr>
        <w:t>Fig. 6B) than in unexposed plots, but t</w:t>
      </w:r>
      <w:r w:rsidR="00DA11C0">
        <w:rPr>
          <w:rFonts w:ascii="Times New Roman" w:hAnsi="Times New Roman" w:cs="Times New Roman"/>
        </w:rPr>
        <w:t xml:space="preserve">here was no </w:t>
      </w:r>
      <w:r w:rsidR="003C1277">
        <w:rPr>
          <w:rFonts w:ascii="Times New Roman" w:hAnsi="Times New Roman" w:cs="Times New Roman"/>
        </w:rPr>
        <w:t xml:space="preserve">clear </w:t>
      </w:r>
      <w:r w:rsidR="00DA11C0">
        <w:rPr>
          <w:rFonts w:ascii="Times New Roman" w:hAnsi="Times New Roman" w:cs="Times New Roman"/>
        </w:rPr>
        <w:t xml:space="preserve">difference in </w:t>
      </w:r>
      <w:r w:rsidR="003C1277">
        <w:rPr>
          <w:rFonts w:ascii="Times New Roman" w:hAnsi="Times New Roman" w:cs="Times New Roman"/>
        </w:rPr>
        <w:t xml:space="preserve">either </w:t>
      </w:r>
      <w:r w:rsidR="00DA11C0">
        <w:rPr>
          <w:rFonts w:ascii="Times New Roman" w:hAnsi="Times New Roman" w:cs="Times New Roman"/>
        </w:rPr>
        <w:t xml:space="preserve">percent organic matter or nutrient composition </w:t>
      </w:r>
      <w:r w:rsidR="003C1277">
        <w:rPr>
          <w:rFonts w:ascii="Times New Roman" w:hAnsi="Times New Roman" w:cs="Times New Roman"/>
        </w:rPr>
        <w:t xml:space="preserve">(Table 2). </w:t>
      </w:r>
    </w:p>
    <w:p w14:paraId="4AFFE385" w14:textId="77777777" w:rsidR="00DA11C0" w:rsidRDefault="00DA11C0" w:rsidP="00843DC0">
      <w:pPr>
        <w:spacing w:line="480" w:lineRule="auto"/>
        <w:rPr>
          <w:rFonts w:ascii="Times New Roman" w:hAnsi="Times New Roman" w:cs="Times New Roman"/>
          <w:u w:val="single"/>
        </w:rPr>
      </w:pPr>
    </w:p>
    <w:p w14:paraId="5C226B1F" w14:textId="5FFC146E" w:rsidR="001D44A3" w:rsidRPr="00DA11C0" w:rsidRDefault="00254970" w:rsidP="001D44A3">
      <w:pPr>
        <w:spacing w:line="480" w:lineRule="auto"/>
        <w:rPr>
          <w:rFonts w:ascii="Times New Roman" w:hAnsi="Times New Roman" w:cs="Times New Roman"/>
          <w:iCs/>
        </w:rPr>
      </w:pPr>
      <w:r>
        <w:rPr>
          <w:rFonts w:ascii="Times New Roman" w:hAnsi="Times New Roman" w:cs="Times New Roman"/>
        </w:rPr>
        <w:t>As with the ant-aphid experiment, we hypothesized that the effects of wind exposure and willow genotype on associated communities would be mediated by plant traits. Interestingly, we</w:t>
      </w:r>
      <w:r w:rsidR="00042C2C">
        <w:rPr>
          <w:rFonts w:ascii="Times New Roman" w:hAnsi="Times New Roman" w:cs="Times New Roman"/>
        </w:rPr>
        <w:t xml:space="preserve"> found that plant-growth and leaf quality traits responded</w:t>
      </w:r>
      <w:r>
        <w:rPr>
          <w:rFonts w:ascii="Times New Roman" w:hAnsi="Times New Roman" w:cs="Times New Roman"/>
        </w:rPr>
        <w:t xml:space="preserve"> differently to wind exposure and willow genetic variation (Table 2</w:t>
      </w:r>
      <w:r w:rsidR="00843DC0" w:rsidRPr="007B13B4">
        <w:rPr>
          <w:rFonts w:ascii="Times New Roman" w:hAnsi="Times New Roman" w:cs="Times New Roman"/>
          <w:iCs/>
        </w:rPr>
        <w:t>).</w:t>
      </w:r>
      <w:r w:rsidR="00843DC0">
        <w:rPr>
          <w:rFonts w:ascii="Times New Roman" w:hAnsi="Times New Roman" w:cs="Times New Roman"/>
          <w:iCs/>
        </w:rPr>
        <w:t xml:space="preserve"> </w:t>
      </w:r>
      <w:r w:rsidR="00042C2C">
        <w:rPr>
          <w:rFonts w:ascii="Times New Roman" w:hAnsi="Times New Roman" w:cs="Times New Roman"/>
          <w:iCs/>
        </w:rPr>
        <w:t>For example</w:t>
      </w:r>
      <w:r w:rsidR="00843DC0">
        <w:rPr>
          <w:rFonts w:ascii="Times New Roman" w:hAnsi="Times New Roman" w:cs="Times New Roman"/>
          <w:iCs/>
        </w:rPr>
        <w:t>, wind exposure negatively affected all plant-growth traits</w:t>
      </w:r>
      <w:r>
        <w:rPr>
          <w:rFonts w:ascii="Times New Roman" w:hAnsi="Times New Roman" w:cs="Times New Roman"/>
          <w:iCs/>
        </w:rPr>
        <w:t xml:space="preserve"> (Table 1)</w:t>
      </w:r>
      <w:r w:rsidR="00843DC0">
        <w:rPr>
          <w:rFonts w:ascii="Times New Roman" w:hAnsi="Times New Roman" w:cs="Times New Roman"/>
          <w:iCs/>
        </w:rPr>
        <w:t xml:space="preserve">. Moreover, the negative effects of wind </w:t>
      </w:r>
      <w:r>
        <w:rPr>
          <w:rFonts w:ascii="Times New Roman" w:hAnsi="Times New Roman" w:cs="Times New Roman"/>
          <w:iCs/>
        </w:rPr>
        <w:t xml:space="preserve">exposure </w:t>
      </w:r>
      <w:r w:rsidR="00843DC0">
        <w:rPr>
          <w:rFonts w:ascii="Times New Roman" w:hAnsi="Times New Roman" w:cs="Times New Roman"/>
          <w:iCs/>
        </w:rPr>
        <w:t>were magnified by the end of the experiment for both plant height</w:t>
      </w:r>
      <w:r>
        <w:rPr>
          <w:rFonts w:ascii="Times New Roman" w:hAnsi="Times New Roman" w:cs="Times New Roman"/>
          <w:iCs/>
        </w:rPr>
        <w:t xml:space="preserve"> (Fig. 6C)</w:t>
      </w:r>
      <w:r w:rsidR="00843DC0">
        <w:rPr>
          <w:rFonts w:ascii="Times New Roman" w:hAnsi="Times New Roman" w:cs="Times New Roman"/>
          <w:iCs/>
        </w:rPr>
        <w:t xml:space="preserve"> and the nu</w:t>
      </w:r>
      <w:r w:rsidR="001B5E1F">
        <w:rPr>
          <w:rFonts w:ascii="Times New Roman" w:hAnsi="Times New Roman" w:cs="Times New Roman"/>
          <w:iCs/>
        </w:rPr>
        <w:t>mber of shoots produced (Table 2</w:t>
      </w:r>
      <w:r w:rsidR="00843DC0">
        <w:rPr>
          <w:rFonts w:ascii="Times New Roman" w:hAnsi="Times New Roman" w:cs="Times New Roman"/>
          <w:iCs/>
        </w:rPr>
        <w:t>).</w:t>
      </w:r>
      <w:r w:rsidR="00843DC0">
        <w:rPr>
          <w:rFonts w:ascii="Times New Roman" w:hAnsi="Times New Roman" w:cs="Times New Roman"/>
          <w:i/>
          <w:iCs/>
        </w:rPr>
        <w:t xml:space="preserve"> </w:t>
      </w:r>
      <w:r w:rsidR="00843DC0">
        <w:rPr>
          <w:rFonts w:ascii="Times New Roman" w:hAnsi="Times New Roman" w:cs="Times New Roman"/>
          <w:iCs/>
        </w:rPr>
        <w:t>Still, willow genotype had a pronounced effect on all plant-growth traits, resulting in willows that varied over 2-fold in height</w:t>
      </w:r>
      <w:r>
        <w:rPr>
          <w:rFonts w:ascii="Times New Roman" w:hAnsi="Times New Roman" w:cs="Times New Roman"/>
          <w:iCs/>
        </w:rPr>
        <w:t xml:space="preserve"> (Fig. 6D)</w:t>
      </w:r>
      <w:r w:rsidR="00843DC0">
        <w:rPr>
          <w:rFonts w:ascii="Times New Roman" w:hAnsi="Times New Roman" w:cs="Times New Roman"/>
          <w:iCs/>
        </w:rPr>
        <w:t>, number of shoots, and shoot length among the most disparate genotypes. While the effect of willow genotype on shoot length changed by th</w:t>
      </w:r>
      <w:r w:rsidR="001B5E1F">
        <w:rPr>
          <w:rFonts w:ascii="Times New Roman" w:hAnsi="Times New Roman" w:cs="Times New Roman"/>
          <w:iCs/>
        </w:rPr>
        <w:t>e end of the experiment (Table 2</w:t>
      </w:r>
      <w:r w:rsidR="00843DC0">
        <w:rPr>
          <w:rFonts w:ascii="Times New Roman" w:hAnsi="Times New Roman" w:cs="Times New Roman"/>
          <w:iCs/>
        </w:rPr>
        <w:t>), this G</w:t>
      </w:r>
      <m:oMath>
        <m:r>
          <w:rPr>
            <w:rFonts w:ascii="Cambria Math" w:hAnsi="Cambria Math" w:cs="Times New Roman"/>
          </w:rPr>
          <m:t>×</m:t>
        </m:r>
      </m:oMath>
      <w:r w:rsidR="00843DC0">
        <w:rPr>
          <w:rFonts w:ascii="Times New Roman" w:hAnsi="Times New Roman" w:cs="Times New Roman"/>
          <w:iCs/>
        </w:rPr>
        <w:t>E</w:t>
      </w:r>
      <w:r w:rsidR="00843DC0">
        <w:rPr>
          <w:rFonts w:ascii="Times New Roman" w:hAnsi="Times New Roman" w:cs="Times New Roman"/>
          <w:iCs/>
          <w:vertAlign w:val="subscript"/>
        </w:rPr>
        <w:t>year</w:t>
      </w:r>
      <w:r w:rsidR="00843DC0">
        <w:rPr>
          <w:rFonts w:ascii="Times New Roman" w:hAnsi="Times New Roman" w:cs="Times New Roman"/>
          <w:iCs/>
        </w:rPr>
        <w:t xml:space="preserve"> effect was relatively small (</w:t>
      </w:r>
      <w:r w:rsidR="00843DC0" w:rsidRPr="00E82F64">
        <w:rPr>
          <w:rFonts w:ascii="Times New Roman" w:hAnsi="Times New Roman" w:cs="Times New Roman"/>
          <w:i/>
          <w:iCs/>
        </w:rPr>
        <w:t>R</w:t>
      </w:r>
      <w:r w:rsidR="00843DC0" w:rsidRPr="00E82F64">
        <w:rPr>
          <w:rFonts w:ascii="Times New Roman" w:hAnsi="Times New Roman" w:cs="Times New Roman"/>
          <w:i/>
          <w:iCs/>
          <w:vertAlign w:val="superscript"/>
        </w:rPr>
        <w:t>2</w:t>
      </w:r>
      <w:r w:rsidR="00843DC0">
        <w:rPr>
          <w:rFonts w:ascii="Times New Roman" w:hAnsi="Times New Roman" w:cs="Times New Roman"/>
          <w:iCs/>
        </w:rPr>
        <w:t xml:space="preserve"> = 0.05) compared to the effect of genotype alone (</w:t>
      </w:r>
      <w:r w:rsidR="00843DC0" w:rsidRPr="00E82F64">
        <w:rPr>
          <w:rFonts w:ascii="Times New Roman" w:hAnsi="Times New Roman" w:cs="Times New Roman"/>
          <w:i/>
          <w:iCs/>
        </w:rPr>
        <w:t>R</w:t>
      </w:r>
      <w:r w:rsidR="00843DC0" w:rsidRPr="00E82F64">
        <w:rPr>
          <w:rFonts w:ascii="Times New Roman" w:hAnsi="Times New Roman" w:cs="Times New Roman"/>
          <w:i/>
          <w:iCs/>
          <w:vertAlign w:val="superscript"/>
        </w:rPr>
        <w:t>2</w:t>
      </w:r>
      <w:r w:rsidR="00843DC0">
        <w:rPr>
          <w:rFonts w:ascii="Times New Roman" w:hAnsi="Times New Roman" w:cs="Times New Roman"/>
          <w:iCs/>
        </w:rPr>
        <w:t xml:space="preserve"> = 0.13). In contrast to plant-growth traits, willow genotype was the primary factor in determining leaf traits across both </w:t>
      </w:r>
      <w:r w:rsidR="001B5E1F">
        <w:rPr>
          <w:rFonts w:ascii="Times New Roman" w:hAnsi="Times New Roman" w:cs="Times New Roman"/>
          <w:iCs/>
        </w:rPr>
        <w:t>years of the experiment (Table 2</w:t>
      </w:r>
      <w:r w:rsidR="00843DC0">
        <w:rPr>
          <w:rFonts w:ascii="Times New Roman" w:hAnsi="Times New Roman" w:cs="Times New Roman"/>
          <w:iCs/>
        </w:rPr>
        <w:t>). The leaves of willow genotypes varied 46-fold in trichome density, 1.5-fold in SLA, and 1.6-fold in C:N</w:t>
      </w:r>
      <w:r w:rsidR="001B5E1F">
        <w:rPr>
          <w:rFonts w:ascii="Times New Roman" w:hAnsi="Times New Roman" w:cs="Times New Roman"/>
          <w:iCs/>
        </w:rPr>
        <w:t xml:space="preserve"> (Fig. 6E)</w:t>
      </w:r>
      <w:r w:rsidR="00843DC0">
        <w:rPr>
          <w:rFonts w:ascii="Times New Roman" w:hAnsi="Times New Roman" w:cs="Times New Roman"/>
          <w:iCs/>
        </w:rPr>
        <w:t xml:space="preserve">. We had data available on leaf water content for 2012 and 2013, and we found that the amount of variation explained by willow genotype </w:t>
      </w:r>
      <w:r w:rsidR="00843DC0">
        <w:rPr>
          <w:rFonts w:ascii="Times New Roman" w:hAnsi="Times New Roman" w:cs="Times New Roman"/>
          <w:iCs/>
        </w:rPr>
        <w:lastRenderedPageBreak/>
        <w:t xml:space="preserve">depended on the sampling year (2012, </w:t>
      </w:r>
      <w:r w:rsidR="00843DC0">
        <w:rPr>
          <w:rFonts w:ascii="Times New Roman" w:hAnsi="Times New Roman" w:cs="Times New Roman"/>
          <w:i/>
          <w:iCs/>
        </w:rPr>
        <w:t>R</w:t>
      </w:r>
      <w:r w:rsidR="00843DC0" w:rsidRPr="00123AD8">
        <w:rPr>
          <w:rFonts w:ascii="Times New Roman" w:hAnsi="Times New Roman" w:cs="Times New Roman"/>
          <w:i/>
          <w:iCs/>
          <w:vertAlign w:val="superscript"/>
        </w:rPr>
        <w:t>2</w:t>
      </w:r>
      <w:r w:rsidR="00843DC0">
        <w:rPr>
          <w:rFonts w:ascii="Times New Roman" w:hAnsi="Times New Roman" w:cs="Times New Roman"/>
          <w:iCs/>
        </w:rPr>
        <w:t xml:space="preserve"> = 0.11; 2013, </w:t>
      </w:r>
      <w:r w:rsidR="00843DC0">
        <w:rPr>
          <w:rFonts w:ascii="Times New Roman" w:hAnsi="Times New Roman" w:cs="Times New Roman"/>
          <w:i/>
          <w:iCs/>
        </w:rPr>
        <w:t>R</w:t>
      </w:r>
      <w:r w:rsidR="00843DC0" w:rsidRPr="00123AD8">
        <w:rPr>
          <w:rFonts w:ascii="Times New Roman" w:hAnsi="Times New Roman" w:cs="Times New Roman"/>
          <w:i/>
          <w:iCs/>
          <w:vertAlign w:val="superscript"/>
        </w:rPr>
        <w:t>2</w:t>
      </w:r>
      <w:r w:rsidR="00843DC0">
        <w:rPr>
          <w:rFonts w:ascii="Times New Roman" w:hAnsi="Times New Roman" w:cs="Times New Roman"/>
          <w:iCs/>
        </w:rPr>
        <w:t xml:space="preserve"> = 0.16). Unlike </w:t>
      </w:r>
      <w:r w:rsidR="00042C2C">
        <w:rPr>
          <w:rFonts w:ascii="Times New Roman" w:hAnsi="Times New Roman" w:cs="Times New Roman"/>
          <w:iCs/>
        </w:rPr>
        <w:t>aboveground plant traits</w:t>
      </w:r>
      <w:r w:rsidR="00843DC0">
        <w:rPr>
          <w:rFonts w:ascii="Times New Roman" w:hAnsi="Times New Roman" w:cs="Times New Roman"/>
          <w:iCs/>
        </w:rPr>
        <w:t>, root C:N did not appear to be influenced by either wind exposure or willow genotype</w:t>
      </w:r>
      <w:r w:rsidR="001B5E1F">
        <w:rPr>
          <w:rFonts w:ascii="Times New Roman" w:hAnsi="Times New Roman" w:cs="Times New Roman"/>
          <w:iCs/>
        </w:rPr>
        <w:t xml:space="preserve"> (Table 2, Fig. 6F)</w:t>
      </w:r>
      <w:r w:rsidR="00843DC0">
        <w:rPr>
          <w:rFonts w:ascii="Times New Roman" w:hAnsi="Times New Roman" w:cs="Times New Roman"/>
          <w:iCs/>
        </w:rPr>
        <w:t>.</w:t>
      </w:r>
    </w:p>
    <w:p w14:paraId="4E0D25D6" w14:textId="77777777" w:rsidR="00843DC0" w:rsidRDefault="00843DC0" w:rsidP="002F4C17">
      <w:pPr>
        <w:spacing w:line="480" w:lineRule="auto"/>
        <w:rPr>
          <w:rFonts w:ascii="Times New Roman" w:hAnsi="Times New Roman" w:cs="Times New Roman"/>
        </w:rPr>
      </w:pPr>
    </w:p>
    <w:p w14:paraId="0CB9E345" w14:textId="2608B2BC" w:rsidR="002226AF" w:rsidRDefault="00F21266" w:rsidP="0059295B">
      <w:pPr>
        <w:spacing w:line="480" w:lineRule="auto"/>
        <w:rPr>
          <w:rFonts w:ascii="Times New Roman" w:hAnsi="Times New Roman" w:cs="Times New Roman"/>
        </w:rPr>
      </w:pPr>
      <w:r>
        <w:rPr>
          <w:rFonts w:ascii="Times New Roman" w:hAnsi="Times New Roman" w:cs="Times New Roman"/>
        </w:rPr>
        <w:t xml:space="preserve">In contrast to the ant-aphid experiment, our structural equation models </w:t>
      </w:r>
      <w:r w:rsidR="007F5BF3">
        <w:rPr>
          <w:rFonts w:ascii="Times New Roman" w:hAnsi="Times New Roman" w:cs="Times New Roman"/>
        </w:rPr>
        <w:t>provided good fits to our data</w:t>
      </w:r>
      <w:r w:rsidR="00807D96">
        <w:rPr>
          <w:rFonts w:ascii="Times New Roman" w:hAnsi="Times New Roman" w:cs="Times New Roman"/>
        </w:rPr>
        <w:t xml:space="preserve"> (i.e., P &gt; 0.05)</w:t>
      </w:r>
      <w:r w:rsidR="007F5BF3">
        <w:rPr>
          <w:rFonts w:ascii="Times New Roman" w:hAnsi="Times New Roman" w:cs="Times New Roman"/>
        </w:rPr>
        <w:t xml:space="preserve">, indicating that we </w:t>
      </w:r>
      <w:r>
        <w:rPr>
          <w:rFonts w:ascii="Times New Roman" w:hAnsi="Times New Roman" w:cs="Times New Roman"/>
        </w:rPr>
        <w:t>identified the key processes affecting the richnes</w:t>
      </w:r>
      <w:r w:rsidR="007F5BF3">
        <w:rPr>
          <w:rFonts w:ascii="Times New Roman" w:hAnsi="Times New Roman" w:cs="Times New Roman"/>
        </w:rPr>
        <w:t>s</w:t>
      </w:r>
      <w:r w:rsidR="00807D96">
        <w:rPr>
          <w:rFonts w:ascii="Times New Roman" w:hAnsi="Times New Roman" w:cs="Times New Roman"/>
        </w:rPr>
        <w:t xml:space="preserve"> (Fig. 7A; C</w:t>
      </w:r>
      <w:r w:rsidR="00807D96">
        <w:rPr>
          <w:rFonts w:ascii="Times New Roman" w:hAnsi="Times New Roman" w:cs="Times New Roman"/>
          <w:vertAlign w:val="subscript"/>
        </w:rPr>
        <w:t>38</w:t>
      </w:r>
      <w:r w:rsidR="00807D96">
        <w:rPr>
          <w:rFonts w:ascii="Times New Roman" w:hAnsi="Times New Roman" w:cs="Times New Roman"/>
        </w:rPr>
        <w:t xml:space="preserve"> = 28.83, P = 0.858), abundance (C</w:t>
      </w:r>
      <w:r w:rsidR="00807D96">
        <w:rPr>
          <w:rFonts w:ascii="Times New Roman" w:hAnsi="Times New Roman" w:cs="Times New Roman"/>
          <w:vertAlign w:val="subscript"/>
        </w:rPr>
        <w:t>38</w:t>
      </w:r>
      <w:r w:rsidR="00807D96">
        <w:rPr>
          <w:rFonts w:ascii="Times New Roman" w:hAnsi="Times New Roman" w:cs="Times New Roman"/>
        </w:rPr>
        <w:t xml:space="preserve"> = 32.8, P = 0.709</w:t>
      </w:r>
      <w:r>
        <w:rPr>
          <w:rFonts w:ascii="Times New Roman" w:hAnsi="Times New Roman" w:cs="Times New Roman"/>
        </w:rPr>
        <w:t>), and rarefied richness (</w:t>
      </w:r>
      <w:r w:rsidR="00807D96">
        <w:rPr>
          <w:rFonts w:ascii="Times New Roman" w:hAnsi="Times New Roman" w:cs="Times New Roman"/>
        </w:rPr>
        <w:t>C</w:t>
      </w:r>
      <w:r w:rsidR="00807D96">
        <w:rPr>
          <w:rFonts w:ascii="Times New Roman" w:hAnsi="Times New Roman" w:cs="Times New Roman"/>
          <w:vertAlign w:val="subscript"/>
        </w:rPr>
        <w:t>38</w:t>
      </w:r>
      <w:r w:rsidR="00807D96">
        <w:rPr>
          <w:rFonts w:ascii="Times New Roman" w:hAnsi="Times New Roman" w:cs="Times New Roman"/>
        </w:rPr>
        <w:t xml:space="preserve"> = 21.63, P = 0.985</w:t>
      </w:r>
      <w:r>
        <w:rPr>
          <w:rFonts w:ascii="Times New Roman" w:hAnsi="Times New Roman" w:cs="Times New Roman"/>
        </w:rPr>
        <w:t xml:space="preserve">) of willow-associated communities. </w:t>
      </w:r>
    </w:p>
    <w:p w14:paraId="7524C790" w14:textId="77777777" w:rsidR="002226AF" w:rsidRDefault="002226AF" w:rsidP="0059295B">
      <w:pPr>
        <w:spacing w:line="480" w:lineRule="auto"/>
        <w:rPr>
          <w:rFonts w:ascii="Times New Roman" w:hAnsi="Times New Roman" w:cs="Times New Roman"/>
        </w:rPr>
      </w:pPr>
    </w:p>
    <w:p w14:paraId="509EF3AD" w14:textId="685B73D3" w:rsidR="00DA360F" w:rsidRDefault="002226AF" w:rsidP="0059295B">
      <w:pPr>
        <w:spacing w:line="480" w:lineRule="auto"/>
        <w:rPr>
          <w:rFonts w:ascii="Times New Roman" w:hAnsi="Times New Roman" w:cs="Times New Roman"/>
        </w:rPr>
      </w:pPr>
      <w:r>
        <w:rPr>
          <w:rFonts w:ascii="Times New Roman" w:hAnsi="Times New Roman" w:cs="Times New Roman"/>
        </w:rPr>
        <w:t>Aboveground, we found that</w:t>
      </w:r>
      <w:r w:rsidR="00632B9F">
        <w:rPr>
          <w:rFonts w:ascii="Times New Roman" w:hAnsi="Times New Roman" w:cs="Times New Roman"/>
        </w:rPr>
        <w:t xml:space="preserve"> wind exposure had a direct, negative effect on arthropod richness (Fig. 7A), abundance (std. coef. = -0.08), and rarefied richness (std. coef. = -0.26).</w:t>
      </w:r>
      <w:r>
        <w:rPr>
          <w:rFonts w:ascii="Times New Roman" w:hAnsi="Times New Roman" w:cs="Times New Roman"/>
        </w:rPr>
        <w:t xml:space="preserve"> </w:t>
      </w:r>
      <w:r w:rsidR="00632B9F">
        <w:rPr>
          <w:rFonts w:ascii="Times New Roman" w:hAnsi="Times New Roman" w:cs="Times New Roman"/>
        </w:rPr>
        <w:t xml:space="preserve">In addition, we found that </w:t>
      </w:r>
      <w:r>
        <w:rPr>
          <w:rFonts w:ascii="Times New Roman" w:hAnsi="Times New Roman" w:cs="Times New Roman"/>
        </w:rPr>
        <w:t>both trait PC1 and PC2 mediated the indirect effects of wind exposure</w:t>
      </w:r>
      <w:r w:rsidR="00632B9F">
        <w:rPr>
          <w:rFonts w:ascii="Times New Roman" w:hAnsi="Times New Roman" w:cs="Times New Roman"/>
        </w:rPr>
        <w:t xml:space="preserve"> (negative) and willow genetic variation</w:t>
      </w:r>
      <w:r>
        <w:rPr>
          <w:rFonts w:ascii="Times New Roman" w:hAnsi="Times New Roman" w:cs="Times New Roman"/>
        </w:rPr>
        <w:t xml:space="preserve"> on the arthropod community (Fig. 7A). </w:t>
      </w:r>
      <w:r w:rsidR="00856CC9">
        <w:rPr>
          <w:rFonts w:ascii="Times New Roman" w:hAnsi="Times New Roman" w:cs="Times New Roman"/>
        </w:rPr>
        <w:t xml:space="preserve">Trait PC1 had a strong, positive effect on arthropod richness (Fig. 7A), abundance (std. coef. = 0.28), and rarefied richness (std. coef = 0.37). Similar to the ant-aphid experiment, trait PC1 had strong, positive associations with plant height, shoot count, and shoot length (Table S3), indicating that larger willows hosted more arthropod species. Trait PC2 had a smaller, but negative effect on arthropod richness (Fig. 7A), abundance (-0.15), and rarefied richness (-0.12). </w:t>
      </w:r>
      <w:r w:rsidR="0037553C">
        <w:rPr>
          <w:rFonts w:ascii="Times New Roman" w:hAnsi="Times New Roman" w:cs="Times New Roman"/>
        </w:rPr>
        <w:t>Trait PC2 had</w:t>
      </w:r>
      <w:r w:rsidR="00632B9F">
        <w:rPr>
          <w:rFonts w:ascii="Times New Roman" w:hAnsi="Times New Roman" w:cs="Times New Roman"/>
        </w:rPr>
        <w:t xml:space="preserve"> a strong positive correlation with l</w:t>
      </w:r>
      <w:r w:rsidR="00856CC9">
        <w:rPr>
          <w:rFonts w:ascii="Times New Roman" w:hAnsi="Times New Roman" w:cs="Times New Roman"/>
        </w:rPr>
        <w:t>eaf C:N,</w:t>
      </w:r>
      <w:r w:rsidR="00632B9F">
        <w:rPr>
          <w:rFonts w:ascii="Times New Roman" w:hAnsi="Times New Roman" w:cs="Times New Roman"/>
        </w:rPr>
        <w:t xml:space="preserve"> but strong negative correlations with</w:t>
      </w:r>
      <w:r w:rsidR="00856CC9">
        <w:rPr>
          <w:rFonts w:ascii="Times New Roman" w:hAnsi="Times New Roman" w:cs="Times New Roman"/>
        </w:rPr>
        <w:t xml:space="preserve"> leaf water content and SLA (Table S3), indicating that willows with poorer quality leaf tissue hosted fewer arthropod species. These qualitative patterns held for the richness, abundance, and rarefied richness of foliar arthropods in the first year of the experiment as well (C</w:t>
      </w:r>
      <w:r w:rsidR="00856CC9">
        <w:rPr>
          <w:rFonts w:ascii="Times New Roman" w:hAnsi="Times New Roman" w:cs="Times New Roman"/>
          <w:vertAlign w:val="subscript"/>
        </w:rPr>
        <w:t>22</w:t>
      </w:r>
      <w:r w:rsidR="00856CC9">
        <w:rPr>
          <w:rFonts w:ascii="Times New Roman" w:hAnsi="Times New Roman" w:cs="Times New Roman"/>
        </w:rPr>
        <w:t xml:space="preserve"> = 26.02, P = 0.251)</w:t>
      </w:r>
      <w:r w:rsidR="00D07D6B">
        <w:rPr>
          <w:rFonts w:ascii="Times New Roman" w:hAnsi="Times New Roman" w:cs="Times New Roman"/>
        </w:rPr>
        <w:t xml:space="preserve">, except that </w:t>
      </w:r>
      <w:r w:rsidR="00D07D6B">
        <w:rPr>
          <w:rFonts w:ascii="Times New Roman" w:hAnsi="Times New Roman" w:cs="Times New Roman"/>
        </w:rPr>
        <w:lastRenderedPageBreak/>
        <w:t>trait PC2 was determined by different traits (Table S3) and did not appear to affect any aspect of the arthropod community (</w:t>
      </w:r>
      <w:r w:rsidR="0068038D">
        <w:rPr>
          <w:rFonts w:ascii="Times New Roman" w:hAnsi="Times New Roman" w:cs="Times New Roman"/>
        </w:rPr>
        <w:t>richness, P = 0.657; abundance, P = 0.104; rarefied richness, P = 0.850).</w:t>
      </w:r>
      <w:r w:rsidR="00632B9F">
        <w:rPr>
          <w:rFonts w:ascii="Times New Roman" w:hAnsi="Times New Roman" w:cs="Times New Roman"/>
        </w:rPr>
        <w:t xml:space="preserve"> </w:t>
      </w:r>
      <w:r w:rsidR="006C5D52">
        <w:rPr>
          <w:rFonts w:ascii="Times New Roman" w:hAnsi="Times New Roman" w:cs="Times New Roman"/>
        </w:rPr>
        <w:t xml:space="preserve">For community composition, we only analyzed the data from the second year of the experiment because this was the only year we detected a significant effect of wind exposure (Table 2). We found that the effects of wind exposure on community composition were primarily mediated by </w:t>
      </w:r>
      <w:r w:rsidR="00EC0B89">
        <w:rPr>
          <w:rFonts w:ascii="Times New Roman" w:hAnsi="Times New Roman" w:cs="Times New Roman"/>
        </w:rPr>
        <w:t xml:space="preserve">plant </w:t>
      </w:r>
      <w:r w:rsidR="006C5D52">
        <w:rPr>
          <w:rFonts w:ascii="Times New Roman" w:hAnsi="Times New Roman" w:cs="Times New Roman"/>
        </w:rPr>
        <w:t>trait PC1.</w:t>
      </w:r>
      <w:r w:rsidR="00CF7912">
        <w:rPr>
          <w:rFonts w:ascii="Times New Roman" w:hAnsi="Times New Roman" w:cs="Times New Roman"/>
        </w:rPr>
        <w:t xml:space="preserve"> </w:t>
      </w:r>
      <w:r w:rsidR="00EC0B89">
        <w:rPr>
          <w:rFonts w:ascii="Times New Roman" w:hAnsi="Times New Roman" w:cs="Times New Roman"/>
        </w:rPr>
        <w:t>Positive values of trait PC1 (i.e. l</w:t>
      </w:r>
      <w:r w:rsidR="00CF7912">
        <w:rPr>
          <w:rFonts w:ascii="Times New Roman" w:hAnsi="Times New Roman" w:cs="Times New Roman"/>
        </w:rPr>
        <w:t>arger plants</w:t>
      </w:r>
      <w:r w:rsidR="00EC0B89">
        <w:rPr>
          <w:rFonts w:ascii="Times New Roman" w:hAnsi="Times New Roman" w:cs="Times New Roman"/>
        </w:rPr>
        <w:t>)</w:t>
      </w:r>
      <w:r w:rsidR="00CF7912">
        <w:rPr>
          <w:rFonts w:ascii="Times New Roman" w:hAnsi="Times New Roman" w:cs="Times New Roman"/>
        </w:rPr>
        <w:t xml:space="preserve"> had greater proportional abundance of gall midges, leaf-mining moths, and spiders, whereas leaf-tiering moths were insensi</w:t>
      </w:r>
      <w:r w:rsidR="00632B9F">
        <w:rPr>
          <w:rFonts w:ascii="Times New Roman" w:hAnsi="Times New Roman" w:cs="Times New Roman"/>
        </w:rPr>
        <w:t>tive to plant size (Fig. 7B</w:t>
      </w:r>
      <w:r w:rsidR="00CF7912">
        <w:rPr>
          <w:rFonts w:ascii="Times New Roman" w:hAnsi="Times New Roman" w:cs="Times New Roman"/>
        </w:rPr>
        <w:t>).</w:t>
      </w:r>
    </w:p>
    <w:p w14:paraId="675A02F6" w14:textId="77777777" w:rsidR="00FB5659" w:rsidRDefault="00FB5659" w:rsidP="0059295B">
      <w:pPr>
        <w:spacing w:line="480" w:lineRule="auto"/>
        <w:rPr>
          <w:rFonts w:ascii="Times New Roman" w:hAnsi="Times New Roman" w:cs="Times New Roman"/>
        </w:rPr>
      </w:pPr>
    </w:p>
    <w:p w14:paraId="05C86158" w14:textId="17775752" w:rsidR="00F67D50" w:rsidRPr="002226AF" w:rsidRDefault="00FB5659" w:rsidP="0059295B">
      <w:pPr>
        <w:spacing w:line="480" w:lineRule="auto"/>
        <w:rPr>
          <w:rFonts w:ascii="Times New Roman" w:hAnsi="Times New Roman" w:cs="Times New Roman"/>
        </w:rPr>
      </w:pPr>
      <w:r>
        <w:rPr>
          <w:rFonts w:ascii="Times New Roman" w:hAnsi="Times New Roman" w:cs="Times New Roman"/>
        </w:rPr>
        <w:t xml:space="preserve">Belowground, we found that different processes determined the </w:t>
      </w:r>
      <w:r w:rsidR="00B07E5B">
        <w:rPr>
          <w:rFonts w:ascii="Times New Roman" w:hAnsi="Times New Roman" w:cs="Times New Roman"/>
        </w:rPr>
        <w:t xml:space="preserve">structure </w:t>
      </w:r>
      <w:r>
        <w:rPr>
          <w:rFonts w:ascii="Times New Roman" w:hAnsi="Times New Roman" w:cs="Times New Roman"/>
        </w:rPr>
        <w:t xml:space="preserve">of root-associated </w:t>
      </w:r>
      <w:r w:rsidR="00BA4023">
        <w:rPr>
          <w:rFonts w:ascii="Times New Roman" w:hAnsi="Times New Roman" w:cs="Times New Roman"/>
        </w:rPr>
        <w:t>ecto</w:t>
      </w:r>
      <w:r>
        <w:rPr>
          <w:rFonts w:ascii="Times New Roman" w:hAnsi="Times New Roman" w:cs="Times New Roman"/>
        </w:rPr>
        <w:t>mycorrhiza and bacteria</w:t>
      </w:r>
      <w:r w:rsidR="00B07E5B">
        <w:rPr>
          <w:rFonts w:ascii="Times New Roman" w:hAnsi="Times New Roman" w:cs="Times New Roman"/>
        </w:rPr>
        <w:t xml:space="preserve"> communities</w:t>
      </w:r>
      <w:r>
        <w:rPr>
          <w:rFonts w:ascii="Times New Roman" w:hAnsi="Times New Roman" w:cs="Times New Roman"/>
        </w:rPr>
        <w:t xml:space="preserve">. For example, soil PC1, and to a lesser extent root C:N, </w:t>
      </w:r>
      <w:r w:rsidR="00A75B31">
        <w:rPr>
          <w:rFonts w:ascii="Times New Roman" w:hAnsi="Times New Roman" w:cs="Times New Roman"/>
        </w:rPr>
        <w:t xml:space="preserve">negatively affected </w:t>
      </w:r>
      <w:r w:rsidR="00BA4023">
        <w:rPr>
          <w:rFonts w:ascii="Times New Roman" w:hAnsi="Times New Roman" w:cs="Times New Roman"/>
        </w:rPr>
        <w:t>ecto</w:t>
      </w:r>
      <w:r w:rsidR="00A75B31">
        <w:rPr>
          <w:rFonts w:ascii="Times New Roman" w:hAnsi="Times New Roman" w:cs="Times New Roman"/>
        </w:rPr>
        <w:t>mycorrhiza richness</w:t>
      </w:r>
      <w:r w:rsidR="00B07E5B">
        <w:rPr>
          <w:rFonts w:ascii="Times New Roman" w:hAnsi="Times New Roman" w:cs="Times New Roman"/>
        </w:rPr>
        <w:t xml:space="preserve"> (Fig. 7A), abundance</w:t>
      </w:r>
      <w:r w:rsidR="009877C7">
        <w:rPr>
          <w:rFonts w:ascii="Times New Roman" w:hAnsi="Times New Roman" w:cs="Times New Roman"/>
        </w:rPr>
        <w:t xml:space="preserve"> (std. coefs: soil PC1 = -0.28; root C:N = -0.15)</w:t>
      </w:r>
      <w:r w:rsidR="00B07E5B">
        <w:rPr>
          <w:rFonts w:ascii="Times New Roman" w:hAnsi="Times New Roman" w:cs="Times New Roman"/>
        </w:rPr>
        <w:t>, and rarefied richness (</w:t>
      </w:r>
      <w:r w:rsidR="009877C7">
        <w:rPr>
          <w:rFonts w:ascii="Times New Roman" w:hAnsi="Times New Roman" w:cs="Times New Roman"/>
        </w:rPr>
        <w:t>std. coefs: soil PC1 = -0.28; root C:N = -0.22</w:t>
      </w:r>
      <w:r w:rsidR="00B07E5B">
        <w:rPr>
          <w:rFonts w:ascii="Times New Roman" w:hAnsi="Times New Roman" w:cs="Times New Roman"/>
        </w:rPr>
        <w:t>)</w:t>
      </w:r>
      <w:r w:rsidR="00A75B31">
        <w:rPr>
          <w:rFonts w:ascii="Times New Roman" w:hAnsi="Times New Roman" w:cs="Times New Roman"/>
        </w:rPr>
        <w:t xml:space="preserve">. Soil PC1 had strong positive correlations with soil moisture and organic matter, but negative </w:t>
      </w:r>
      <w:r w:rsidR="00B07E5B">
        <w:rPr>
          <w:rFonts w:ascii="Times New Roman" w:hAnsi="Times New Roman" w:cs="Times New Roman"/>
        </w:rPr>
        <w:t>correlations</w:t>
      </w:r>
      <w:r w:rsidR="00A75B31">
        <w:rPr>
          <w:rFonts w:ascii="Times New Roman" w:hAnsi="Times New Roman" w:cs="Times New Roman"/>
        </w:rPr>
        <w:t xml:space="preserve"> with </w:t>
      </w:r>
      <w:r w:rsidR="00B07E5B">
        <w:rPr>
          <w:rFonts w:ascii="Times New Roman" w:hAnsi="Times New Roman" w:cs="Times New Roman"/>
        </w:rPr>
        <w:t>NO</w:t>
      </w:r>
      <w:r w:rsidR="00B07E5B">
        <w:rPr>
          <w:rFonts w:ascii="Times New Roman" w:hAnsi="Times New Roman" w:cs="Times New Roman"/>
          <w:vertAlign w:val="subscript"/>
        </w:rPr>
        <w:t>3</w:t>
      </w:r>
      <w:r w:rsidR="00B07E5B">
        <w:rPr>
          <w:rFonts w:ascii="Times New Roman" w:hAnsi="Times New Roman" w:cs="Times New Roman"/>
          <w:vertAlign w:val="superscript"/>
        </w:rPr>
        <w:t>-</w:t>
      </w:r>
      <w:r w:rsidR="00B07E5B">
        <w:rPr>
          <w:rFonts w:ascii="Times New Roman" w:hAnsi="Times New Roman" w:cs="Times New Roman"/>
        </w:rPr>
        <w:t xml:space="preserve"> and NH</w:t>
      </w:r>
      <w:r w:rsidR="00B07E5B">
        <w:rPr>
          <w:rFonts w:ascii="Times New Roman" w:hAnsi="Times New Roman" w:cs="Times New Roman"/>
          <w:vertAlign w:val="subscript"/>
        </w:rPr>
        <w:t>4</w:t>
      </w:r>
      <w:r w:rsidR="00B07E5B">
        <w:rPr>
          <w:rFonts w:ascii="Times New Roman" w:hAnsi="Times New Roman" w:cs="Times New Roman"/>
          <w:vertAlign w:val="superscript"/>
        </w:rPr>
        <w:t>+</w:t>
      </w:r>
      <w:r w:rsidR="00A75B31">
        <w:rPr>
          <w:rFonts w:ascii="Times New Roman" w:hAnsi="Times New Roman" w:cs="Times New Roman"/>
        </w:rPr>
        <w:t xml:space="preserve">, indicating that </w:t>
      </w:r>
      <w:r w:rsidR="00BA4023">
        <w:rPr>
          <w:rFonts w:ascii="Times New Roman" w:hAnsi="Times New Roman" w:cs="Times New Roman"/>
        </w:rPr>
        <w:t>ecto</w:t>
      </w:r>
      <w:r w:rsidR="00A75B31">
        <w:rPr>
          <w:rFonts w:ascii="Times New Roman" w:hAnsi="Times New Roman" w:cs="Times New Roman"/>
        </w:rPr>
        <w:t xml:space="preserve">mycorrhiza communities were more diverse in </w:t>
      </w:r>
      <w:r w:rsidR="009877C7">
        <w:rPr>
          <w:rFonts w:ascii="Times New Roman" w:hAnsi="Times New Roman" w:cs="Times New Roman"/>
        </w:rPr>
        <w:t xml:space="preserve">drier </w:t>
      </w:r>
      <w:r w:rsidR="00A75B31">
        <w:rPr>
          <w:rFonts w:ascii="Times New Roman" w:hAnsi="Times New Roman" w:cs="Times New Roman"/>
        </w:rPr>
        <w:t>environments with more available nitrogen. In contrast, soil PC2 was the primary factor in determining bacteria richness</w:t>
      </w:r>
      <w:r w:rsidR="009877C7">
        <w:rPr>
          <w:rFonts w:ascii="Times New Roman" w:hAnsi="Times New Roman" w:cs="Times New Roman"/>
        </w:rPr>
        <w:t xml:space="preserve"> (Fig. 7A), abundance</w:t>
      </w:r>
      <w:r w:rsidR="00150105">
        <w:rPr>
          <w:rFonts w:ascii="Times New Roman" w:hAnsi="Times New Roman" w:cs="Times New Roman"/>
        </w:rPr>
        <w:t xml:space="preserve"> (std. coef. = 0.23)</w:t>
      </w:r>
      <w:r w:rsidR="009877C7">
        <w:rPr>
          <w:rFonts w:ascii="Times New Roman" w:hAnsi="Times New Roman" w:cs="Times New Roman"/>
        </w:rPr>
        <w:t xml:space="preserve">, and rarefied richness (std. coef. = </w:t>
      </w:r>
      <w:r w:rsidR="00150105">
        <w:rPr>
          <w:rFonts w:ascii="Times New Roman" w:hAnsi="Times New Roman" w:cs="Times New Roman"/>
        </w:rPr>
        <w:t>0.28</w:t>
      </w:r>
      <w:r w:rsidR="009877C7">
        <w:rPr>
          <w:rFonts w:ascii="Times New Roman" w:hAnsi="Times New Roman" w:cs="Times New Roman"/>
        </w:rPr>
        <w:t>)</w:t>
      </w:r>
      <w:r w:rsidR="00A75B31">
        <w:rPr>
          <w:rFonts w:ascii="Times New Roman" w:hAnsi="Times New Roman" w:cs="Times New Roman"/>
        </w:rPr>
        <w:t xml:space="preserve">. </w:t>
      </w:r>
      <w:r w:rsidR="009A03E6">
        <w:rPr>
          <w:rFonts w:ascii="Times New Roman" w:hAnsi="Times New Roman" w:cs="Times New Roman"/>
        </w:rPr>
        <w:t>Micronutrients such as Ca</w:t>
      </w:r>
      <w:r w:rsidR="009A03E6">
        <w:rPr>
          <w:rFonts w:ascii="Times New Roman" w:hAnsi="Times New Roman" w:cs="Times New Roman"/>
          <w:vertAlign w:val="superscript"/>
        </w:rPr>
        <w:t>2+</w:t>
      </w:r>
      <w:r w:rsidR="009A03E6">
        <w:rPr>
          <w:rFonts w:ascii="Times New Roman" w:hAnsi="Times New Roman" w:cs="Times New Roman"/>
        </w:rPr>
        <w:t>, Mg</w:t>
      </w:r>
      <w:r w:rsidR="009A03E6">
        <w:rPr>
          <w:rFonts w:ascii="Times New Roman" w:hAnsi="Times New Roman" w:cs="Times New Roman"/>
          <w:vertAlign w:val="superscript"/>
        </w:rPr>
        <w:t>2+</w:t>
      </w:r>
      <w:r w:rsidR="009A03E6">
        <w:rPr>
          <w:rFonts w:ascii="Times New Roman" w:hAnsi="Times New Roman" w:cs="Times New Roman"/>
        </w:rPr>
        <w:t>, and Cd</w:t>
      </w:r>
      <w:r w:rsidR="009A03E6">
        <w:rPr>
          <w:rFonts w:ascii="Times New Roman" w:hAnsi="Times New Roman" w:cs="Times New Roman"/>
          <w:vertAlign w:val="superscript"/>
        </w:rPr>
        <w:t>2+</w:t>
      </w:r>
      <w:r w:rsidR="00A75B31">
        <w:rPr>
          <w:rFonts w:ascii="Times New Roman" w:hAnsi="Times New Roman" w:cs="Times New Roman"/>
        </w:rPr>
        <w:t xml:space="preserve"> had strong positive loadings on soil PC2, indicating that bacteria richness was greater in environments with </w:t>
      </w:r>
      <w:r w:rsidR="009A03E6">
        <w:rPr>
          <w:rFonts w:ascii="Times New Roman" w:hAnsi="Times New Roman" w:cs="Times New Roman"/>
        </w:rPr>
        <w:t xml:space="preserve">more of these micronutrients. </w:t>
      </w:r>
      <w:r w:rsidR="00D13B63">
        <w:rPr>
          <w:rFonts w:ascii="Times New Roman" w:hAnsi="Times New Roman" w:cs="Times New Roman"/>
        </w:rPr>
        <w:t xml:space="preserve">Although we detected clear effects of soil properties and root C:N on richness, abundance, and rarefied richness of root-associated communities, none of these </w:t>
      </w:r>
      <w:r w:rsidR="00D13B63">
        <w:rPr>
          <w:rFonts w:ascii="Times New Roman" w:hAnsi="Times New Roman" w:cs="Times New Roman"/>
        </w:rPr>
        <w:lastRenderedPageBreak/>
        <w:t>characteristics</w:t>
      </w:r>
      <w:r w:rsidR="002226AF">
        <w:rPr>
          <w:rFonts w:ascii="Times New Roman" w:hAnsi="Times New Roman" w:cs="Times New Roman"/>
        </w:rPr>
        <w:t xml:space="preserve"> were strong predictors of</w:t>
      </w:r>
      <w:r w:rsidR="00D13B63">
        <w:rPr>
          <w:rFonts w:ascii="Times New Roman" w:hAnsi="Times New Roman" w:cs="Times New Roman"/>
        </w:rPr>
        <w:t xml:space="preserve"> the</w:t>
      </w:r>
      <w:r w:rsidR="008B4116">
        <w:rPr>
          <w:rFonts w:ascii="Times New Roman" w:hAnsi="Times New Roman" w:cs="Times New Roman"/>
        </w:rPr>
        <w:t xml:space="preserve">ir compositions </w:t>
      </w:r>
      <w:r w:rsidR="00D13B63">
        <w:rPr>
          <w:rFonts w:ascii="Times New Roman" w:hAnsi="Times New Roman" w:cs="Times New Roman"/>
        </w:rPr>
        <w:t>(</w:t>
      </w:r>
      <w:r w:rsidR="009D7A8F">
        <w:rPr>
          <w:rFonts w:ascii="Times New Roman" w:hAnsi="Times New Roman" w:cs="Times New Roman"/>
        </w:rPr>
        <w:t>Table 3</w:t>
      </w:r>
      <w:r w:rsidR="00D13B63">
        <w:rPr>
          <w:rFonts w:ascii="Times New Roman" w:hAnsi="Times New Roman" w:cs="Times New Roman"/>
        </w:rPr>
        <w:t>).</w:t>
      </w:r>
      <w:r w:rsidR="002226AF">
        <w:rPr>
          <w:rFonts w:ascii="Times New Roman" w:hAnsi="Times New Roman" w:cs="Times New Roman"/>
        </w:rPr>
        <w:t xml:space="preserve"> Indeed, </w:t>
      </w:r>
      <w:r w:rsidR="001D65C6">
        <w:rPr>
          <w:rFonts w:ascii="Times New Roman" w:hAnsi="Times New Roman" w:cs="Times New Roman"/>
        </w:rPr>
        <w:t xml:space="preserve">although we detected a significant effect of willow genetic variation on </w:t>
      </w:r>
      <w:r w:rsidR="00843E5D">
        <w:rPr>
          <w:rFonts w:ascii="Times New Roman" w:hAnsi="Times New Roman" w:cs="Times New Roman"/>
        </w:rPr>
        <w:t>ecto</w:t>
      </w:r>
      <w:r w:rsidR="001D65C6">
        <w:rPr>
          <w:rFonts w:ascii="Times New Roman" w:hAnsi="Times New Roman" w:cs="Times New Roman"/>
        </w:rPr>
        <w:t xml:space="preserve">mycorrhizal composition (Table 2), </w:t>
      </w:r>
      <w:r w:rsidR="002226AF">
        <w:rPr>
          <w:rFonts w:ascii="Times New Roman" w:hAnsi="Times New Roman" w:cs="Times New Roman"/>
        </w:rPr>
        <w:t xml:space="preserve">we failed to </w:t>
      </w:r>
      <w:r w:rsidR="009D7A8F">
        <w:rPr>
          <w:rFonts w:ascii="Times New Roman" w:hAnsi="Times New Roman" w:cs="Times New Roman"/>
        </w:rPr>
        <w:t>identify</w:t>
      </w:r>
      <w:r w:rsidR="002226AF">
        <w:rPr>
          <w:rFonts w:ascii="Times New Roman" w:hAnsi="Times New Roman" w:cs="Times New Roman"/>
        </w:rPr>
        <w:t xml:space="preserve"> the process </w:t>
      </w:r>
      <w:r w:rsidR="001D65C6">
        <w:rPr>
          <w:rFonts w:ascii="Times New Roman" w:hAnsi="Times New Roman" w:cs="Times New Roman"/>
        </w:rPr>
        <w:t xml:space="preserve">mediating the effect of willow genotype </w:t>
      </w:r>
      <w:r w:rsidR="002226AF">
        <w:rPr>
          <w:rFonts w:ascii="Times New Roman" w:hAnsi="Times New Roman" w:cs="Times New Roman"/>
        </w:rPr>
        <w:t>(F</w:t>
      </w:r>
      <w:r w:rsidR="009D7A8F">
        <w:rPr>
          <w:rFonts w:ascii="Times New Roman" w:hAnsi="Times New Roman" w:cs="Times New Roman"/>
          <w:vertAlign w:val="subscript"/>
        </w:rPr>
        <w:t>9,106</w:t>
      </w:r>
      <w:r w:rsidR="002226AF">
        <w:rPr>
          <w:rFonts w:ascii="Times New Roman" w:hAnsi="Times New Roman" w:cs="Times New Roman"/>
        </w:rPr>
        <w:t xml:space="preserve"> = </w:t>
      </w:r>
      <w:r w:rsidR="009D7A8F">
        <w:rPr>
          <w:rFonts w:ascii="Times New Roman" w:hAnsi="Times New Roman" w:cs="Times New Roman"/>
        </w:rPr>
        <w:t>1.03</w:t>
      </w:r>
      <w:r w:rsidR="002226AF">
        <w:rPr>
          <w:rFonts w:ascii="Times New Roman" w:hAnsi="Times New Roman" w:cs="Times New Roman"/>
        </w:rPr>
        <w:t xml:space="preserve">, P = </w:t>
      </w:r>
      <w:r w:rsidR="009D7A8F">
        <w:rPr>
          <w:rFonts w:ascii="Times New Roman" w:hAnsi="Times New Roman" w:cs="Times New Roman"/>
        </w:rPr>
        <w:t>0.002</w:t>
      </w:r>
      <w:r w:rsidR="002226AF">
        <w:rPr>
          <w:rFonts w:ascii="Times New Roman" w:hAnsi="Times New Roman" w:cs="Times New Roman"/>
        </w:rPr>
        <w:t>).</w:t>
      </w:r>
      <w:r w:rsidR="000019A9">
        <w:rPr>
          <w:rFonts w:ascii="Times New Roman" w:hAnsi="Times New Roman" w:cs="Times New Roman"/>
        </w:rPr>
        <w:t xml:space="preserve"> Our failure to identify this process </w:t>
      </w:r>
      <w:r w:rsidR="008B4116">
        <w:rPr>
          <w:rFonts w:ascii="Times New Roman" w:hAnsi="Times New Roman" w:cs="Times New Roman"/>
        </w:rPr>
        <w:t xml:space="preserve">is not surprising </w:t>
      </w:r>
      <w:r w:rsidR="000019A9">
        <w:rPr>
          <w:rFonts w:ascii="Times New Roman" w:hAnsi="Times New Roman" w:cs="Times New Roman"/>
        </w:rPr>
        <w:t xml:space="preserve">though, </w:t>
      </w:r>
      <w:r w:rsidR="00B5661F">
        <w:rPr>
          <w:rFonts w:ascii="Times New Roman" w:hAnsi="Times New Roman" w:cs="Times New Roman"/>
        </w:rPr>
        <w:t>given that</w:t>
      </w:r>
      <w:r w:rsidR="000019A9">
        <w:rPr>
          <w:rFonts w:ascii="Times New Roman" w:hAnsi="Times New Roman" w:cs="Times New Roman"/>
        </w:rPr>
        <w:t xml:space="preserve"> </w:t>
      </w:r>
      <w:r w:rsidR="0037553C">
        <w:rPr>
          <w:rFonts w:ascii="Times New Roman" w:hAnsi="Times New Roman" w:cs="Times New Roman"/>
        </w:rPr>
        <w:t xml:space="preserve">we </w:t>
      </w:r>
      <w:r w:rsidR="000019A9">
        <w:rPr>
          <w:rFonts w:ascii="Times New Roman" w:hAnsi="Times New Roman" w:cs="Times New Roman"/>
        </w:rPr>
        <w:t>measured one belowground plant trait (root C:N) and it was not strongly influenced by willow genotype (Table 2).</w:t>
      </w:r>
    </w:p>
    <w:p w14:paraId="3D5EB0A4" w14:textId="77777777" w:rsidR="00D13B63" w:rsidRPr="00D13B63" w:rsidRDefault="00D13B63"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45FE639B" w14:textId="77777777" w:rsidR="00FF591C" w:rsidRPr="00C2459A" w:rsidRDefault="00FF591C" w:rsidP="0059295B">
      <w:pPr>
        <w:spacing w:line="480" w:lineRule="auto"/>
        <w:rPr>
          <w:rFonts w:ascii="Times New Roman" w:hAnsi="Times New Roman" w:cs="Times New Roman"/>
          <w:i/>
        </w:rPr>
      </w:pPr>
      <w:r>
        <w:rPr>
          <w:rFonts w:ascii="Times New Roman" w:hAnsi="Times New Roman" w:cs="Times New Roman"/>
          <w:i/>
        </w:rPr>
        <w:t>What is the relative importance of willow genotype vs. the biotic and abiotic environment in structuring associated communities?</w:t>
      </w:r>
    </w:p>
    <w:p w14:paraId="2D060825" w14:textId="427A5161" w:rsidR="00093FD8" w:rsidRDefault="007D1C62" w:rsidP="0059295B">
      <w:pPr>
        <w:spacing w:line="480" w:lineRule="auto"/>
        <w:rPr>
          <w:rFonts w:ascii="Times New Roman" w:hAnsi="Times New Roman" w:cs="Times New Roman"/>
        </w:rPr>
      </w:pPr>
      <w:r>
        <w:rPr>
          <w:rFonts w:ascii="Times New Roman" w:hAnsi="Times New Roman" w:cs="Times New Roman"/>
        </w:rPr>
        <w:t>Our key finding was</w:t>
      </w:r>
      <w:r w:rsidR="00932AF6">
        <w:rPr>
          <w:rFonts w:ascii="Times New Roman" w:hAnsi="Times New Roman" w:cs="Times New Roman"/>
        </w:rPr>
        <w:t xml:space="preserve"> </w:t>
      </w:r>
      <w:r w:rsidR="004344C4">
        <w:rPr>
          <w:rFonts w:ascii="Times New Roman" w:hAnsi="Times New Roman" w:cs="Times New Roman"/>
        </w:rPr>
        <w:t xml:space="preserve">that </w:t>
      </w:r>
      <w:r w:rsidR="00B5661F">
        <w:rPr>
          <w:rFonts w:ascii="Times New Roman" w:hAnsi="Times New Roman" w:cs="Times New Roman"/>
        </w:rPr>
        <w:t xml:space="preserve">genetic effects on associated </w:t>
      </w:r>
      <w:r w:rsidR="00437344">
        <w:rPr>
          <w:rFonts w:ascii="Times New Roman" w:hAnsi="Times New Roman" w:cs="Times New Roman"/>
        </w:rPr>
        <w:t xml:space="preserve">arthropod, bacterial, and ectomycorrhizal </w:t>
      </w:r>
      <w:r w:rsidR="00B5661F">
        <w:rPr>
          <w:rFonts w:ascii="Times New Roman" w:hAnsi="Times New Roman" w:cs="Times New Roman"/>
        </w:rPr>
        <w:t>communities were often dependent on</w:t>
      </w:r>
      <w:r w:rsidR="004344C4">
        <w:rPr>
          <w:rFonts w:ascii="Times New Roman" w:hAnsi="Times New Roman" w:cs="Times New Roman"/>
        </w:rPr>
        <w:t xml:space="preserve"> the</w:t>
      </w:r>
      <w:r w:rsidR="00B5661F">
        <w:rPr>
          <w:rFonts w:ascii="Times New Roman" w:hAnsi="Times New Roman" w:cs="Times New Roman"/>
        </w:rPr>
        <w:t xml:space="preserve"> environmental context in which a host-plant is growing</w:t>
      </w:r>
      <w:r>
        <w:rPr>
          <w:rFonts w:ascii="Times New Roman" w:hAnsi="Times New Roman" w:cs="Times New Roman"/>
        </w:rPr>
        <w:t xml:space="preserve">. In the ant-aphid experiment, willow genetic variation tended to have a stronger effect on arthropod community structure compared to aphid additions and </w:t>
      </w:r>
      <w:r w:rsidR="0069489F">
        <w:rPr>
          <w:rFonts w:ascii="Times New Roman" w:hAnsi="Times New Roman" w:cs="Times New Roman"/>
        </w:rPr>
        <w:t>proximity to</w:t>
      </w:r>
      <w:r>
        <w:rPr>
          <w:rFonts w:ascii="Times New Roman" w:hAnsi="Times New Roman" w:cs="Times New Roman"/>
        </w:rPr>
        <w:t xml:space="preserve"> ant mounds</w:t>
      </w:r>
      <w:r w:rsidR="001C3790">
        <w:rPr>
          <w:rFonts w:ascii="Times New Roman" w:hAnsi="Times New Roman" w:cs="Times New Roman"/>
        </w:rPr>
        <w:t>. Still</w:t>
      </w:r>
      <w:r>
        <w:rPr>
          <w:rFonts w:ascii="Times New Roman" w:hAnsi="Times New Roman" w:cs="Times New Roman"/>
        </w:rPr>
        <w:t xml:space="preserve">, we </w:t>
      </w:r>
      <w:r w:rsidR="001C3790">
        <w:rPr>
          <w:rFonts w:ascii="Times New Roman" w:hAnsi="Times New Roman" w:cs="Times New Roman"/>
        </w:rPr>
        <w:t>did find</w:t>
      </w:r>
      <w:r>
        <w:rPr>
          <w:rFonts w:ascii="Times New Roman" w:hAnsi="Times New Roman" w:cs="Times New Roman"/>
        </w:rPr>
        <w:t xml:space="preserve"> that aphid additions modified the effect of willow genotype on the composition of the arthropod community, suggesting that </w:t>
      </w:r>
      <w:r w:rsidR="004E32DA">
        <w:rPr>
          <w:rFonts w:ascii="Times New Roman" w:hAnsi="Times New Roman" w:cs="Times New Roman"/>
        </w:rPr>
        <w:t xml:space="preserve">both factors play an important role in understanding community </w:t>
      </w:r>
      <w:r w:rsidR="004344C4">
        <w:rPr>
          <w:rFonts w:ascii="Times New Roman" w:hAnsi="Times New Roman" w:cs="Times New Roman"/>
        </w:rPr>
        <w:t>assembly</w:t>
      </w:r>
      <w:r w:rsidR="00932AF6">
        <w:rPr>
          <w:rFonts w:ascii="Times New Roman" w:hAnsi="Times New Roman" w:cs="Times New Roman"/>
        </w:rPr>
        <w:t>. In the wind experiment, we found that w</w:t>
      </w:r>
      <w:r>
        <w:rPr>
          <w:rFonts w:ascii="Times New Roman" w:hAnsi="Times New Roman" w:cs="Times New Roman"/>
        </w:rPr>
        <w:t xml:space="preserve">ind exposure trumped willow genotype in the strength of its effect on foliar arthropods and root-associated bacteria; however, willow genotype was the only factor that influenced the composition of root-associated </w:t>
      </w:r>
      <w:r w:rsidR="00BA4023">
        <w:rPr>
          <w:rFonts w:ascii="Times New Roman" w:hAnsi="Times New Roman" w:cs="Times New Roman"/>
        </w:rPr>
        <w:t>ecto</w:t>
      </w:r>
      <w:r>
        <w:rPr>
          <w:rFonts w:ascii="Times New Roman" w:hAnsi="Times New Roman" w:cs="Times New Roman"/>
        </w:rPr>
        <w:t xml:space="preserve">mycorrhiza. </w:t>
      </w:r>
      <w:r w:rsidR="004E32DA">
        <w:rPr>
          <w:rFonts w:ascii="Times New Roman" w:hAnsi="Times New Roman" w:cs="Times New Roman"/>
        </w:rPr>
        <w:t>Moreover, d</w:t>
      </w:r>
      <w:r w:rsidR="00932AF6">
        <w:rPr>
          <w:rFonts w:ascii="Times New Roman" w:hAnsi="Times New Roman" w:cs="Times New Roman"/>
        </w:rPr>
        <w:t>espite the importance of wind exposure in shaping arthropod composition, willow genotype</w:t>
      </w:r>
      <w:r w:rsidR="00AB44CE">
        <w:rPr>
          <w:rFonts w:ascii="Times New Roman" w:hAnsi="Times New Roman" w:cs="Times New Roman"/>
        </w:rPr>
        <w:t xml:space="preserve"> still</w:t>
      </w:r>
      <w:r w:rsidR="00932AF6">
        <w:rPr>
          <w:rFonts w:ascii="Times New Roman" w:hAnsi="Times New Roman" w:cs="Times New Roman"/>
        </w:rPr>
        <w:t xml:space="preserve"> had predictable effects on individual arthropod guilds</w:t>
      </w:r>
      <w:r w:rsidR="00661BCF">
        <w:rPr>
          <w:rFonts w:ascii="Times New Roman" w:hAnsi="Times New Roman" w:cs="Times New Roman"/>
        </w:rPr>
        <w:t>. Taken together, our study suggests</w:t>
      </w:r>
      <w:r w:rsidR="00932AF6">
        <w:rPr>
          <w:rFonts w:ascii="Times New Roman" w:hAnsi="Times New Roman" w:cs="Times New Roman"/>
        </w:rPr>
        <w:t xml:space="preserve"> that</w:t>
      </w:r>
      <w:r w:rsidR="004E32DA">
        <w:rPr>
          <w:rFonts w:ascii="Times New Roman" w:hAnsi="Times New Roman" w:cs="Times New Roman"/>
        </w:rPr>
        <w:t xml:space="preserve"> </w:t>
      </w:r>
      <w:r w:rsidR="00932AF6">
        <w:rPr>
          <w:rFonts w:ascii="Times New Roman" w:hAnsi="Times New Roman" w:cs="Times New Roman"/>
        </w:rPr>
        <w:t xml:space="preserve">future experiments </w:t>
      </w:r>
      <w:r w:rsidR="004E32DA">
        <w:rPr>
          <w:rFonts w:ascii="Times New Roman" w:hAnsi="Times New Roman" w:cs="Times New Roman"/>
        </w:rPr>
        <w:t>should consider both</w:t>
      </w:r>
      <w:r w:rsidR="00932AF6">
        <w:rPr>
          <w:rFonts w:ascii="Times New Roman" w:hAnsi="Times New Roman" w:cs="Times New Roman"/>
        </w:rPr>
        <w:t xml:space="preserve"> host-plant </w:t>
      </w:r>
      <w:r w:rsidR="00932AF6">
        <w:rPr>
          <w:rFonts w:ascii="Times New Roman" w:hAnsi="Times New Roman" w:cs="Times New Roman"/>
        </w:rPr>
        <w:lastRenderedPageBreak/>
        <w:t>genetic variation</w:t>
      </w:r>
      <w:r w:rsidR="00437344">
        <w:rPr>
          <w:rFonts w:ascii="Times New Roman" w:hAnsi="Times New Roman" w:cs="Times New Roman"/>
        </w:rPr>
        <w:t>, aphid presence,</w:t>
      </w:r>
      <w:r w:rsidR="004E32DA">
        <w:rPr>
          <w:rFonts w:ascii="Times New Roman" w:hAnsi="Times New Roman" w:cs="Times New Roman"/>
        </w:rPr>
        <w:t xml:space="preserve"> and the amount of wind expos</w:t>
      </w:r>
      <w:r w:rsidR="00437344">
        <w:rPr>
          <w:rFonts w:ascii="Times New Roman" w:hAnsi="Times New Roman" w:cs="Times New Roman"/>
        </w:rPr>
        <w:t>ure</w:t>
      </w:r>
      <w:r w:rsidR="00661BCF">
        <w:rPr>
          <w:rFonts w:ascii="Times New Roman" w:hAnsi="Times New Roman" w:cs="Times New Roman"/>
        </w:rPr>
        <w:t xml:space="preserve"> in structuring associated communities</w:t>
      </w:r>
      <w:r w:rsidR="004E32DA">
        <w:rPr>
          <w:rFonts w:ascii="Times New Roman" w:hAnsi="Times New Roman" w:cs="Times New Roman"/>
        </w:rPr>
        <w:t xml:space="preserve"> in coastal dunes ecosystems.</w:t>
      </w:r>
    </w:p>
    <w:p w14:paraId="0FB50AD6" w14:textId="77777777" w:rsidR="00C64A07" w:rsidRDefault="00C64A07" w:rsidP="0059295B">
      <w:pPr>
        <w:spacing w:line="480" w:lineRule="auto"/>
        <w:rPr>
          <w:rFonts w:ascii="Times New Roman" w:hAnsi="Times New Roman" w:cs="Times New Roman"/>
        </w:rPr>
      </w:pPr>
    </w:p>
    <w:p w14:paraId="4B3A1607" w14:textId="77777777" w:rsidR="007254F5" w:rsidRPr="00F37E01" w:rsidRDefault="007254F5" w:rsidP="007254F5">
      <w:pPr>
        <w:spacing w:line="480" w:lineRule="auto"/>
        <w:rPr>
          <w:rFonts w:ascii="Times New Roman" w:hAnsi="Times New Roman" w:cs="Times New Roman"/>
          <w:i/>
        </w:rPr>
      </w:pPr>
      <w:r>
        <w:rPr>
          <w:rFonts w:ascii="Times New Roman" w:hAnsi="Times New Roman" w:cs="Times New Roman"/>
          <w:i/>
        </w:rPr>
        <w:t>Do above and belowground communities differ in their responses to willow genetic and environmental variation?</w:t>
      </w:r>
    </w:p>
    <w:p w14:paraId="0E6BED14" w14:textId="77777777" w:rsidR="007254F5" w:rsidRDefault="007254F5" w:rsidP="007254F5">
      <w:pPr>
        <w:spacing w:line="480" w:lineRule="auto"/>
        <w:rPr>
          <w:rFonts w:ascii="Times New Roman" w:hAnsi="Times New Roman" w:cs="Times New Roman"/>
        </w:rPr>
      </w:pPr>
      <w:r>
        <w:rPr>
          <w:rFonts w:ascii="Times New Roman" w:hAnsi="Times New Roman" w:cs="Times New Roman"/>
        </w:rPr>
        <w:t>Although diverse assemblages of above and belowground taxa colonize host plants, there are no genotype-by-environment studies, to our knowledge, that have simultaneously measured the responses of above and belowground assemblages.</w:t>
      </w:r>
      <w:r w:rsidRPr="00357D6A">
        <w:rPr>
          <w:rFonts w:ascii="Times New Roman" w:hAnsi="Times New Roman" w:cs="Times New Roman"/>
        </w:rPr>
        <w:t xml:space="preserve"> </w:t>
      </w:r>
      <w:r>
        <w:rPr>
          <w:rFonts w:ascii="Times New Roman" w:hAnsi="Times New Roman" w:cs="Times New Roman"/>
        </w:rPr>
        <w:t xml:space="preserve">We found that foliar arthropods, ectomycorrhiza, and root microbes all responded differently to willow genetic and environmental variation, suggesting that these communities are responding to different plant traits and environmental correlates of wind exposure. Similarly, Lamit </w:t>
      </w:r>
      <w:r w:rsidRPr="00CB30D0">
        <w:rPr>
          <w:rFonts w:ascii="Times New Roman" w:hAnsi="Times New Roman" w:cs="Times New Roman"/>
          <w:i/>
        </w:rPr>
        <w:t>et al.</w:t>
      </w:r>
      <w:r>
        <w:rPr>
          <w:rFonts w:ascii="Times New Roman" w:hAnsi="Times New Roman" w:cs="Times New Roman"/>
        </w:rPr>
        <w:t xml:space="preserve"> (2015) found that communities of foliar arthropods and ectomycorrhiza did not covary across genotypes of narrowleaf cottonwood (</w:t>
      </w:r>
      <w:r w:rsidRPr="00544571">
        <w:rPr>
          <w:rFonts w:ascii="Times New Roman" w:hAnsi="Times New Roman" w:cs="Times New Roman"/>
          <w:i/>
        </w:rPr>
        <w:t>Populus angustifolia</w:t>
      </w:r>
      <w:r>
        <w:rPr>
          <w:rFonts w:ascii="Times New Roman" w:hAnsi="Times New Roman" w:cs="Times New Roman"/>
        </w:rPr>
        <w:t>). The lack of covariation between these communities is likely because these assemblages are responding to different plant traits, although we did not fully identify the root traits mediating ectomycorrhiza and bacteria colonization. While we have made substantial progress in the past decade understanding plant-arthropod interactions, it is time that community genetics research turns its attention belowground to understand the plant traits influencing these diverse assemblages. This will have the added benefit of understanding associations between above and belowground traits which will be important for predicting when we would expect linkages between above and belowground communities.</w:t>
      </w:r>
    </w:p>
    <w:p w14:paraId="064CCBFB" w14:textId="77777777" w:rsidR="007254F5" w:rsidRDefault="007254F5" w:rsidP="0059295B">
      <w:pPr>
        <w:spacing w:line="480" w:lineRule="auto"/>
        <w:rPr>
          <w:rFonts w:ascii="Times New Roman" w:hAnsi="Times New Roman" w:cs="Times New Roman"/>
        </w:rPr>
      </w:pPr>
    </w:p>
    <w:p w14:paraId="7EBA8C07" w14:textId="54F043C6" w:rsidR="0069489F" w:rsidRDefault="0022535F" w:rsidP="0059295B">
      <w:pPr>
        <w:spacing w:line="480" w:lineRule="auto"/>
        <w:rPr>
          <w:rFonts w:ascii="Times New Roman" w:hAnsi="Times New Roman" w:cs="Times New Roman"/>
          <w:i/>
        </w:rPr>
      </w:pPr>
      <w:r>
        <w:rPr>
          <w:rFonts w:ascii="Times New Roman" w:hAnsi="Times New Roman" w:cs="Times New Roman"/>
          <w:i/>
        </w:rPr>
        <w:lastRenderedPageBreak/>
        <w:t>What</w:t>
      </w:r>
      <w:r w:rsidR="00FF591C" w:rsidRPr="00F37E01">
        <w:rPr>
          <w:rFonts w:ascii="Times New Roman" w:hAnsi="Times New Roman" w:cs="Times New Roman"/>
          <w:i/>
        </w:rPr>
        <w:t xml:space="preserve"> are the mechanisms by which willow genetic and environmental variation affects community responses?</w:t>
      </w:r>
    </w:p>
    <w:p w14:paraId="26BF66E2" w14:textId="3CE9A431" w:rsidR="00371947" w:rsidRDefault="0022535F" w:rsidP="0059295B">
      <w:pPr>
        <w:spacing w:line="480" w:lineRule="auto"/>
        <w:rPr>
          <w:rFonts w:ascii="Times New Roman" w:hAnsi="Times New Roman" w:cs="Times New Roman"/>
        </w:rPr>
      </w:pPr>
      <w:r w:rsidRPr="00C2459A">
        <w:rPr>
          <w:rFonts w:ascii="Times New Roman" w:hAnsi="Times New Roman" w:cs="Times New Roman"/>
          <w:u w:val="single"/>
        </w:rPr>
        <w:t>Ant-aphid experiment</w:t>
      </w:r>
      <w:r>
        <w:rPr>
          <w:rFonts w:ascii="Times New Roman" w:hAnsi="Times New Roman" w:cs="Times New Roman"/>
        </w:rPr>
        <w:t xml:space="preserve"> – </w:t>
      </w:r>
      <w:r w:rsidR="0069489F">
        <w:rPr>
          <w:rFonts w:ascii="Times New Roman" w:hAnsi="Times New Roman" w:cs="Times New Roman"/>
        </w:rPr>
        <w:t xml:space="preserve">Our study supports an </w:t>
      </w:r>
      <w:r w:rsidR="00D142CA">
        <w:rPr>
          <w:rFonts w:ascii="Times New Roman" w:hAnsi="Times New Roman" w:cs="Times New Roman"/>
        </w:rPr>
        <w:t xml:space="preserve">emerging </w:t>
      </w:r>
      <w:r w:rsidR="00437344">
        <w:rPr>
          <w:rFonts w:ascii="Times New Roman" w:hAnsi="Times New Roman" w:cs="Times New Roman"/>
        </w:rPr>
        <w:t>generalization</w:t>
      </w:r>
      <w:r w:rsidR="00D142CA">
        <w:rPr>
          <w:rFonts w:ascii="Times New Roman" w:hAnsi="Times New Roman" w:cs="Times New Roman"/>
        </w:rPr>
        <w:t xml:space="preserve"> that host-plant genetic variation has strong bottom-up effects on ant-aphid inte</w:t>
      </w:r>
      <w:r w:rsidR="00BE336F">
        <w:rPr>
          <w:rFonts w:ascii="Times New Roman" w:hAnsi="Times New Roman" w:cs="Times New Roman"/>
        </w:rPr>
        <w:t xml:space="preserve">ractions </w:t>
      </w:r>
      <w:r w:rsidR="00D142CA">
        <w:rPr>
          <w:rFonts w:ascii="Times New Roman" w:hAnsi="Times New Roman" w:cs="Times New Roman"/>
        </w:rPr>
        <w:fldChar w:fldCharType="begin">
          <w:fldData xml:space="preserve">NgA5ADUAMABlADEAYwA3AC0AOABiADgANAAtADQANgAzADcALQA5AGQAZAA5AC0AZQA3ADQANgA0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</w:fldData>
        </w:fldChar>
      </w:r>
      <w:r w:rsidR="00D142CA">
        <w:rPr>
          <w:rFonts w:ascii="Times New Roman" w:hAnsi="Times New Roman" w:cs="Times New Roman"/>
        </w:rPr>
        <w:instrText>ADDIN LABTIVA_CITE \* MERGEFORMAT</w:instrText>
      </w:r>
      <w:r w:rsidR="00D142CA">
        <w:rPr>
          <w:rFonts w:ascii="Times New Roman" w:hAnsi="Times New Roman" w:cs="Times New Roman"/>
        </w:rPr>
      </w:r>
      <w:r w:rsidR="00D142CA">
        <w:rPr>
          <w:rFonts w:ascii="Times New Roman" w:hAnsi="Times New Roman" w:cs="Times New Roman"/>
        </w:rPr>
        <w:fldChar w:fldCharType="separate"/>
      </w:r>
      <w:r w:rsidR="003658AD" w:rsidRPr="003658AD">
        <w:rPr>
          <w:rFonts w:ascii="Times New Roman" w:hAnsi="Times New Roman" w:cs="Times New Roman"/>
          <w:noProof/>
          <w:color w:val="000000"/>
        </w:rPr>
        <w:t>(Johnson 2008; Mooney &amp; Agrawal 2008; Abdala</w:t>
      </w:r>
      <w:r w:rsidR="003658AD" w:rsidRPr="003658AD">
        <w:rPr>
          <w:rFonts w:ascii="OCR A Std" w:hAnsi="OCR A Std" w:cs="OCR A Std"/>
          <w:noProof/>
          <w:color w:val="000000"/>
        </w:rPr>
        <w:t>‐</w:t>
      </w:r>
      <w:r w:rsidR="003658AD" w:rsidRPr="003658AD">
        <w:rPr>
          <w:rFonts w:ascii="Times New Roman" w:hAnsi="Times New Roman" w:cs="Times New Roman"/>
          <w:noProof/>
          <w:color w:val="000000"/>
        </w:rPr>
        <w:t xml:space="preserve">Roberts </w:t>
      </w:r>
      <w:r w:rsidR="003658AD" w:rsidRPr="003658AD">
        <w:rPr>
          <w:rFonts w:ascii="Times New Roman" w:hAnsi="Times New Roman" w:cs="Times New Roman"/>
          <w:i/>
          <w:iCs/>
          <w:noProof/>
          <w:color w:val="000000"/>
        </w:rPr>
        <w:t>et al.</w:t>
      </w:r>
      <w:r w:rsidR="003658AD" w:rsidRPr="003658AD">
        <w:rPr>
          <w:rFonts w:ascii="Times New Roman" w:hAnsi="Times New Roman" w:cs="Times New Roman"/>
          <w:noProof/>
          <w:color w:val="000000"/>
        </w:rPr>
        <w:t xml:space="preserve"> 2012)</w:t>
      </w:r>
      <w:r w:rsidR="00D142CA">
        <w:rPr>
          <w:rFonts w:ascii="Times New Roman" w:hAnsi="Times New Roman" w:cs="Times New Roman"/>
        </w:rPr>
        <w:fldChar w:fldCharType="end"/>
      </w:r>
      <w:r w:rsidR="00D142CA">
        <w:rPr>
          <w:rFonts w:ascii="Times New Roman" w:hAnsi="Times New Roman" w:cs="Times New Roman"/>
        </w:rPr>
        <w:t xml:space="preserve">. </w:t>
      </w:r>
      <w:r w:rsidR="00D52870">
        <w:rPr>
          <w:rFonts w:ascii="Times New Roman" w:hAnsi="Times New Roman" w:cs="Times New Roman"/>
        </w:rPr>
        <w:t>As with other studies, we found that</w:t>
      </w:r>
      <w:r w:rsidR="00BE336F">
        <w:rPr>
          <w:rFonts w:ascii="Times New Roman" w:hAnsi="Times New Roman" w:cs="Times New Roman"/>
        </w:rPr>
        <w:t xml:space="preserve"> </w:t>
      </w:r>
      <w:r w:rsidR="00D52870">
        <w:rPr>
          <w:rFonts w:ascii="Times New Roman" w:hAnsi="Times New Roman" w:cs="Times New Roman"/>
        </w:rPr>
        <w:t>ant abundances were strongly mediated by geneti</w:t>
      </w:r>
      <w:r w:rsidR="00371947">
        <w:rPr>
          <w:rFonts w:ascii="Times New Roman" w:hAnsi="Times New Roman" w:cs="Times New Roman"/>
        </w:rPr>
        <w:t>c variation in aphid densities (</w:t>
      </w:r>
      <w:r w:rsidR="00371947" w:rsidRPr="00D142CA">
        <w:rPr>
          <w:rFonts w:ascii="Times New Roman" w:hAnsi="Times New Roman" w:cs="Times New Roman"/>
          <w:noProof/>
          <w:color w:val="000000"/>
        </w:rPr>
        <w:t xml:space="preserve">Johnson 2008; Mooney &amp; Agrawal </w:t>
      </w:r>
      <w:r w:rsidR="00371947">
        <w:rPr>
          <w:rFonts w:ascii="Times New Roman" w:hAnsi="Times New Roman" w:cs="Times New Roman"/>
          <w:noProof/>
          <w:color w:val="000000"/>
        </w:rPr>
        <w:t>2008)</w:t>
      </w:r>
      <w:r w:rsidR="007E51F9">
        <w:rPr>
          <w:rFonts w:ascii="Times New Roman" w:hAnsi="Times New Roman" w:cs="Times New Roman"/>
          <w:noProof/>
          <w:color w:val="000000"/>
        </w:rPr>
        <w:t xml:space="preserve">. </w:t>
      </w:r>
      <w:r w:rsidR="00371947">
        <w:rPr>
          <w:rFonts w:ascii="Times New Roman" w:hAnsi="Times New Roman" w:cs="Times New Roman"/>
          <w:noProof/>
          <w:color w:val="000000"/>
        </w:rPr>
        <w:t>Johnson (2008) found that</w:t>
      </w:r>
      <w:r w:rsidR="007E51F9">
        <w:rPr>
          <w:rFonts w:ascii="Times New Roman" w:hAnsi="Times New Roman" w:cs="Times New Roman"/>
          <w:noProof/>
          <w:color w:val="000000"/>
        </w:rPr>
        <w:t xml:space="preserve"> heritable variation in</w:t>
      </w:r>
      <w:r w:rsidR="00371947">
        <w:rPr>
          <w:rFonts w:ascii="Times New Roman" w:hAnsi="Times New Roman" w:cs="Times New Roman"/>
          <w:noProof/>
          <w:color w:val="000000"/>
        </w:rPr>
        <w:t xml:space="preserve"> leaf water content and trichome density were important determinants of the densities of </w:t>
      </w:r>
      <w:r w:rsidR="00371947" w:rsidRPr="00371947">
        <w:rPr>
          <w:rFonts w:ascii="Times New Roman" w:hAnsi="Times New Roman" w:cs="Times New Roman"/>
          <w:i/>
          <w:noProof/>
          <w:color w:val="000000"/>
        </w:rPr>
        <w:t>Aphis oestlundi</w:t>
      </w:r>
      <w:r w:rsidR="00371947">
        <w:rPr>
          <w:rFonts w:ascii="Times New Roman" w:hAnsi="Times New Roman" w:cs="Times New Roman"/>
          <w:noProof/>
          <w:color w:val="000000"/>
        </w:rPr>
        <w:t xml:space="preserve"> </w:t>
      </w:r>
      <w:r w:rsidR="00371947">
        <w:rPr>
          <w:rFonts w:ascii="Times New Roman" w:hAnsi="Times New Roman" w:cs="Times New Roman"/>
        </w:rPr>
        <w:t>on evening primrose (</w:t>
      </w:r>
      <w:r w:rsidR="00371947" w:rsidRPr="00371947">
        <w:rPr>
          <w:rFonts w:ascii="Times New Roman" w:hAnsi="Times New Roman" w:cs="Times New Roman"/>
          <w:i/>
        </w:rPr>
        <w:t>Oenothera biennis</w:t>
      </w:r>
      <w:r w:rsidR="0040269C">
        <w:rPr>
          <w:rFonts w:ascii="Times New Roman" w:hAnsi="Times New Roman" w:cs="Times New Roman"/>
        </w:rPr>
        <w:t>); however, l</w:t>
      </w:r>
      <w:r w:rsidR="007E51F9">
        <w:rPr>
          <w:rFonts w:ascii="Times New Roman" w:hAnsi="Times New Roman" w:cs="Times New Roman"/>
        </w:rPr>
        <w:t>eaf water content and trichome density did not</w:t>
      </w:r>
      <w:r w:rsidR="00371947">
        <w:rPr>
          <w:rFonts w:ascii="Times New Roman" w:hAnsi="Times New Roman" w:cs="Times New Roman"/>
        </w:rPr>
        <w:t xml:space="preserve"> appear to be important for </w:t>
      </w:r>
      <w:r w:rsidR="00371947" w:rsidRPr="00371947">
        <w:rPr>
          <w:rFonts w:ascii="Times New Roman" w:hAnsi="Times New Roman" w:cs="Times New Roman"/>
          <w:i/>
        </w:rPr>
        <w:t>A. farinosa</w:t>
      </w:r>
      <w:r w:rsidR="0040269C">
        <w:rPr>
          <w:rFonts w:ascii="Times New Roman" w:hAnsi="Times New Roman" w:cs="Times New Roman"/>
        </w:rPr>
        <w:t xml:space="preserve"> in our study</w:t>
      </w:r>
      <w:r w:rsidR="007E51F9">
        <w:rPr>
          <w:rFonts w:ascii="Times New Roman" w:hAnsi="Times New Roman" w:cs="Times New Roman"/>
        </w:rPr>
        <w:t xml:space="preserve">, suggesting the </w:t>
      </w:r>
      <w:r w:rsidR="00C07DC5">
        <w:rPr>
          <w:rFonts w:ascii="Times New Roman" w:hAnsi="Times New Roman" w:cs="Times New Roman"/>
        </w:rPr>
        <w:t xml:space="preserve">traits mediating </w:t>
      </w:r>
      <w:r w:rsidR="007E51F9">
        <w:rPr>
          <w:rFonts w:ascii="Times New Roman" w:hAnsi="Times New Roman" w:cs="Times New Roman"/>
        </w:rPr>
        <w:t>plant-</w:t>
      </w:r>
      <w:r w:rsidR="0040269C">
        <w:rPr>
          <w:rFonts w:ascii="Times New Roman" w:hAnsi="Times New Roman" w:cs="Times New Roman"/>
        </w:rPr>
        <w:t>aphid</w:t>
      </w:r>
      <w:r w:rsidR="007E51F9">
        <w:rPr>
          <w:rFonts w:ascii="Times New Roman" w:hAnsi="Times New Roman" w:cs="Times New Roman"/>
        </w:rPr>
        <w:t xml:space="preserve"> interactions are species specific</w:t>
      </w:r>
      <w:r w:rsidR="00683DFC">
        <w:rPr>
          <w:rFonts w:ascii="Times New Roman" w:hAnsi="Times New Roman" w:cs="Times New Roman"/>
        </w:rPr>
        <w:t xml:space="preserve"> </w:t>
      </w:r>
      <w:r w:rsidR="00683DFC">
        <w:rPr>
          <w:rFonts w:ascii="Times New Roman" w:hAnsi="Times New Roman" w:cs="Times New Roman"/>
        </w:rPr>
        <w:fldChar w:fldCharType="begin">
          <w:fldData xml:space="preserve">NgA5ADUAMABlADEAYwA3AC0AOABiADgANAAtADQANgAzADcALQA5AGQAZAA5AC0AZQA3ADQANgA0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</w:fldData>
        </w:fldChar>
      </w:r>
      <w:r w:rsidR="00683DFC">
        <w:rPr>
          <w:rFonts w:ascii="Times New Roman" w:hAnsi="Times New Roman" w:cs="Times New Roman"/>
        </w:rPr>
        <w:instrText>ADDIN LABTIVA_CITE \* MERGEFORMAT</w:instrText>
      </w:r>
      <w:r w:rsidR="00683DFC">
        <w:rPr>
          <w:rFonts w:ascii="Times New Roman" w:hAnsi="Times New Roman" w:cs="Times New Roman"/>
        </w:rPr>
      </w:r>
      <w:r w:rsidR="00683DFC">
        <w:rPr>
          <w:rFonts w:ascii="Times New Roman" w:hAnsi="Times New Roman" w:cs="Times New Roman"/>
        </w:rPr>
        <w:fldChar w:fldCharType="separate"/>
      </w:r>
      <w:r w:rsidR="003658AD" w:rsidRPr="003658AD">
        <w:rPr>
          <w:rFonts w:ascii="Times New Roman" w:hAnsi="Times New Roman" w:cs="Times New Roman"/>
          <w:noProof/>
          <w:color w:val="000000"/>
        </w:rPr>
        <w:t>(Züst &amp; Agrawal 2016)</w:t>
      </w:r>
      <w:r w:rsidR="00683DFC">
        <w:rPr>
          <w:rFonts w:ascii="Times New Roman" w:hAnsi="Times New Roman" w:cs="Times New Roman"/>
        </w:rPr>
        <w:fldChar w:fldCharType="end"/>
      </w:r>
      <w:r w:rsidR="007E51F9">
        <w:rPr>
          <w:rFonts w:ascii="Times New Roman" w:hAnsi="Times New Roman" w:cs="Times New Roman"/>
        </w:rPr>
        <w:t>.</w:t>
      </w:r>
    </w:p>
    <w:p w14:paraId="11920BC8" w14:textId="77777777" w:rsidR="007E51F9" w:rsidRDefault="007E51F9" w:rsidP="0059295B">
      <w:pPr>
        <w:spacing w:line="480" w:lineRule="auto"/>
        <w:rPr>
          <w:rFonts w:ascii="Times New Roman" w:hAnsi="Times New Roman" w:cs="Times New Roman"/>
        </w:rPr>
      </w:pPr>
    </w:p>
    <w:p w14:paraId="17DAA606" w14:textId="51134932" w:rsidR="00371947" w:rsidRDefault="00371947" w:rsidP="0059295B">
      <w:pPr>
        <w:spacing w:line="480" w:lineRule="auto"/>
        <w:rPr>
          <w:rFonts w:ascii="Times New Roman" w:hAnsi="Times New Roman" w:cs="Times New Roman"/>
          <w:noProof/>
          <w:color w:val="000000"/>
        </w:rPr>
      </w:pPr>
      <w:r>
        <w:rPr>
          <w:rFonts w:ascii="Times New Roman" w:hAnsi="Times New Roman" w:cs="Times New Roman"/>
        </w:rPr>
        <w:t xml:space="preserve">In </w:t>
      </w:r>
      <w:r w:rsidR="007E51F9">
        <w:rPr>
          <w:rFonts w:ascii="Times New Roman" w:hAnsi="Times New Roman" w:cs="Times New Roman"/>
        </w:rPr>
        <w:t xml:space="preserve">contrast to previous work </w:t>
      </w:r>
      <w:r w:rsidRPr="00D142CA">
        <w:rPr>
          <w:rFonts w:ascii="Times New Roman" w:hAnsi="Times New Roman" w:cs="Times New Roman"/>
          <w:noProof/>
          <w:color w:val="000000"/>
        </w:rPr>
        <w:t>(Johnson 2008; Mooney &amp; Agrawal 2008</w:t>
      </w:r>
      <w:r>
        <w:rPr>
          <w:rFonts w:ascii="Times New Roman" w:hAnsi="Times New Roman" w:cs="Times New Roman"/>
          <w:noProof/>
          <w:color w:val="000000"/>
        </w:rPr>
        <w:t xml:space="preserve">), we found that the effects of host-plant genotype on </w:t>
      </w:r>
      <w:r w:rsidR="00E8442D">
        <w:rPr>
          <w:rFonts w:ascii="Times New Roman" w:hAnsi="Times New Roman" w:cs="Times New Roman"/>
          <w:noProof/>
          <w:color w:val="000000"/>
        </w:rPr>
        <w:t>the richness and abundance of other arthropods</w:t>
      </w:r>
      <w:r w:rsidR="007E51F9">
        <w:rPr>
          <w:rFonts w:ascii="Times New Roman" w:hAnsi="Times New Roman" w:cs="Times New Roman"/>
          <w:noProof/>
          <w:color w:val="000000"/>
        </w:rPr>
        <w:t xml:space="preserve"> were mediated, in part, by </w:t>
      </w:r>
      <w:r w:rsidR="00437344">
        <w:rPr>
          <w:rFonts w:ascii="Times New Roman" w:hAnsi="Times New Roman" w:cs="Times New Roman"/>
          <w:noProof/>
          <w:color w:val="000000"/>
        </w:rPr>
        <w:t>genotypic differences</w:t>
      </w:r>
      <w:r w:rsidR="007E51F9">
        <w:rPr>
          <w:rFonts w:ascii="Times New Roman" w:hAnsi="Times New Roman" w:cs="Times New Roman"/>
          <w:noProof/>
          <w:color w:val="000000"/>
        </w:rPr>
        <w:t xml:space="preserve"> in plant size rather than</w:t>
      </w:r>
      <w:r>
        <w:rPr>
          <w:rFonts w:ascii="Times New Roman" w:hAnsi="Times New Roman" w:cs="Times New Roman"/>
          <w:noProof/>
          <w:color w:val="000000"/>
        </w:rPr>
        <w:t xml:space="preserve"> ant abundance</w:t>
      </w:r>
      <w:r w:rsidR="00E8442D">
        <w:rPr>
          <w:rFonts w:ascii="Times New Roman" w:hAnsi="Times New Roman" w:cs="Times New Roman"/>
          <w:noProof/>
          <w:color w:val="000000"/>
        </w:rPr>
        <w:t xml:space="preserve">. One possible reason for this discrepancy is that the absolute variation in </w:t>
      </w:r>
      <w:r w:rsidR="00E8442D" w:rsidRPr="00E8442D">
        <w:rPr>
          <w:rFonts w:ascii="Times New Roman" w:hAnsi="Times New Roman" w:cs="Times New Roman"/>
          <w:i/>
          <w:noProof/>
          <w:color w:val="000000"/>
        </w:rPr>
        <w:t>F. obscuripes</w:t>
      </w:r>
      <w:r w:rsidR="00E8442D">
        <w:rPr>
          <w:rFonts w:ascii="Times New Roman" w:hAnsi="Times New Roman" w:cs="Times New Roman"/>
          <w:noProof/>
          <w:color w:val="000000"/>
        </w:rPr>
        <w:t xml:space="preserve"> abundance was quite low in our experiment (max. genotype average = ~0.5 individuals) compared to other studies (max. genotype average = ~3 individuals), which was likely due to the rather low abundance of aphids </w:t>
      </w:r>
      <w:r w:rsidR="00276F57">
        <w:rPr>
          <w:rFonts w:ascii="Times New Roman" w:hAnsi="Times New Roman" w:cs="Times New Roman"/>
          <w:noProof/>
          <w:color w:val="000000"/>
        </w:rPr>
        <w:t xml:space="preserve">we observed </w:t>
      </w:r>
      <w:r w:rsidR="00E8442D">
        <w:rPr>
          <w:rFonts w:ascii="Times New Roman" w:hAnsi="Times New Roman" w:cs="Times New Roman"/>
          <w:noProof/>
          <w:color w:val="000000"/>
        </w:rPr>
        <w:t xml:space="preserve">(max. genotype average = 7 individuals). </w:t>
      </w:r>
      <w:r w:rsidR="000A2580">
        <w:rPr>
          <w:rFonts w:ascii="Times New Roman" w:hAnsi="Times New Roman" w:cs="Times New Roman"/>
          <w:noProof/>
          <w:color w:val="000000"/>
        </w:rPr>
        <w:t>While</w:t>
      </w:r>
      <w:r w:rsidR="00D17402">
        <w:rPr>
          <w:rFonts w:ascii="Times New Roman" w:hAnsi="Times New Roman" w:cs="Times New Roman"/>
          <w:noProof/>
          <w:color w:val="000000"/>
        </w:rPr>
        <w:t xml:space="preserve"> we failed to fully identify the mechanisms (likely unmeasured plant traits) explaining</w:t>
      </w:r>
      <w:r w:rsidR="007E51F9">
        <w:rPr>
          <w:rFonts w:ascii="Times New Roman" w:hAnsi="Times New Roman" w:cs="Times New Roman"/>
          <w:noProof/>
          <w:color w:val="000000"/>
        </w:rPr>
        <w:t xml:space="preserve"> </w:t>
      </w:r>
      <w:r w:rsidR="000A2580">
        <w:rPr>
          <w:rFonts w:ascii="Times New Roman" w:hAnsi="Times New Roman" w:cs="Times New Roman"/>
          <w:noProof/>
          <w:color w:val="000000"/>
        </w:rPr>
        <w:t xml:space="preserve">arthropod community responses in this experiment, our results do </w:t>
      </w:r>
      <w:r w:rsidR="000A2580">
        <w:rPr>
          <w:rFonts w:ascii="Times New Roman" w:hAnsi="Times New Roman" w:cs="Times New Roman"/>
          <w:noProof/>
          <w:color w:val="000000"/>
        </w:rPr>
        <w:lastRenderedPageBreak/>
        <w:t>suggest that host-plant evolution c</w:t>
      </w:r>
      <w:r w:rsidR="00945CA2">
        <w:rPr>
          <w:rFonts w:ascii="Times New Roman" w:hAnsi="Times New Roman" w:cs="Times New Roman"/>
          <w:noProof/>
          <w:color w:val="000000"/>
        </w:rPr>
        <w:t>ould</w:t>
      </w:r>
      <w:r w:rsidR="000A2580">
        <w:rPr>
          <w:rFonts w:ascii="Times New Roman" w:hAnsi="Times New Roman" w:cs="Times New Roman"/>
          <w:noProof/>
          <w:color w:val="000000"/>
        </w:rPr>
        <w:t xml:space="preserve"> have strong effects on arthropod community structure, despite variability in this biotic factor.</w:t>
      </w:r>
      <w:r w:rsidR="00D17402">
        <w:rPr>
          <w:rFonts w:ascii="Times New Roman" w:hAnsi="Times New Roman" w:cs="Times New Roman"/>
          <w:noProof/>
          <w:color w:val="000000"/>
        </w:rPr>
        <w:t xml:space="preserve"> </w:t>
      </w:r>
    </w:p>
    <w:p w14:paraId="0B0FF7E0" w14:textId="77777777" w:rsidR="0069489F" w:rsidRDefault="0069489F" w:rsidP="0059295B">
      <w:pPr>
        <w:spacing w:line="480" w:lineRule="auto"/>
        <w:rPr>
          <w:rFonts w:ascii="Times New Roman" w:hAnsi="Times New Roman" w:cs="Times New Roman"/>
          <w:i/>
        </w:rPr>
      </w:pPr>
    </w:p>
    <w:p w14:paraId="05C2E467" w14:textId="13B6F74C" w:rsidR="008F7E5D" w:rsidRDefault="0022535F" w:rsidP="0059295B">
      <w:pPr>
        <w:spacing w:line="480" w:lineRule="auto"/>
        <w:rPr>
          <w:rFonts w:ascii="Times New Roman" w:hAnsi="Times New Roman" w:cs="Times New Roman"/>
        </w:rPr>
      </w:pPr>
      <w:r w:rsidRPr="00FE7F6D">
        <w:rPr>
          <w:rFonts w:ascii="Times New Roman" w:hAnsi="Times New Roman" w:cs="Times New Roman"/>
          <w:u w:val="single"/>
        </w:rPr>
        <w:t>Wind experiment</w:t>
      </w:r>
      <w:r>
        <w:rPr>
          <w:rFonts w:ascii="Times New Roman" w:hAnsi="Times New Roman" w:cs="Times New Roman"/>
        </w:rPr>
        <w:t xml:space="preserve"> – </w:t>
      </w:r>
      <w:r w:rsidR="008F7E5D">
        <w:rPr>
          <w:rFonts w:ascii="Times New Roman" w:hAnsi="Times New Roman" w:cs="Times New Roman"/>
        </w:rPr>
        <w:t>Our study supports the notion that wind is a key environmental factor in s</w:t>
      </w:r>
      <w:r w:rsidR="0025484B">
        <w:rPr>
          <w:rFonts w:ascii="Times New Roman" w:hAnsi="Times New Roman" w:cs="Times New Roman"/>
        </w:rPr>
        <w:t>tructuring</w:t>
      </w:r>
      <w:r w:rsidR="003F2740">
        <w:rPr>
          <w:rFonts w:ascii="Times New Roman" w:hAnsi="Times New Roman" w:cs="Times New Roman"/>
        </w:rPr>
        <w:t xml:space="preserve"> communities</w:t>
      </w:r>
      <w:r w:rsidR="0025484B">
        <w:rPr>
          <w:rFonts w:ascii="Times New Roman" w:hAnsi="Times New Roman" w:cs="Times New Roman"/>
        </w:rPr>
        <w:t xml:space="preserve"> associated with host plants</w:t>
      </w:r>
      <w:r w:rsidR="003F2740">
        <w:rPr>
          <w:rFonts w:ascii="Times New Roman" w:hAnsi="Times New Roman" w:cs="Times New Roman"/>
        </w:rPr>
        <w:t xml:space="preserve"> </w:t>
      </w:r>
      <w:r w:rsidR="008F7E5D">
        <w:rPr>
          <w:rFonts w:ascii="Times New Roman" w:hAnsi="Times New Roman" w:cs="Times New Roman"/>
        </w:rPr>
        <w:t>in coastal dune ecosystems</w:t>
      </w:r>
      <w:r w:rsidR="00423541">
        <w:rPr>
          <w:rFonts w:ascii="Times New Roman" w:hAnsi="Times New Roman" w:cs="Times New Roman"/>
        </w:rPr>
        <w:t xml:space="preserve"> (</w:t>
      </w:r>
      <w:r w:rsidR="008E6AB0">
        <w:rPr>
          <w:rFonts w:ascii="Times New Roman" w:hAnsi="Times New Roman" w:cs="Times New Roman"/>
        </w:rPr>
        <w:t xml:space="preserve">Miller and Weis 1999; </w:t>
      </w:r>
      <w:r w:rsidR="00423541">
        <w:rPr>
          <w:rFonts w:ascii="Times New Roman" w:hAnsi="Times New Roman" w:cs="Times New Roman"/>
        </w:rPr>
        <w:t xml:space="preserve">Crutsinger et al. 2010, 2014). </w:t>
      </w:r>
      <w:r w:rsidR="00DC59CA">
        <w:rPr>
          <w:rFonts w:ascii="Times New Roman" w:hAnsi="Times New Roman" w:cs="Times New Roman"/>
        </w:rPr>
        <w:t>We found that the negative effects of wind exposure on arthro</w:t>
      </w:r>
      <w:r w:rsidR="003F2740">
        <w:rPr>
          <w:rFonts w:ascii="Times New Roman" w:hAnsi="Times New Roman" w:cs="Times New Roman"/>
        </w:rPr>
        <w:t>pod richness and abundance resulted from a combination of direct effects on colonization as well as indirect effects</w:t>
      </w:r>
      <w:r w:rsidR="00DC59CA">
        <w:rPr>
          <w:rFonts w:ascii="Times New Roman" w:hAnsi="Times New Roman" w:cs="Times New Roman"/>
        </w:rPr>
        <w:t xml:space="preserve"> </w:t>
      </w:r>
      <w:r w:rsidR="0017461F">
        <w:rPr>
          <w:rFonts w:ascii="Times New Roman" w:hAnsi="Times New Roman" w:cs="Times New Roman"/>
        </w:rPr>
        <w:t xml:space="preserve">mediated by wind pruning </w:t>
      </w:r>
      <w:r w:rsidR="00DC59CA">
        <w:rPr>
          <w:rFonts w:ascii="Times New Roman" w:hAnsi="Times New Roman" w:cs="Times New Roman"/>
        </w:rPr>
        <w:t>and, to a lesser extent,</w:t>
      </w:r>
      <w:r w:rsidR="00C409C0">
        <w:rPr>
          <w:rFonts w:ascii="Times New Roman" w:hAnsi="Times New Roman" w:cs="Times New Roman"/>
        </w:rPr>
        <w:t xml:space="preserve"> reductions in</w:t>
      </w:r>
      <w:r w:rsidR="00DC59CA">
        <w:rPr>
          <w:rFonts w:ascii="Times New Roman" w:hAnsi="Times New Roman" w:cs="Times New Roman"/>
        </w:rPr>
        <w:t xml:space="preserve"> leaf quality. Similarly, Crutsinge</w:t>
      </w:r>
      <w:r w:rsidR="003C4E3A">
        <w:rPr>
          <w:rFonts w:ascii="Times New Roman" w:hAnsi="Times New Roman" w:cs="Times New Roman"/>
        </w:rPr>
        <w:t xml:space="preserve">r </w:t>
      </w:r>
      <w:r w:rsidR="003C4E3A" w:rsidRPr="00C07DC5">
        <w:rPr>
          <w:rFonts w:ascii="Times New Roman" w:hAnsi="Times New Roman" w:cs="Times New Roman"/>
          <w:i/>
        </w:rPr>
        <w:t>et al.</w:t>
      </w:r>
      <w:r w:rsidR="003C4E3A">
        <w:rPr>
          <w:rFonts w:ascii="Times New Roman" w:hAnsi="Times New Roman" w:cs="Times New Roman"/>
        </w:rPr>
        <w:t xml:space="preserve"> (2014) found that there</w:t>
      </w:r>
      <w:r w:rsidR="00DC59CA">
        <w:rPr>
          <w:rFonts w:ascii="Times New Roman" w:hAnsi="Times New Roman" w:cs="Times New Roman"/>
        </w:rPr>
        <w:t xml:space="preserve"> were more arthropod species and individuals on prostrate vs. erect morphs of coyote bush (</w:t>
      </w:r>
      <w:r w:rsidR="00DC59CA" w:rsidRPr="00DC59CA">
        <w:rPr>
          <w:rFonts w:ascii="Times New Roman" w:hAnsi="Times New Roman" w:cs="Times New Roman"/>
          <w:i/>
        </w:rPr>
        <w:t>Baccharis piluaris</w:t>
      </w:r>
      <w:r w:rsidR="00DC59CA">
        <w:rPr>
          <w:rFonts w:ascii="Times New Roman" w:hAnsi="Times New Roman" w:cs="Times New Roman"/>
        </w:rPr>
        <w:t xml:space="preserve">), due to their low-lying growth form which enabled them to be more productive than erect morphs </w:t>
      </w:r>
      <w:r w:rsidR="003F2740">
        <w:rPr>
          <w:rFonts w:ascii="Times New Roman" w:hAnsi="Times New Roman" w:cs="Times New Roman"/>
        </w:rPr>
        <w:t xml:space="preserve">at their windy coastal dunes site. </w:t>
      </w:r>
    </w:p>
    <w:p w14:paraId="2EC61095" w14:textId="77777777" w:rsidR="00D76E00" w:rsidRDefault="00D76E00" w:rsidP="0059295B">
      <w:pPr>
        <w:spacing w:line="480" w:lineRule="auto"/>
        <w:rPr>
          <w:rFonts w:ascii="Times New Roman" w:hAnsi="Times New Roman" w:cs="Times New Roman"/>
        </w:rPr>
      </w:pPr>
    </w:p>
    <w:p w14:paraId="014D86BC" w14:textId="7124AF9C" w:rsidR="00CE0F58" w:rsidRDefault="00CC4BF5" w:rsidP="0059295B">
      <w:pPr>
        <w:spacing w:line="480" w:lineRule="auto"/>
        <w:rPr>
          <w:rFonts w:ascii="Times New Roman" w:hAnsi="Times New Roman" w:cs="Times New Roman"/>
        </w:rPr>
      </w:pPr>
      <w:r>
        <w:rPr>
          <w:rFonts w:ascii="Times New Roman" w:hAnsi="Times New Roman" w:cs="Times New Roman"/>
        </w:rPr>
        <w:t xml:space="preserve">Surprisingly, </w:t>
      </w:r>
      <w:r w:rsidR="00092F60">
        <w:rPr>
          <w:rFonts w:ascii="Times New Roman" w:hAnsi="Times New Roman" w:cs="Times New Roman"/>
        </w:rPr>
        <w:t xml:space="preserve">there is a paucity of studies that have </w:t>
      </w:r>
      <w:r w:rsidR="002D1EEC">
        <w:rPr>
          <w:rFonts w:ascii="Times New Roman" w:hAnsi="Times New Roman" w:cs="Times New Roman"/>
        </w:rPr>
        <w:t>examined community-level responses to</w:t>
      </w:r>
      <w:r w:rsidR="00092F60">
        <w:rPr>
          <w:rFonts w:ascii="Times New Roman" w:hAnsi="Times New Roman" w:cs="Times New Roman"/>
        </w:rPr>
        <w:t xml:space="preserve"> natural varia</w:t>
      </w:r>
      <w:r w:rsidR="002D1EEC">
        <w:rPr>
          <w:rFonts w:ascii="Times New Roman" w:hAnsi="Times New Roman" w:cs="Times New Roman"/>
        </w:rPr>
        <w:t>bility</w:t>
      </w:r>
      <w:r w:rsidR="00092F60">
        <w:rPr>
          <w:rFonts w:ascii="Times New Roman" w:hAnsi="Times New Roman" w:cs="Times New Roman"/>
        </w:rPr>
        <w:t xml:space="preserve"> in the abiotic environment</w:t>
      </w:r>
      <w:r w:rsidR="002D1EEC">
        <w:rPr>
          <w:rFonts w:ascii="Times New Roman" w:hAnsi="Times New Roman" w:cs="Times New Roman"/>
        </w:rPr>
        <w:t xml:space="preserve"> and host-plant genetic variation,</w:t>
      </w:r>
      <w:r w:rsidR="00B42060">
        <w:rPr>
          <w:rFonts w:ascii="Times New Roman" w:hAnsi="Times New Roman" w:cs="Times New Roman"/>
        </w:rPr>
        <w:t xml:space="preserve"> making it difficult to draw </w:t>
      </w:r>
      <w:r w:rsidR="00C07DC5">
        <w:rPr>
          <w:rFonts w:ascii="Times New Roman" w:hAnsi="Times New Roman" w:cs="Times New Roman"/>
        </w:rPr>
        <w:t xml:space="preserve">other </w:t>
      </w:r>
      <w:r w:rsidR="00B42060">
        <w:rPr>
          <w:rFonts w:ascii="Times New Roman" w:hAnsi="Times New Roman" w:cs="Times New Roman"/>
        </w:rPr>
        <w:t>useful comparisons</w:t>
      </w:r>
      <w:r w:rsidR="00092F60">
        <w:rPr>
          <w:rFonts w:ascii="Times New Roman" w:hAnsi="Times New Roman" w:cs="Times New Roman"/>
        </w:rPr>
        <w:t>.</w:t>
      </w:r>
      <w:r w:rsidR="00B42060">
        <w:rPr>
          <w:rFonts w:ascii="Times New Roman" w:hAnsi="Times New Roman" w:cs="Times New Roman"/>
        </w:rPr>
        <w:t xml:space="preserve"> </w:t>
      </w:r>
      <w:r>
        <w:rPr>
          <w:rFonts w:ascii="Times New Roman" w:hAnsi="Times New Roman" w:cs="Times New Roman"/>
        </w:rPr>
        <w:t>T</w:t>
      </w:r>
      <w:r w:rsidR="00092F60">
        <w:rPr>
          <w:rFonts w:ascii="Times New Roman" w:hAnsi="Times New Roman" w:cs="Times New Roman"/>
        </w:rPr>
        <w:t xml:space="preserve">he </w:t>
      </w:r>
      <w:r w:rsidR="00AB13B4">
        <w:rPr>
          <w:rFonts w:ascii="Times New Roman" w:hAnsi="Times New Roman" w:cs="Times New Roman"/>
        </w:rPr>
        <w:t xml:space="preserve">majority of </w:t>
      </w:r>
      <w:r w:rsidR="00820BE3">
        <w:rPr>
          <w:rFonts w:ascii="Times New Roman" w:hAnsi="Times New Roman" w:cs="Times New Roman"/>
        </w:rPr>
        <w:t>genotype-by-abiotic environment</w:t>
      </w:r>
      <w:r w:rsidR="000C2B9A">
        <w:rPr>
          <w:rFonts w:ascii="Times New Roman" w:hAnsi="Times New Roman" w:cs="Times New Roman"/>
        </w:rPr>
        <w:t xml:space="preserve"> </w:t>
      </w:r>
      <w:r w:rsidR="00B42060">
        <w:rPr>
          <w:rFonts w:ascii="Times New Roman" w:hAnsi="Times New Roman" w:cs="Times New Roman"/>
        </w:rPr>
        <w:t xml:space="preserve">studies </w:t>
      </w:r>
      <w:r>
        <w:rPr>
          <w:rFonts w:ascii="Times New Roman" w:hAnsi="Times New Roman" w:cs="Times New Roman"/>
        </w:rPr>
        <w:t xml:space="preserve">to date </w:t>
      </w:r>
      <w:r w:rsidR="00AB13B4">
        <w:rPr>
          <w:rFonts w:ascii="Times New Roman" w:hAnsi="Times New Roman" w:cs="Times New Roman"/>
        </w:rPr>
        <w:t>have</w:t>
      </w:r>
      <w:r w:rsidR="00092F60">
        <w:rPr>
          <w:rFonts w:ascii="Times New Roman" w:hAnsi="Times New Roman" w:cs="Times New Roman"/>
        </w:rPr>
        <w:t xml:space="preserve"> </w:t>
      </w:r>
      <w:r>
        <w:rPr>
          <w:rFonts w:ascii="Times New Roman" w:hAnsi="Times New Roman" w:cs="Times New Roman"/>
        </w:rPr>
        <w:t xml:space="preserve">used fertilizers to </w:t>
      </w:r>
      <w:r w:rsidR="00092F60">
        <w:rPr>
          <w:rFonts w:ascii="Times New Roman" w:hAnsi="Times New Roman" w:cs="Times New Roman"/>
        </w:rPr>
        <w:t xml:space="preserve">manipulate </w:t>
      </w:r>
      <w:r w:rsidR="000F6EEC">
        <w:rPr>
          <w:rFonts w:ascii="Times New Roman" w:hAnsi="Times New Roman" w:cs="Times New Roman"/>
        </w:rPr>
        <w:t xml:space="preserve">soil </w:t>
      </w:r>
      <w:r>
        <w:rPr>
          <w:rFonts w:ascii="Times New Roman" w:hAnsi="Times New Roman" w:cs="Times New Roman"/>
        </w:rPr>
        <w:t>nutrient availability</w:t>
      </w:r>
      <w:r w:rsidR="001C3790">
        <w:rPr>
          <w:rFonts w:ascii="Times New Roman" w:hAnsi="Times New Roman" w:cs="Times New Roman"/>
        </w:rPr>
        <w:t xml:space="preserve"> (</w:t>
      </w:r>
      <w:r w:rsidR="00B42060">
        <w:rPr>
          <w:rFonts w:ascii="Times New Roman" w:hAnsi="Times New Roman" w:cs="Times New Roman"/>
        </w:rPr>
        <w:t xml:space="preserve">Abdala-Roberts </w:t>
      </w:r>
      <w:r w:rsidR="00F707B7">
        <w:rPr>
          <w:rFonts w:ascii="Times New Roman" w:hAnsi="Times New Roman" w:cs="Times New Roman"/>
        </w:rPr>
        <w:t>&amp;</w:t>
      </w:r>
      <w:r w:rsidR="00B42060">
        <w:rPr>
          <w:rFonts w:ascii="Times New Roman" w:hAnsi="Times New Roman" w:cs="Times New Roman"/>
        </w:rPr>
        <w:t xml:space="preserve"> Mooney 2013</w:t>
      </w:r>
      <w:r w:rsidR="00092F60">
        <w:rPr>
          <w:rFonts w:ascii="Times New Roman" w:hAnsi="Times New Roman" w:cs="Times New Roman"/>
        </w:rPr>
        <w:t xml:space="preserve">, Orians </w:t>
      </w:r>
      <w:r w:rsidR="00F707B7">
        <w:rPr>
          <w:rFonts w:ascii="Times New Roman" w:hAnsi="Times New Roman" w:cs="Times New Roman"/>
        </w:rPr>
        <w:t xml:space="preserve">&amp; </w:t>
      </w:r>
      <w:r w:rsidR="00092F60">
        <w:rPr>
          <w:rFonts w:ascii="Times New Roman" w:hAnsi="Times New Roman" w:cs="Times New Roman"/>
        </w:rPr>
        <w:t>Fritz 1996</w:t>
      </w:r>
      <w:r w:rsidR="00B42060">
        <w:rPr>
          <w:rFonts w:ascii="Times New Roman" w:hAnsi="Times New Roman" w:cs="Times New Roman"/>
        </w:rPr>
        <w:t>,</w:t>
      </w:r>
      <w:r w:rsidR="00F707B7">
        <w:rPr>
          <w:rFonts w:ascii="Times New Roman" w:hAnsi="Times New Roman" w:cs="Times New Roman"/>
        </w:rPr>
        <w:t xml:space="preserve"> Ross &amp; Stiling 1998</w:t>
      </w:r>
      <w:r w:rsidR="00092F60">
        <w:rPr>
          <w:rFonts w:ascii="Times New Roman" w:hAnsi="Times New Roman" w:cs="Times New Roman"/>
        </w:rPr>
        <w:t>)</w:t>
      </w:r>
      <w:r w:rsidR="00AB13B4">
        <w:rPr>
          <w:rFonts w:ascii="Times New Roman" w:hAnsi="Times New Roman" w:cs="Times New Roman"/>
        </w:rPr>
        <w:t>, but it is unclear whether these manipulations reflect natural variation in soil nutrient</w:t>
      </w:r>
      <w:r>
        <w:rPr>
          <w:rFonts w:ascii="Times New Roman" w:hAnsi="Times New Roman" w:cs="Times New Roman"/>
        </w:rPr>
        <w:t>s</w:t>
      </w:r>
      <w:r w:rsidR="00AB13B4">
        <w:rPr>
          <w:rFonts w:ascii="Times New Roman" w:hAnsi="Times New Roman" w:cs="Times New Roman"/>
        </w:rPr>
        <w:t>.</w:t>
      </w:r>
      <w:r w:rsidR="00B42060">
        <w:rPr>
          <w:rFonts w:ascii="Times New Roman" w:hAnsi="Times New Roman" w:cs="Times New Roman"/>
        </w:rPr>
        <w:t xml:space="preserve"> This may explain why the effects of variation in</w:t>
      </w:r>
      <w:r w:rsidR="00766D03">
        <w:rPr>
          <w:rFonts w:ascii="Times New Roman" w:hAnsi="Times New Roman" w:cs="Times New Roman"/>
        </w:rPr>
        <w:t xml:space="preserve"> soil </w:t>
      </w:r>
      <w:r w:rsidR="00820BE3">
        <w:rPr>
          <w:rFonts w:ascii="Times New Roman" w:hAnsi="Times New Roman" w:cs="Times New Roman"/>
        </w:rPr>
        <w:t xml:space="preserve">nutrients </w:t>
      </w:r>
      <w:r w:rsidR="00766D03">
        <w:rPr>
          <w:rFonts w:ascii="Times New Roman" w:hAnsi="Times New Roman" w:cs="Times New Roman"/>
        </w:rPr>
        <w:t>range from being independent and weak</w:t>
      </w:r>
      <w:r w:rsidR="00B42060">
        <w:rPr>
          <w:rFonts w:ascii="Times New Roman" w:hAnsi="Times New Roman" w:cs="Times New Roman"/>
        </w:rPr>
        <w:t xml:space="preserve"> (Abdala-Roberts</w:t>
      </w:r>
      <w:r w:rsidR="00F707B7">
        <w:rPr>
          <w:rFonts w:ascii="Times New Roman" w:hAnsi="Times New Roman" w:cs="Times New Roman"/>
        </w:rPr>
        <w:t xml:space="preserve"> &amp; Mooney</w:t>
      </w:r>
      <w:r w:rsidR="00B42060">
        <w:rPr>
          <w:rFonts w:ascii="Times New Roman" w:hAnsi="Times New Roman" w:cs="Times New Roman"/>
        </w:rPr>
        <w:t xml:space="preserve"> 2013) to </w:t>
      </w:r>
      <w:r w:rsidR="00766D03">
        <w:rPr>
          <w:rFonts w:ascii="Times New Roman" w:hAnsi="Times New Roman" w:cs="Times New Roman"/>
        </w:rPr>
        <w:t xml:space="preserve">being </w:t>
      </w:r>
      <w:r w:rsidR="00B42060">
        <w:rPr>
          <w:rFonts w:ascii="Times New Roman" w:hAnsi="Times New Roman" w:cs="Times New Roman"/>
        </w:rPr>
        <w:t>strong</w:t>
      </w:r>
      <w:r w:rsidR="00766D03">
        <w:rPr>
          <w:rFonts w:ascii="Times New Roman" w:hAnsi="Times New Roman" w:cs="Times New Roman"/>
        </w:rPr>
        <w:t xml:space="preserve"> modifiers </w:t>
      </w:r>
      <w:r w:rsidR="00B42060">
        <w:rPr>
          <w:rFonts w:ascii="Times New Roman" w:hAnsi="Times New Roman" w:cs="Times New Roman"/>
        </w:rPr>
        <w:t xml:space="preserve">(Orians </w:t>
      </w:r>
      <w:r w:rsidR="00F707B7">
        <w:rPr>
          <w:rFonts w:ascii="Times New Roman" w:hAnsi="Times New Roman" w:cs="Times New Roman"/>
        </w:rPr>
        <w:t>&amp;</w:t>
      </w:r>
      <w:r w:rsidR="00B42060">
        <w:rPr>
          <w:rFonts w:ascii="Times New Roman" w:hAnsi="Times New Roman" w:cs="Times New Roman"/>
        </w:rPr>
        <w:t xml:space="preserve"> Fritz 1996)</w:t>
      </w:r>
      <w:r w:rsidR="00766D03">
        <w:rPr>
          <w:rFonts w:ascii="Times New Roman" w:hAnsi="Times New Roman" w:cs="Times New Roman"/>
        </w:rPr>
        <w:t xml:space="preserve"> of host-plant genotype on arthropod communities</w:t>
      </w:r>
      <w:r w:rsidR="00B42060">
        <w:rPr>
          <w:rFonts w:ascii="Times New Roman" w:hAnsi="Times New Roman" w:cs="Times New Roman"/>
        </w:rPr>
        <w:t>.</w:t>
      </w:r>
      <w:r w:rsidR="00AB13B4">
        <w:rPr>
          <w:rFonts w:ascii="Times New Roman" w:hAnsi="Times New Roman" w:cs="Times New Roman"/>
        </w:rPr>
        <w:t xml:space="preserve"> The one other</w:t>
      </w:r>
      <w:r w:rsidR="00C07DC5">
        <w:rPr>
          <w:rFonts w:ascii="Times New Roman" w:hAnsi="Times New Roman" w:cs="Times New Roman"/>
        </w:rPr>
        <w:t xml:space="preserve"> genotype-by-abiotic environment</w:t>
      </w:r>
      <w:r w:rsidR="00AB13B4">
        <w:rPr>
          <w:rFonts w:ascii="Times New Roman" w:hAnsi="Times New Roman" w:cs="Times New Roman"/>
        </w:rPr>
        <w:t xml:space="preserve"> study we are aware </w:t>
      </w:r>
      <w:r w:rsidR="005F7D4A">
        <w:rPr>
          <w:rFonts w:ascii="Times New Roman" w:hAnsi="Times New Roman" w:cs="Times New Roman"/>
        </w:rPr>
        <w:t xml:space="preserve">of </w:t>
      </w:r>
      <w:r w:rsidR="00820BE3">
        <w:rPr>
          <w:rFonts w:ascii="Times New Roman" w:hAnsi="Times New Roman" w:cs="Times New Roman"/>
        </w:rPr>
        <w:t xml:space="preserve">manipulated sun exposure to sea daisy </w:t>
      </w:r>
      <w:r w:rsidR="00AB13B4">
        <w:rPr>
          <w:rFonts w:ascii="Times New Roman" w:hAnsi="Times New Roman" w:cs="Times New Roman"/>
        </w:rPr>
        <w:t>(</w:t>
      </w:r>
      <w:r w:rsidR="00820BE3">
        <w:rPr>
          <w:rFonts w:ascii="Times New Roman" w:hAnsi="Times New Roman" w:cs="Times New Roman"/>
          <w:i/>
        </w:rPr>
        <w:t xml:space="preserve">Borrichia </w:t>
      </w:r>
      <w:r w:rsidR="00820BE3">
        <w:rPr>
          <w:rFonts w:ascii="Times New Roman" w:hAnsi="Times New Roman" w:cs="Times New Roman"/>
          <w:i/>
        </w:rPr>
        <w:lastRenderedPageBreak/>
        <w:t>frutescens</w:t>
      </w:r>
      <w:r w:rsidR="00820BE3" w:rsidRPr="00CB30D0">
        <w:rPr>
          <w:rFonts w:ascii="Times New Roman" w:hAnsi="Times New Roman" w:cs="Times New Roman"/>
        </w:rPr>
        <w:t>,</w:t>
      </w:r>
      <w:r w:rsidR="00820BE3">
        <w:rPr>
          <w:rFonts w:ascii="Times New Roman" w:hAnsi="Times New Roman" w:cs="Times New Roman"/>
          <w:i/>
        </w:rPr>
        <w:t xml:space="preserve"> </w:t>
      </w:r>
      <w:r w:rsidR="001C3790">
        <w:rPr>
          <w:rFonts w:ascii="Times New Roman" w:hAnsi="Times New Roman" w:cs="Times New Roman"/>
        </w:rPr>
        <w:t xml:space="preserve">Ross </w:t>
      </w:r>
      <w:r w:rsidR="00F707B7">
        <w:rPr>
          <w:rFonts w:ascii="Times New Roman" w:hAnsi="Times New Roman" w:cs="Times New Roman"/>
        </w:rPr>
        <w:t>&amp;</w:t>
      </w:r>
      <w:r w:rsidR="00820BE3">
        <w:rPr>
          <w:rFonts w:ascii="Times New Roman" w:hAnsi="Times New Roman" w:cs="Times New Roman"/>
        </w:rPr>
        <w:t xml:space="preserve"> Stiling </w:t>
      </w:r>
      <w:r w:rsidR="001C3790">
        <w:rPr>
          <w:rFonts w:ascii="Times New Roman" w:hAnsi="Times New Roman" w:cs="Times New Roman"/>
        </w:rPr>
        <w:t>199</w:t>
      </w:r>
      <w:r w:rsidR="00820BE3">
        <w:rPr>
          <w:rFonts w:ascii="Times New Roman" w:hAnsi="Times New Roman" w:cs="Times New Roman"/>
        </w:rPr>
        <w:t>8</w:t>
      </w:r>
      <w:r w:rsidR="00B83F27">
        <w:rPr>
          <w:rFonts w:ascii="Times New Roman" w:hAnsi="Times New Roman" w:cs="Times New Roman"/>
        </w:rPr>
        <w:t>) and</w:t>
      </w:r>
      <w:r>
        <w:rPr>
          <w:rFonts w:ascii="Times New Roman" w:hAnsi="Times New Roman" w:cs="Times New Roman"/>
        </w:rPr>
        <w:t>, similar to our study,</w:t>
      </w:r>
      <w:r w:rsidR="00B83F27">
        <w:rPr>
          <w:rFonts w:ascii="Times New Roman" w:hAnsi="Times New Roman" w:cs="Times New Roman"/>
        </w:rPr>
        <w:t xml:space="preserve"> they observed</w:t>
      </w:r>
      <w:r w:rsidR="000C2B9A">
        <w:rPr>
          <w:rFonts w:ascii="Times New Roman" w:hAnsi="Times New Roman" w:cs="Times New Roman"/>
        </w:rPr>
        <w:t xml:space="preserve"> strong, </w:t>
      </w:r>
      <w:r w:rsidR="00766D03">
        <w:rPr>
          <w:rFonts w:ascii="Times New Roman" w:hAnsi="Times New Roman" w:cs="Times New Roman"/>
        </w:rPr>
        <w:t>independent</w:t>
      </w:r>
      <w:r w:rsidR="000C2B9A">
        <w:rPr>
          <w:rFonts w:ascii="Times New Roman" w:hAnsi="Times New Roman" w:cs="Times New Roman"/>
        </w:rPr>
        <w:t xml:space="preserve"> effects of shade on densities of the gall midge, </w:t>
      </w:r>
      <w:r w:rsidR="000C2B9A" w:rsidRPr="000C2B9A">
        <w:rPr>
          <w:rFonts w:ascii="Times New Roman" w:hAnsi="Times New Roman" w:cs="Times New Roman"/>
          <w:i/>
        </w:rPr>
        <w:t>Asphondylia borrichiae</w:t>
      </w:r>
      <w:r w:rsidR="00C67C69">
        <w:rPr>
          <w:rFonts w:ascii="Times New Roman" w:hAnsi="Times New Roman" w:cs="Times New Roman"/>
        </w:rPr>
        <w:t xml:space="preserve">, presumably </w:t>
      </w:r>
      <w:r w:rsidR="00FE65A4">
        <w:rPr>
          <w:rFonts w:ascii="Times New Roman" w:hAnsi="Times New Roman" w:cs="Times New Roman"/>
        </w:rPr>
        <w:t>through changes in carbon-based secondary metabolites</w:t>
      </w:r>
      <w:r w:rsidR="000C2B9A">
        <w:rPr>
          <w:rFonts w:ascii="Times New Roman" w:hAnsi="Times New Roman" w:cs="Times New Roman"/>
        </w:rPr>
        <w:t>.</w:t>
      </w:r>
      <w:r w:rsidR="00AB13B4">
        <w:rPr>
          <w:rFonts w:ascii="Times New Roman" w:hAnsi="Times New Roman" w:cs="Times New Roman"/>
        </w:rPr>
        <w:t xml:space="preserve"> If we are to make progress on understanding the relative importance of willow genotype vs. environment for </w:t>
      </w:r>
      <w:r>
        <w:rPr>
          <w:rFonts w:ascii="Times New Roman" w:hAnsi="Times New Roman" w:cs="Times New Roman"/>
        </w:rPr>
        <w:t>associated communities</w:t>
      </w:r>
      <w:r w:rsidR="00AB13B4">
        <w:rPr>
          <w:rFonts w:ascii="Times New Roman" w:hAnsi="Times New Roman" w:cs="Times New Roman"/>
        </w:rPr>
        <w:t>, future experimental work should focus on manipulating natural variation in specific abiotic factors, or at the very least, measuring variability in abiotic factors to begin to identify putative causal factors.</w:t>
      </w:r>
    </w:p>
    <w:p w14:paraId="3A6AA248" w14:textId="77777777" w:rsidR="00667636" w:rsidRDefault="00667636" w:rsidP="0059295B">
      <w:pPr>
        <w:spacing w:line="480" w:lineRule="auto"/>
        <w:rPr>
          <w:rFonts w:ascii="Times New Roman" w:hAnsi="Times New Roman" w:cs="Times New Roman"/>
        </w:rPr>
      </w:pPr>
    </w:p>
    <w:p w14:paraId="33ABAAC3" w14:textId="77777777" w:rsidR="008836FD" w:rsidRDefault="008836FD" w:rsidP="0059295B">
      <w:pPr>
        <w:spacing w:line="480" w:lineRule="auto"/>
        <w:rPr>
          <w:rFonts w:ascii="Times New Roman" w:hAnsi="Times New Roman" w:cs="Times New Roman"/>
          <w:i/>
        </w:rPr>
      </w:pPr>
      <w:r>
        <w:rPr>
          <w:rFonts w:ascii="Times New Roman" w:hAnsi="Times New Roman" w:cs="Times New Roman"/>
          <w:i/>
        </w:rPr>
        <w:t>Conclusions</w:t>
      </w:r>
    </w:p>
    <w:p w14:paraId="67E4FD13" w14:textId="289E069A" w:rsidR="0023651E" w:rsidRDefault="0017641D" w:rsidP="0059295B">
      <w:pPr>
        <w:spacing w:line="480" w:lineRule="auto"/>
        <w:rPr>
          <w:rFonts w:ascii="Times New Roman" w:hAnsi="Times New Roman" w:cs="Times New Roman"/>
        </w:rPr>
      </w:pPr>
      <w:r>
        <w:rPr>
          <w:rFonts w:ascii="Times New Roman" w:hAnsi="Times New Roman" w:cs="Times New Roman"/>
        </w:rPr>
        <w:t>Overall, our study reinforces the importance of host-plant genetic variation in shaping associated communitie</w:t>
      </w:r>
      <w:r w:rsidR="00B0414D">
        <w:rPr>
          <w:rFonts w:ascii="Times New Roman" w:hAnsi="Times New Roman" w:cs="Times New Roman"/>
        </w:rPr>
        <w:t>s</w:t>
      </w:r>
      <w:r>
        <w:rPr>
          <w:rFonts w:ascii="Times New Roman" w:hAnsi="Times New Roman" w:cs="Times New Roman"/>
        </w:rPr>
        <w:t xml:space="preserve">. </w:t>
      </w:r>
      <w:r w:rsidR="005D014E">
        <w:rPr>
          <w:rFonts w:ascii="Times New Roman" w:hAnsi="Times New Roman" w:cs="Times New Roman"/>
        </w:rPr>
        <w:t>At the same time though</w:t>
      </w:r>
      <w:r>
        <w:rPr>
          <w:rFonts w:ascii="Times New Roman" w:hAnsi="Times New Roman" w:cs="Times New Roman"/>
        </w:rPr>
        <w:t>, our findings</w:t>
      </w:r>
      <w:r w:rsidR="005D014E">
        <w:rPr>
          <w:rFonts w:ascii="Times New Roman" w:hAnsi="Times New Roman" w:cs="Times New Roman"/>
        </w:rPr>
        <w:t xml:space="preserve"> suggest </w:t>
      </w:r>
      <w:r w:rsidR="001870E8">
        <w:rPr>
          <w:rFonts w:ascii="Times New Roman" w:hAnsi="Times New Roman" w:cs="Times New Roman"/>
        </w:rPr>
        <w:t>that predicting community</w:t>
      </w:r>
      <w:r>
        <w:rPr>
          <w:rFonts w:ascii="Times New Roman" w:hAnsi="Times New Roman" w:cs="Times New Roman"/>
        </w:rPr>
        <w:t xml:space="preserve"> responses to genetic and environmental variation</w:t>
      </w:r>
      <w:r w:rsidR="001870E8">
        <w:rPr>
          <w:rFonts w:ascii="Times New Roman" w:hAnsi="Times New Roman" w:cs="Times New Roman"/>
        </w:rPr>
        <w:t xml:space="preserve"> is a complex task that may depend on historical processes that have shaped the genetic architecture for the populations of interest</w:t>
      </w:r>
      <w:r w:rsidR="004B4446">
        <w:rPr>
          <w:rFonts w:ascii="Times New Roman" w:hAnsi="Times New Roman" w:cs="Times New Roman"/>
        </w:rPr>
        <w:t xml:space="preserve"> (i.e. sensitivity to specific environmental factors)</w:t>
      </w:r>
      <w:r w:rsidR="001870E8">
        <w:rPr>
          <w:rFonts w:ascii="Times New Roman" w:hAnsi="Times New Roman" w:cs="Times New Roman"/>
        </w:rPr>
        <w:t>.</w:t>
      </w:r>
      <w:r w:rsidR="005D014E">
        <w:rPr>
          <w:rFonts w:ascii="Times New Roman" w:hAnsi="Times New Roman" w:cs="Times New Roman"/>
        </w:rPr>
        <w:t xml:space="preserve"> </w:t>
      </w:r>
      <w:r w:rsidR="001870E8">
        <w:rPr>
          <w:rFonts w:ascii="Times New Roman" w:hAnsi="Times New Roman" w:cs="Times New Roman"/>
        </w:rPr>
        <w:t>Still, t</w:t>
      </w:r>
      <w:r w:rsidR="005D014E">
        <w:rPr>
          <w:rFonts w:ascii="Times New Roman" w:hAnsi="Times New Roman" w:cs="Times New Roman"/>
        </w:rPr>
        <w:t>he effects of willow genetic variation were clear at both the level of plant traits and the community structure of foliar arthropods and ectomycorrhiza.</w:t>
      </w:r>
      <w:r w:rsidR="00B8604C">
        <w:rPr>
          <w:rFonts w:ascii="Times New Roman" w:hAnsi="Times New Roman" w:cs="Times New Roman"/>
        </w:rPr>
        <w:t xml:space="preserve"> Importantly, this suggests that host-plant evolution c</w:t>
      </w:r>
      <w:r w:rsidR="00945CA2">
        <w:rPr>
          <w:rFonts w:ascii="Times New Roman" w:hAnsi="Times New Roman" w:cs="Times New Roman"/>
        </w:rPr>
        <w:t>ould</w:t>
      </w:r>
      <w:r w:rsidR="00B8604C">
        <w:rPr>
          <w:rFonts w:ascii="Times New Roman" w:hAnsi="Times New Roman" w:cs="Times New Roman"/>
        </w:rPr>
        <w:t xml:space="preserve"> have a strong influence on the</w:t>
      </w:r>
      <w:r w:rsidR="00C2459A">
        <w:rPr>
          <w:rFonts w:ascii="Times New Roman" w:hAnsi="Times New Roman" w:cs="Times New Roman"/>
        </w:rPr>
        <w:t xml:space="preserve"> biodiversity of above and belowground</w:t>
      </w:r>
      <w:r w:rsidR="00B8604C">
        <w:rPr>
          <w:rFonts w:ascii="Times New Roman" w:hAnsi="Times New Roman" w:cs="Times New Roman"/>
        </w:rPr>
        <w:t xml:space="preserve"> communities. Future </w:t>
      </w:r>
      <w:r w:rsidR="006668AE">
        <w:rPr>
          <w:rFonts w:ascii="Times New Roman" w:hAnsi="Times New Roman" w:cs="Times New Roman"/>
        </w:rPr>
        <w:t>studies</w:t>
      </w:r>
      <w:r w:rsidR="00B8604C">
        <w:rPr>
          <w:rFonts w:ascii="Times New Roman" w:hAnsi="Times New Roman" w:cs="Times New Roman"/>
        </w:rPr>
        <w:t xml:space="preserve"> </w:t>
      </w:r>
      <w:r w:rsidR="00B0414D">
        <w:rPr>
          <w:rFonts w:ascii="Times New Roman" w:hAnsi="Times New Roman" w:cs="Times New Roman"/>
        </w:rPr>
        <w:t>should</w:t>
      </w:r>
      <w:r w:rsidR="00B8604C">
        <w:rPr>
          <w:rFonts w:ascii="Times New Roman" w:hAnsi="Times New Roman" w:cs="Times New Roman"/>
        </w:rPr>
        <w:t xml:space="preserve"> work toward understanding how these diverse communities on host plants impose selection pressures as well as mutually influenc</w:t>
      </w:r>
      <w:r>
        <w:rPr>
          <w:rFonts w:ascii="Times New Roman" w:hAnsi="Times New Roman" w:cs="Times New Roman"/>
        </w:rPr>
        <w:t>e each other. In doing so, we will</w:t>
      </w:r>
      <w:r w:rsidR="00B8604C">
        <w:rPr>
          <w:rFonts w:ascii="Times New Roman" w:hAnsi="Times New Roman" w:cs="Times New Roman"/>
        </w:rPr>
        <w:t xml:space="preserve"> be able to work toward a more synthetic understanding of the evolutionary ecology of host plants and their </w:t>
      </w:r>
      <w:r w:rsidR="004B4446">
        <w:rPr>
          <w:rFonts w:ascii="Times New Roman" w:hAnsi="Times New Roman" w:cs="Times New Roman"/>
        </w:rPr>
        <w:t xml:space="preserve">diverse </w:t>
      </w:r>
      <w:r w:rsidR="00B8604C">
        <w:rPr>
          <w:rFonts w:ascii="Times New Roman" w:hAnsi="Times New Roman" w:cs="Times New Roman"/>
        </w:rPr>
        <w:t>associated communities.</w:t>
      </w:r>
    </w:p>
    <w:p w14:paraId="63AF17A7" w14:textId="77777777" w:rsidR="005D014E" w:rsidRPr="0059295B" w:rsidRDefault="005D014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lastRenderedPageBreak/>
        <w:t>Acknowledgements</w:t>
      </w:r>
    </w:p>
    <w:p w14:paraId="07262CD2" w14:textId="4CFBF82E" w:rsidR="00AA7A77" w:rsidRPr="00AA7A77" w:rsidRDefault="00AA7A77" w:rsidP="00AA7A77">
      <w:pPr>
        <w:rPr>
          <w:rFonts w:ascii="Times New Roman" w:hAnsi="Times New Roman" w:cs="Times New Roman"/>
        </w:rPr>
      </w:pPr>
      <w:r w:rsidRPr="00AA7A77">
        <w:rPr>
          <w:rFonts w:ascii="Times New Roman" w:hAnsi="Times New Roman" w:cs="Times New Roman"/>
        </w:rPr>
        <w:t xml:space="preserve">We thank </w:t>
      </w:r>
      <w:r>
        <w:rPr>
          <w:rFonts w:ascii="Times New Roman" w:hAnsi="Times New Roman" w:cs="Times New Roman"/>
        </w:rPr>
        <w:t>A</w:t>
      </w:r>
      <w:r w:rsidRPr="00AA7A77">
        <w:rPr>
          <w:rFonts w:ascii="Times New Roman" w:hAnsi="Times New Roman" w:cs="Times New Roman"/>
        </w:rPr>
        <w:t xml:space="preserve">. </w:t>
      </w:r>
      <w:r>
        <w:rPr>
          <w:rFonts w:ascii="Times New Roman" w:hAnsi="Times New Roman" w:cs="Times New Roman"/>
        </w:rPr>
        <w:t>Pickart</w:t>
      </w:r>
      <w:r w:rsidRPr="00AA7A77">
        <w:rPr>
          <w:rFonts w:ascii="Times New Roman" w:hAnsi="Times New Roman" w:cs="Times New Roman"/>
        </w:rPr>
        <w:t xml:space="preserve"> and the staff of Humboldt Bay National Wildlife Refuge (U.S. Fish and Wildlife Service) for </w:t>
      </w:r>
      <w:r>
        <w:rPr>
          <w:rFonts w:ascii="Times New Roman" w:hAnsi="Times New Roman" w:cs="Times New Roman"/>
        </w:rPr>
        <w:t xml:space="preserve">permission to work at Lanphere Dunes and for </w:t>
      </w:r>
      <w:r w:rsidRPr="00AA7A77">
        <w:rPr>
          <w:rFonts w:ascii="Times New Roman" w:hAnsi="Times New Roman" w:cs="Times New Roman"/>
        </w:rPr>
        <w:t xml:space="preserve">facilitating experimental logistics. L. Mackas-Burns assisted with the fieldwork. </w:t>
      </w:r>
      <w:r>
        <w:rPr>
          <w:rFonts w:ascii="Times New Roman" w:hAnsi="Times New Roman" w:cs="Times New Roman"/>
        </w:rPr>
        <w:t>M.</w:t>
      </w:r>
      <w:r w:rsidRPr="00AA7A77">
        <w:rPr>
          <w:rFonts w:ascii="Times New Roman" w:hAnsi="Times New Roman" w:cs="Times New Roman"/>
        </w:rPr>
        <w:t>A. Barbour was supported by a BRITE Fellowship and a Four-Year Fellowship from the University of British Columbia. G</w:t>
      </w:r>
      <w:r>
        <w:rPr>
          <w:rFonts w:ascii="Times New Roman" w:hAnsi="Times New Roman" w:cs="Times New Roman"/>
        </w:rPr>
        <w:t>.</w:t>
      </w:r>
      <w:r w:rsidRPr="00AA7A77">
        <w:rPr>
          <w:rFonts w:ascii="Times New Roman" w:hAnsi="Times New Roman" w:cs="Times New Roman"/>
        </w:rPr>
        <w:t xml:space="preserve">M. Crutsinger was supported by the Miller Institute for Basic Research in Science, as well as a NSERC Discovery grant. </w:t>
      </w:r>
    </w:p>
    <w:p w14:paraId="5E9236AD" w14:textId="77777777" w:rsidR="00AA7A77" w:rsidRDefault="00AA7A77" w:rsidP="00AA7A77"/>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64542B2A" w14:textId="77777777" w:rsidR="003658AD" w:rsidRPr="003658AD" w:rsidRDefault="00D31A53" w:rsidP="003658AD">
      <w:pPr>
        <w:widowControl w:val="0"/>
        <w:autoSpaceDE w:val="0"/>
        <w:autoSpaceDN w:val="0"/>
        <w:adjustRightInd w:val="0"/>
        <w:rPr>
          <w:rFonts w:ascii="Times New Roman" w:hAnsi="Times New Roman" w:cs="Times New Roman"/>
          <w:noProof/>
          <w:color w:val="000000"/>
        </w:rPr>
      </w:pPr>
      <w:bookmarkStart w:id="276" w:name="_GoBack"/>
      <w:bookmarkEnd w:id="276"/>
      <w:r>
        <w:rPr>
          <w:rFonts w:ascii="Times New Roman" w:hAnsi="Times New Roman" w:cs="Times New Roman"/>
        </w:rPr>
        <w:br/>
      </w:r>
      <w:r>
        <w:rPr>
          <w:rFonts w:ascii="Times New Roman" w:hAnsi="Times New Roman" w:cs="Times New Roman"/>
        </w:rPr>
        <w:fldChar w:fldCharType="begin"/>
      </w:r>
      <w:r>
        <w:rPr>
          <w:rFonts w:ascii="Times New Roman" w:hAnsi="Times New Roman" w:cs="Times New Roman"/>
        </w:rPr>
        <w:instrText>ADDIN LABTIVA_BIBLIOGRAPHY \* MERGEFORMAT</w:instrText>
      </w:r>
      <w:r>
        <w:rPr>
          <w:rFonts w:ascii="Times New Roman" w:hAnsi="Times New Roman" w:cs="Times New Roman"/>
        </w:rPr>
        <w:fldChar w:fldCharType="separate"/>
      </w:r>
      <w:r w:rsidR="003658AD" w:rsidRPr="003658AD">
        <w:rPr>
          <w:rFonts w:ascii="Times New Roman" w:hAnsi="Times New Roman" w:cs="Times New Roman"/>
          <w:noProof/>
          <w:color w:val="000000"/>
        </w:rPr>
        <w:t>Abdala</w:t>
      </w:r>
      <w:r w:rsidR="003658AD" w:rsidRPr="003658AD">
        <w:rPr>
          <w:rFonts w:ascii="OCR A Std" w:hAnsi="OCR A Std" w:cs="OCR A Std"/>
          <w:noProof/>
          <w:color w:val="000000"/>
        </w:rPr>
        <w:t>‐</w:t>
      </w:r>
      <w:r w:rsidR="003658AD" w:rsidRPr="003658AD">
        <w:rPr>
          <w:rFonts w:ascii="Times New Roman" w:hAnsi="Times New Roman" w:cs="Times New Roman"/>
          <w:noProof/>
          <w:color w:val="000000"/>
        </w:rPr>
        <w:t xml:space="preserve">Roberts, L., Agrawal, A. &amp; Mooney, K. (2012) Ant–aphid interactions on Asclepias syriaca are mediated by plant genotype and caterpillar damage. </w:t>
      </w:r>
      <w:r w:rsidR="003658AD" w:rsidRPr="003658AD">
        <w:rPr>
          <w:rFonts w:ascii="Times New Roman" w:hAnsi="Times New Roman" w:cs="Times New Roman"/>
          <w:i/>
          <w:iCs/>
          <w:noProof/>
          <w:color w:val="000000"/>
        </w:rPr>
        <w:t>Oikos</w:t>
      </w:r>
      <w:r w:rsidR="003658AD" w:rsidRPr="003658AD">
        <w:rPr>
          <w:rFonts w:ascii="Times New Roman" w:hAnsi="Times New Roman" w:cs="Times New Roman"/>
          <w:noProof/>
          <w:color w:val="000000"/>
        </w:rPr>
        <w:t>, 1905–1913.</w:t>
      </w:r>
    </w:p>
    <w:p w14:paraId="0C08D808"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Agrawal, A.A. &amp; Zandt, P.A. (2003) Ecological play in the coevolutionary theatre: genetic and environmental determinants of attack by a specialist weevil on milkweed. </w:t>
      </w:r>
      <w:r w:rsidRPr="003658AD">
        <w:rPr>
          <w:rFonts w:ascii="Times New Roman" w:hAnsi="Times New Roman" w:cs="Times New Roman"/>
          <w:i/>
          <w:iCs/>
          <w:noProof/>
          <w:color w:val="000000"/>
        </w:rPr>
        <w:t>Journal of Ecology</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91</w:t>
      </w:r>
      <w:r w:rsidRPr="003658AD">
        <w:rPr>
          <w:rFonts w:ascii="Times New Roman" w:hAnsi="Times New Roman" w:cs="Times New Roman"/>
          <w:noProof/>
          <w:color w:val="000000"/>
        </w:rPr>
        <w:t>, 1049–1059.</w:t>
      </w:r>
    </w:p>
    <w:p w14:paraId="4A54625A"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Antonovics, J. (1992) Toward community genetics. </w:t>
      </w:r>
      <w:r w:rsidRPr="003658AD">
        <w:rPr>
          <w:rFonts w:ascii="Times New Roman" w:hAnsi="Times New Roman" w:cs="Times New Roman"/>
          <w:i/>
          <w:iCs/>
          <w:noProof/>
          <w:color w:val="000000"/>
        </w:rPr>
        <w:t>Plant resistance to herbivores and pathogens: ecology, evolution, and genetics</w:t>
      </w:r>
      <w:r w:rsidRPr="003658AD">
        <w:rPr>
          <w:rFonts w:ascii="Times New Roman" w:hAnsi="Times New Roman" w:cs="Times New Roman"/>
          <w:noProof/>
          <w:color w:val="000000"/>
        </w:rPr>
        <w:t>, 426–449.</w:t>
      </w:r>
    </w:p>
    <w:p w14:paraId="224E006C"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Bailey, J.K., Schweitzer, J.A., Úbeda, F., Koricheva, J., LeRoy, C.J., Madritch, M.D., Rehill, B.J., Bangert, R.K., Fischer, D.G., Allan, G.J. &amp; Whitham, T.G. (2009) From genes to ecosystems: a synthesis of the effects of plant genetic factors across levels of organization. </w:t>
      </w:r>
      <w:r w:rsidRPr="003658AD">
        <w:rPr>
          <w:rFonts w:ascii="Times New Roman" w:hAnsi="Times New Roman" w:cs="Times New Roman"/>
          <w:i/>
          <w:iCs/>
          <w:noProof/>
          <w:color w:val="000000"/>
        </w:rPr>
        <w:t>Philosophical Transactions of the Royal Society of London B: Biological Sciences</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364</w:t>
      </w:r>
      <w:r w:rsidRPr="003658AD">
        <w:rPr>
          <w:rFonts w:ascii="Times New Roman" w:hAnsi="Times New Roman" w:cs="Times New Roman"/>
          <w:noProof/>
          <w:color w:val="000000"/>
        </w:rPr>
        <w:t>, 1607–1616.</w:t>
      </w:r>
    </w:p>
    <w:p w14:paraId="2572EE07"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Barbour, M., Fortuna, M., Bascompte, J., Nicholson, J., Julkunen-Tiitto, R., Jules, E. &amp; Crutsinger, G. (2016) Genetic specificity of a plant–insect food web: Implications for linking genetic variation to network complexity. </w:t>
      </w:r>
      <w:r w:rsidRPr="003658AD">
        <w:rPr>
          <w:rFonts w:ascii="Times New Roman" w:hAnsi="Times New Roman" w:cs="Times New Roman"/>
          <w:i/>
          <w:iCs/>
          <w:noProof/>
          <w:color w:val="000000"/>
        </w:rPr>
        <w:t>Proceedings of the National Academy of Sciences</w:t>
      </w:r>
      <w:r w:rsidRPr="003658AD">
        <w:rPr>
          <w:rFonts w:ascii="Times New Roman" w:hAnsi="Times New Roman" w:cs="Times New Roman"/>
          <w:noProof/>
          <w:color w:val="000000"/>
        </w:rPr>
        <w:t>, 2128–2133.</w:t>
      </w:r>
    </w:p>
    <w:p w14:paraId="45223E43"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Barbour, M.A., Rodriguez-Cabal, M.A., Wu, E.T., Julkunen-Tiitto, R., Ritland, C.E., Miscampbell, A.E., Jules, E.S. &amp; Crutsinger, G.M. (2015) Multiple plant traits shape the genetic basis of herbivore community assembly. </w:t>
      </w:r>
      <w:r w:rsidRPr="003658AD">
        <w:rPr>
          <w:rFonts w:ascii="Times New Roman" w:hAnsi="Times New Roman" w:cs="Times New Roman"/>
          <w:i/>
          <w:iCs/>
          <w:noProof/>
          <w:color w:val="000000"/>
        </w:rPr>
        <w:t>Functional Ecology</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29</w:t>
      </w:r>
      <w:r w:rsidRPr="003658AD">
        <w:rPr>
          <w:rFonts w:ascii="Times New Roman" w:hAnsi="Times New Roman" w:cs="Times New Roman"/>
          <w:noProof/>
          <w:color w:val="000000"/>
        </w:rPr>
        <w:t>, 995–1006.</w:t>
      </w:r>
    </w:p>
    <w:p w14:paraId="4DBB6143"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Bolker, B., Brooks, M., Clark, C., Geange, S., Poulsen, J., Stevens, H. &amp; White, J.-S. (2009) Generalized linear mixed models: a practical guide for ecology and evolution. </w:t>
      </w:r>
      <w:r w:rsidRPr="003658AD">
        <w:rPr>
          <w:rFonts w:ascii="Times New Roman" w:hAnsi="Times New Roman" w:cs="Times New Roman"/>
          <w:i/>
          <w:iCs/>
          <w:noProof/>
          <w:color w:val="000000"/>
        </w:rPr>
        <w:t>Trends in Ecology &amp; Evolution</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24</w:t>
      </w:r>
      <w:r w:rsidRPr="003658AD">
        <w:rPr>
          <w:rFonts w:ascii="Times New Roman" w:hAnsi="Times New Roman" w:cs="Times New Roman"/>
          <w:noProof/>
          <w:color w:val="000000"/>
        </w:rPr>
        <w:t>.</w:t>
      </w:r>
    </w:p>
    <w:p w14:paraId="288F27C6"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Caporaso, G., Kuczynski, J., Stombaugh, J., Bittinger, K., Bushman, F., Costello, E., Fierer, N., Peña, A., Goodrich, J., Gordon, J., Huttley, G., Kelley, S., Knights, D., Koenig, J., Ley, R., Lozupone, C., McDonald, D., Muegge, B., Pirrung, M., Reeder, J., Sevinsky, J., Turnbaugh, P., Walters, W., Widmann, J., Yatsunenko, T., Zaneveld, J. &amp; Knight, R. (2010) QIIME allows analysis of high-throughput community sequencing data. </w:t>
      </w:r>
      <w:r w:rsidRPr="003658AD">
        <w:rPr>
          <w:rFonts w:ascii="Times New Roman" w:hAnsi="Times New Roman" w:cs="Times New Roman"/>
          <w:i/>
          <w:iCs/>
          <w:noProof/>
          <w:color w:val="000000"/>
        </w:rPr>
        <w:t>Nature Methods</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7</w:t>
      </w:r>
      <w:r w:rsidRPr="003658AD">
        <w:rPr>
          <w:rFonts w:ascii="Times New Roman" w:hAnsi="Times New Roman" w:cs="Times New Roman"/>
          <w:noProof/>
          <w:color w:val="000000"/>
        </w:rPr>
        <w:t>, 335–336.</w:t>
      </w:r>
    </w:p>
    <w:p w14:paraId="16F5A801"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Caporaso, G., Lauber, C., Walters, W., Berg-Lyons, D., Huntley, J., Fierer, N., Owens, S., Betley, J., Fraser, L., Bauer, M., Gormley, N., Gilbert, J., Smith, G. &amp; Knight, R. (2012) Ultra-high-throughput microbial community analysis on the Illumina HiSeq and MiSeq platforms. </w:t>
      </w:r>
      <w:r w:rsidRPr="003658AD">
        <w:rPr>
          <w:rFonts w:ascii="Times New Roman" w:hAnsi="Times New Roman" w:cs="Times New Roman"/>
          <w:i/>
          <w:iCs/>
          <w:noProof/>
          <w:color w:val="000000"/>
        </w:rPr>
        <w:t>The ISME Journal</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6</w:t>
      </w:r>
      <w:r w:rsidRPr="003658AD">
        <w:rPr>
          <w:rFonts w:ascii="Times New Roman" w:hAnsi="Times New Roman" w:cs="Times New Roman"/>
          <w:noProof/>
          <w:color w:val="000000"/>
        </w:rPr>
        <w:t>, 1621–1624.</w:t>
      </w:r>
    </w:p>
    <w:p w14:paraId="693AF65E"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Crutsinger, G. (2016) A community genetics perspective: opportunities for the coming decade. </w:t>
      </w:r>
      <w:r w:rsidRPr="003658AD">
        <w:rPr>
          <w:rFonts w:ascii="Times New Roman" w:hAnsi="Times New Roman" w:cs="Times New Roman"/>
          <w:i/>
          <w:iCs/>
          <w:noProof/>
          <w:color w:val="000000"/>
        </w:rPr>
        <w:t>New Phytologist</w:t>
      </w:r>
      <w:r w:rsidRPr="003658AD">
        <w:rPr>
          <w:rFonts w:ascii="Times New Roman" w:hAnsi="Times New Roman" w:cs="Times New Roman"/>
          <w:noProof/>
          <w:color w:val="000000"/>
        </w:rPr>
        <w:t>, 65–70.</w:t>
      </w:r>
    </w:p>
    <w:p w14:paraId="160A6358"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Crutsinger, G.M., Reynolds, W., Classen, A.T. &amp; Sanders, N.J. (2008) Disparate effects of plant genotypic diversity on foliage and litter arthropod communities. </w:t>
      </w:r>
      <w:r w:rsidRPr="003658AD">
        <w:rPr>
          <w:rFonts w:ascii="Times New Roman" w:hAnsi="Times New Roman" w:cs="Times New Roman"/>
          <w:i/>
          <w:iCs/>
          <w:noProof/>
          <w:color w:val="000000"/>
        </w:rPr>
        <w:t>Oecologia</w:t>
      </w:r>
      <w:r w:rsidRPr="003658AD">
        <w:rPr>
          <w:rFonts w:ascii="Times New Roman" w:hAnsi="Times New Roman" w:cs="Times New Roman"/>
          <w:noProof/>
          <w:color w:val="000000"/>
        </w:rPr>
        <w:t>.</w:t>
      </w:r>
    </w:p>
    <w:p w14:paraId="2791EFBA"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Crutsinger, G.M., Rodriguez-Cabal, M.A. &amp; Roddy, A.B. (2014) Genetic variation within a dominant shrub structures green and brown community assemblages. </w:t>
      </w:r>
      <w:r w:rsidRPr="003658AD">
        <w:rPr>
          <w:rFonts w:ascii="Times New Roman" w:hAnsi="Times New Roman" w:cs="Times New Roman"/>
          <w:i/>
          <w:iCs/>
          <w:noProof/>
          <w:color w:val="000000"/>
        </w:rPr>
        <w:t>Ecology</w:t>
      </w:r>
      <w:r w:rsidRPr="003658AD">
        <w:rPr>
          <w:rFonts w:ascii="Times New Roman" w:hAnsi="Times New Roman" w:cs="Times New Roman"/>
          <w:noProof/>
          <w:color w:val="000000"/>
        </w:rPr>
        <w:t>.</w:t>
      </w:r>
    </w:p>
    <w:p w14:paraId="24A6745C"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Crutsinger, G.M. &amp; Sanders, N.J. (2005) Aphid-tending ants affect secondary users in leaf shelters and rates of herbivory on Salix hookeriana in a coastal dune habitat. </w:t>
      </w:r>
      <w:r w:rsidRPr="003658AD">
        <w:rPr>
          <w:rFonts w:ascii="Times New Roman" w:hAnsi="Times New Roman" w:cs="Times New Roman"/>
          <w:i/>
          <w:iCs/>
          <w:noProof/>
          <w:color w:val="000000"/>
        </w:rPr>
        <w:t>American Midland Naturalist</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154</w:t>
      </w:r>
      <w:r w:rsidRPr="003658AD">
        <w:rPr>
          <w:rFonts w:ascii="Times New Roman" w:hAnsi="Times New Roman" w:cs="Times New Roman"/>
          <w:noProof/>
          <w:color w:val="000000"/>
        </w:rPr>
        <w:t>, 296–304.</w:t>
      </w:r>
    </w:p>
    <w:p w14:paraId="20CAB355"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Edgar, R. (2013) UPARSE: highly accurate OTU sequences from microbial amplicon reads. </w:t>
      </w:r>
      <w:r w:rsidRPr="003658AD">
        <w:rPr>
          <w:rFonts w:ascii="Times New Roman" w:hAnsi="Times New Roman" w:cs="Times New Roman"/>
          <w:i/>
          <w:iCs/>
          <w:noProof/>
          <w:color w:val="000000"/>
        </w:rPr>
        <w:t>Nature Methods</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10</w:t>
      </w:r>
      <w:r w:rsidRPr="003658AD">
        <w:rPr>
          <w:rFonts w:ascii="Times New Roman" w:hAnsi="Times New Roman" w:cs="Times New Roman"/>
          <w:noProof/>
          <w:color w:val="000000"/>
        </w:rPr>
        <w:t>, 996–998.</w:t>
      </w:r>
    </w:p>
    <w:p w14:paraId="1B4E896A"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Erlandson, S., Savage, J., Cavender-Bares, J. &amp; Peay, K. (2015) Soil moisture and chemistry influence diversity of ectomycorrhizal fungal communities associating with willow along an hydrologic gradient. </w:t>
      </w:r>
      <w:r w:rsidRPr="003658AD">
        <w:rPr>
          <w:rFonts w:ascii="Times New Roman" w:hAnsi="Times New Roman" w:cs="Times New Roman"/>
          <w:i/>
          <w:iCs/>
          <w:noProof/>
          <w:color w:val="000000"/>
        </w:rPr>
        <w:t>FEMS microbiology ecology</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92</w:t>
      </w:r>
      <w:r w:rsidRPr="003658AD">
        <w:rPr>
          <w:rFonts w:ascii="Times New Roman" w:hAnsi="Times New Roman" w:cs="Times New Roman"/>
          <w:noProof/>
          <w:color w:val="000000"/>
        </w:rPr>
        <w:t>, fiv148.</w:t>
      </w:r>
    </w:p>
    <w:p w14:paraId="2EFA7090"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Floate, K. &amp; Whitham, T. (1994) Aphid-ant interaction reduces chrysomelid herbivory in a cottonwood hybrid zone. </w:t>
      </w:r>
      <w:r w:rsidRPr="003658AD">
        <w:rPr>
          <w:rFonts w:ascii="Times New Roman" w:hAnsi="Times New Roman" w:cs="Times New Roman"/>
          <w:i/>
          <w:iCs/>
          <w:noProof/>
          <w:color w:val="000000"/>
        </w:rPr>
        <w:t>Oecologia</w:t>
      </w:r>
      <w:r w:rsidRPr="003658AD">
        <w:rPr>
          <w:rFonts w:ascii="Times New Roman" w:hAnsi="Times New Roman" w:cs="Times New Roman"/>
          <w:noProof/>
          <w:color w:val="000000"/>
        </w:rPr>
        <w:t>, 215–221.</w:t>
      </w:r>
    </w:p>
    <w:p w14:paraId="58BD21F9"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Fritz, R.S. &amp; Price, P.W. (1988) Genetic variation among plants and insect community structure: willows and sawflies. </w:t>
      </w:r>
      <w:r w:rsidRPr="003658AD">
        <w:rPr>
          <w:rFonts w:ascii="Times New Roman" w:hAnsi="Times New Roman" w:cs="Times New Roman"/>
          <w:i/>
          <w:iCs/>
          <w:noProof/>
          <w:color w:val="000000"/>
        </w:rPr>
        <w:t>Ecology</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69</w:t>
      </w:r>
      <w:r w:rsidRPr="003658AD">
        <w:rPr>
          <w:rFonts w:ascii="Times New Roman" w:hAnsi="Times New Roman" w:cs="Times New Roman"/>
          <w:noProof/>
          <w:color w:val="000000"/>
        </w:rPr>
        <w:t>, 845–856.</w:t>
      </w:r>
    </w:p>
    <w:p w14:paraId="6ACD293E"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Gratani, L. (2014) Plant Phenotypic Plasticity in Response to Environmental Factors. </w:t>
      </w:r>
      <w:r w:rsidRPr="003658AD">
        <w:rPr>
          <w:rFonts w:ascii="Times New Roman" w:hAnsi="Times New Roman" w:cs="Times New Roman"/>
          <w:i/>
          <w:iCs/>
          <w:noProof/>
          <w:color w:val="000000"/>
        </w:rPr>
        <w:t>Advances in Botany</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2014</w:t>
      </w:r>
      <w:r w:rsidRPr="003658AD">
        <w:rPr>
          <w:rFonts w:ascii="Times New Roman" w:hAnsi="Times New Roman" w:cs="Times New Roman"/>
          <w:noProof/>
          <w:color w:val="000000"/>
        </w:rPr>
        <w:t>, 1–17.</w:t>
      </w:r>
    </w:p>
    <w:p w14:paraId="5BB41CEB"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Hersch-Green, E.I., Turley, N.E. &amp; Johnson, M.T.J. (2011) Community genetics: what have we accomplished and where should we be going? </w:t>
      </w:r>
      <w:r w:rsidRPr="003658AD">
        <w:rPr>
          <w:rFonts w:ascii="Times New Roman" w:hAnsi="Times New Roman" w:cs="Times New Roman"/>
          <w:i/>
          <w:iCs/>
          <w:noProof/>
          <w:color w:val="000000"/>
        </w:rPr>
        <w:t>Phil Trans R Soc B</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366</w:t>
      </w:r>
      <w:r w:rsidRPr="003658AD">
        <w:rPr>
          <w:rFonts w:ascii="Times New Roman" w:hAnsi="Times New Roman" w:cs="Times New Roman"/>
          <w:noProof/>
          <w:color w:val="000000"/>
        </w:rPr>
        <w:t>, 1453–1460.</w:t>
      </w:r>
    </w:p>
    <w:p w14:paraId="27C644B4"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Johnson, M.T. (2008) Bottom-up effects of plant genotype on aphids, ants, and predators. </w:t>
      </w:r>
      <w:r w:rsidRPr="003658AD">
        <w:rPr>
          <w:rFonts w:ascii="Times New Roman" w:hAnsi="Times New Roman" w:cs="Times New Roman"/>
          <w:i/>
          <w:iCs/>
          <w:noProof/>
          <w:color w:val="000000"/>
        </w:rPr>
        <w:t>Ecology</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89</w:t>
      </w:r>
      <w:r w:rsidRPr="003658AD">
        <w:rPr>
          <w:rFonts w:ascii="Times New Roman" w:hAnsi="Times New Roman" w:cs="Times New Roman"/>
          <w:noProof/>
          <w:color w:val="000000"/>
        </w:rPr>
        <w:t>, 145–154.</w:t>
      </w:r>
    </w:p>
    <w:p w14:paraId="7C46855A"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Josse, J. &amp; Husson, F. (2013) Handling missing values in exploratory multivariate data analysis. </w:t>
      </w:r>
      <w:r w:rsidRPr="003658AD">
        <w:rPr>
          <w:rFonts w:ascii="Times New Roman" w:hAnsi="Times New Roman" w:cs="Times New Roman"/>
          <w:i/>
          <w:iCs/>
          <w:noProof/>
          <w:color w:val="000000"/>
        </w:rPr>
        <w:t>Journal de la SFdS</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153</w:t>
      </w:r>
      <w:r w:rsidRPr="003658AD">
        <w:rPr>
          <w:rFonts w:ascii="Times New Roman" w:hAnsi="Times New Roman" w:cs="Times New Roman"/>
          <w:noProof/>
          <w:color w:val="000000"/>
        </w:rPr>
        <w:t>, 79–99.</w:t>
      </w:r>
    </w:p>
    <w:p w14:paraId="3876D757"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Lamit, L., Busby, P., Lau, M., Compson, Z., Wojtowicz, T., Keith, A., Zinkgraf, M., Schweitzer, J., Shuster, S. &amp; Gehring, C. (2015) Tree genotype mediates covariance among communities from microbes to lichens and arthropods. </w:t>
      </w:r>
      <w:r w:rsidRPr="003658AD">
        <w:rPr>
          <w:rFonts w:ascii="Times New Roman" w:hAnsi="Times New Roman" w:cs="Times New Roman"/>
          <w:i/>
          <w:iCs/>
          <w:noProof/>
          <w:color w:val="000000"/>
        </w:rPr>
        <w:t>Journal of Ecology</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103</w:t>
      </w:r>
      <w:r w:rsidRPr="003658AD">
        <w:rPr>
          <w:rFonts w:ascii="Times New Roman" w:hAnsi="Times New Roman" w:cs="Times New Roman"/>
          <w:noProof/>
          <w:color w:val="000000"/>
        </w:rPr>
        <w:t>, 840–850.</w:t>
      </w:r>
    </w:p>
    <w:p w14:paraId="422FF202"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Lefcheck, J. (2015) piecewiseSEM: Piecewise structural equation modelling in r for ecology, evolution, and systematics. </w:t>
      </w:r>
      <w:r w:rsidRPr="003658AD">
        <w:rPr>
          <w:rFonts w:ascii="Times New Roman" w:hAnsi="Times New Roman" w:cs="Times New Roman"/>
          <w:i/>
          <w:iCs/>
          <w:noProof/>
          <w:color w:val="000000"/>
        </w:rPr>
        <w:t>Methods in Ecology and Evolution</w:t>
      </w:r>
      <w:r w:rsidRPr="003658AD">
        <w:rPr>
          <w:rFonts w:ascii="Times New Roman" w:hAnsi="Times New Roman" w:cs="Times New Roman"/>
          <w:noProof/>
          <w:color w:val="000000"/>
        </w:rPr>
        <w:t>.</w:t>
      </w:r>
    </w:p>
    <w:p w14:paraId="4464028E"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Legendre, P. &amp; Gallagher, E. (2001) Ecologically meaningful transformations for ordination of species data. </w:t>
      </w:r>
      <w:r w:rsidRPr="003658AD">
        <w:rPr>
          <w:rFonts w:ascii="Times New Roman" w:hAnsi="Times New Roman" w:cs="Times New Roman"/>
          <w:i/>
          <w:iCs/>
          <w:noProof/>
          <w:color w:val="000000"/>
        </w:rPr>
        <w:t>Oecologia</w:t>
      </w:r>
      <w:r w:rsidRPr="003658AD">
        <w:rPr>
          <w:rFonts w:ascii="Times New Roman" w:hAnsi="Times New Roman" w:cs="Times New Roman"/>
          <w:noProof/>
          <w:color w:val="000000"/>
        </w:rPr>
        <w:t>, 271–280.</w:t>
      </w:r>
    </w:p>
    <w:p w14:paraId="4BC2D488"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LORTIE, C. &amp; CUSHMAN, H. (2007) Effects of a directional abiotic gradient on plant community dynamics and invasion in a coastal dune system. </w:t>
      </w:r>
      <w:r w:rsidRPr="003658AD">
        <w:rPr>
          <w:rFonts w:ascii="Times New Roman" w:hAnsi="Times New Roman" w:cs="Times New Roman"/>
          <w:i/>
          <w:iCs/>
          <w:noProof/>
          <w:color w:val="000000"/>
        </w:rPr>
        <w:t>Journal of Ecology</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95</w:t>
      </w:r>
      <w:r w:rsidRPr="003658AD">
        <w:rPr>
          <w:rFonts w:ascii="Times New Roman" w:hAnsi="Times New Roman" w:cs="Times New Roman"/>
          <w:noProof/>
          <w:color w:val="000000"/>
        </w:rPr>
        <w:t>, 468–481.</w:t>
      </w:r>
    </w:p>
    <w:p w14:paraId="0C60422C"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Lynch, M. &amp; Walsh, B. (1998) </w:t>
      </w:r>
      <w:r w:rsidRPr="003658AD">
        <w:rPr>
          <w:rFonts w:ascii="Times New Roman" w:hAnsi="Times New Roman" w:cs="Times New Roman"/>
          <w:i/>
          <w:iCs/>
          <w:noProof/>
          <w:color w:val="000000"/>
        </w:rPr>
        <w:t>Genetics and Analysis of Quantitative Traits</w:t>
      </w:r>
      <w:r w:rsidRPr="003658AD">
        <w:rPr>
          <w:rFonts w:ascii="Times New Roman" w:hAnsi="Times New Roman" w:cs="Times New Roman"/>
          <w:noProof/>
          <w:color w:val="000000"/>
        </w:rPr>
        <w:t>. Sinauer Associates, Sunderland, MA, USA.</w:t>
      </w:r>
    </w:p>
    <w:p w14:paraId="63D74083"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Maddox,  G. David &amp; Root, R.B. (1990) Structure of the encounter between goldenrod (Solidago altissima) and its diverse insect fauna. </w:t>
      </w:r>
      <w:r w:rsidRPr="003658AD">
        <w:rPr>
          <w:rFonts w:ascii="Times New Roman" w:hAnsi="Times New Roman" w:cs="Times New Roman"/>
          <w:i/>
          <w:iCs/>
          <w:noProof/>
          <w:color w:val="000000"/>
        </w:rPr>
        <w:t>Ecology</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71</w:t>
      </w:r>
      <w:r w:rsidRPr="003658AD">
        <w:rPr>
          <w:rFonts w:ascii="Times New Roman" w:hAnsi="Times New Roman" w:cs="Times New Roman"/>
          <w:noProof/>
          <w:color w:val="000000"/>
        </w:rPr>
        <w:t>, 2115–2124.</w:t>
      </w:r>
    </w:p>
    <w:p w14:paraId="53D2DA13"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Mooney, K. &amp; Agrawal, A. (2008) Plant genotype shapes ant-aphid interactions: implications for community structure and indirect plant defense. </w:t>
      </w:r>
      <w:r w:rsidRPr="003658AD">
        <w:rPr>
          <w:rFonts w:ascii="Times New Roman" w:hAnsi="Times New Roman" w:cs="Times New Roman"/>
          <w:i/>
          <w:iCs/>
          <w:noProof/>
          <w:color w:val="000000"/>
        </w:rPr>
        <w:t>The American naturalist</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171</w:t>
      </w:r>
      <w:r w:rsidRPr="003658AD">
        <w:rPr>
          <w:rFonts w:ascii="Times New Roman" w:hAnsi="Times New Roman" w:cs="Times New Roman"/>
          <w:noProof/>
          <w:color w:val="000000"/>
        </w:rPr>
        <w:t>, E195–205.</w:t>
      </w:r>
    </w:p>
    <w:p w14:paraId="5B04E7BD"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Nakagawa, S. &amp; Schielzeth, H. (2013) A general and simple method for obtaining R2 from generalized linear mixed</w:t>
      </w:r>
      <w:r w:rsidRPr="003658AD">
        <w:rPr>
          <w:rFonts w:ascii="OCR A Std" w:hAnsi="OCR A Std" w:cs="OCR A Std"/>
          <w:noProof/>
          <w:color w:val="000000"/>
        </w:rPr>
        <w:t>‐</w:t>
      </w:r>
      <w:r w:rsidRPr="003658AD">
        <w:rPr>
          <w:rFonts w:ascii="Times New Roman" w:hAnsi="Times New Roman" w:cs="Times New Roman"/>
          <w:noProof/>
          <w:color w:val="000000"/>
        </w:rPr>
        <w:t xml:space="preserve">effects models. </w:t>
      </w:r>
      <w:r w:rsidRPr="003658AD">
        <w:rPr>
          <w:rFonts w:ascii="Times New Roman" w:hAnsi="Times New Roman" w:cs="Times New Roman"/>
          <w:i/>
          <w:iCs/>
          <w:noProof/>
          <w:color w:val="000000"/>
        </w:rPr>
        <w:t>Methods in Ecology and Evolution</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4</w:t>
      </w:r>
      <w:r w:rsidRPr="003658AD">
        <w:rPr>
          <w:rFonts w:ascii="Times New Roman" w:hAnsi="Times New Roman" w:cs="Times New Roman"/>
          <w:noProof/>
          <w:color w:val="000000"/>
        </w:rPr>
        <w:t>, 133–142.</w:t>
      </w:r>
    </w:p>
    <w:p w14:paraId="663B1985"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Reddy, T.B.K., Thomas, A., Stamatis, D., Bertsch, J., Isbandi, M., Jansson, J., Mallajosyula, J., Pagani, I., Lobos, E. &amp; Kyrpides, N. (2015) The Genomes OnLine Database (GOLD) v.5: a metadata management system based on a four level (meta)genome project classification. </w:t>
      </w:r>
      <w:r w:rsidRPr="003658AD">
        <w:rPr>
          <w:rFonts w:ascii="Times New Roman" w:hAnsi="Times New Roman" w:cs="Times New Roman"/>
          <w:i/>
          <w:iCs/>
          <w:noProof/>
          <w:color w:val="000000"/>
        </w:rPr>
        <w:t>Nucleic Acids Research</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43</w:t>
      </w:r>
      <w:r w:rsidRPr="003658AD">
        <w:rPr>
          <w:rFonts w:ascii="Times New Roman" w:hAnsi="Times New Roman" w:cs="Times New Roman"/>
          <w:noProof/>
          <w:color w:val="000000"/>
        </w:rPr>
        <w:t>, D1099–D1106.</w:t>
      </w:r>
    </w:p>
    <w:p w14:paraId="044EF7AF"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Tack, A., Johnson, M. &amp; Roslin, T. (2012) Sizing up community genetics: it’s a matter of scale. </w:t>
      </w:r>
      <w:r w:rsidRPr="003658AD">
        <w:rPr>
          <w:rFonts w:ascii="Times New Roman" w:hAnsi="Times New Roman" w:cs="Times New Roman"/>
          <w:i/>
          <w:iCs/>
          <w:noProof/>
          <w:color w:val="000000"/>
        </w:rPr>
        <w:t>Oikos</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121</w:t>
      </w:r>
      <w:r w:rsidRPr="003658AD">
        <w:rPr>
          <w:rFonts w:ascii="Times New Roman" w:hAnsi="Times New Roman" w:cs="Times New Roman"/>
          <w:noProof/>
          <w:color w:val="000000"/>
        </w:rPr>
        <w:t>, 481–488.</w:t>
      </w:r>
    </w:p>
    <w:p w14:paraId="6480AB6B"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Wardle, D.A., Bardgett, R.D., Klironomos, J.N., Setälä, H., Putten, W.H. van der &amp; Wall, D.H. (2004) Ecological linkages between aboveground and belowground biota. </w:t>
      </w:r>
      <w:r w:rsidRPr="003658AD">
        <w:rPr>
          <w:rFonts w:ascii="Times New Roman" w:hAnsi="Times New Roman" w:cs="Times New Roman"/>
          <w:i/>
          <w:iCs/>
          <w:noProof/>
          <w:color w:val="000000"/>
        </w:rPr>
        <w:t>Science</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304</w:t>
      </w:r>
      <w:r w:rsidRPr="003658AD">
        <w:rPr>
          <w:rFonts w:ascii="Times New Roman" w:hAnsi="Times New Roman" w:cs="Times New Roman"/>
          <w:noProof/>
          <w:color w:val="000000"/>
        </w:rPr>
        <w:t>, 1629–1633.</w:t>
      </w:r>
    </w:p>
    <w:p w14:paraId="373D2693"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Whitham, T.G., Bailey, J.K. &amp; Jennifer, J.A. (2006) A framework for community and ecosystem genetics: from genes to ecosystems. </w:t>
      </w:r>
      <w:r w:rsidRPr="003658AD">
        <w:rPr>
          <w:rFonts w:ascii="Times New Roman" w:hAnsi="Times New Roman" w:cs="Times New Roman"/>
          <w:i/>
          <w:iCs/>
          <w:noProof/>
          <w:color w:val="000000"/>
        </w:rPr>
        <w:t>Nature Genetics</w:t>
      </w:r>
      <w:r w:rsidRPr="003658AD">
        <w:rPr>
          <w:rFonts w:ascii="Times New Roman" w:hAnsi="Times New Roman" w:cs="Times New Roman"/>
          <w:noProof/>
          <w:color w:val="000000"/>
        </w:rPr>
        <w:t>.</w:t>
      </w:r>
    </w:p>
    <w:p w14:paraId="3FFDB529"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Whitham, T.G., Gehring, C.A., Lamit, L.J., Wojtowicz, T., Evans, L.M., Keith, A.R. &amp; Smith, D.S. (2012) Community specificity: life and afterlife effects of genes. </w:t>
      </w:r>
      <w:r w:rsidRPr="003658AD">
        <w:rPr>
          <w:rFonts w:ascii="Times New Roman" w:hAnsi="Times New Roman" w:cs="Times New Roman"/>
          <w:i/>
          <w:iCs/>
          <w:noProof/>
          <w:color w:val="000000"/>
        </w:rPr>
        <w:t>Trends Plant Sci</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17</w:t>
      </w:r>
      <w:r w:rsidRPr="003658AD">
        <w:rPr>
          <w:rFonts w:ascii="Times New Roman" w:hAnsi="Times New Roman" w:cs="Times New Roman"/>
          <w:noProof/>
          <w:color w:val="000000"/>
        </w:rPr>
        <w:t>, 271–281.</w:t>
      </w:r>
    </w:p>
    <w:p w14:paraId="031BC4FC"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r w:rsidRPr="003658AD">
        <w:rPr>
          <w:rFonts w:ascii="Times New Roman" w:hAnsi="Times New Roman" w:cs="Times New Roman"/>
          <w:noProof/>
          <w:color w:val="000000"/>
        </w:rPr>
        <w:t xml:space="preserve">Züst, T. &amp; Agrawal, A. (2016) Mechanisms and evolution of plant resistance to aphids. </w:t>
      </w:r>
      <w:r w:rsidRPr="003658AD">
        <w:rPr>
          <w:rFonts w:ascii="Times New Roman" w:hAnsi="Times New Roman" w:cs="Times New Roman"/>
          <w:i/>
          <w:iCs/>
          <w:noProof/>
          <w:color w:val="000000"/>
        </w:rPr>
        <w:t>Nature Plants</w:t>
      </w:r>
      <w:r w:rsidRPr="003658AD">
        <w:rPr>
          <w:rFonts w:ascii="Times New Roman" w:hAnsi="Times New Roman" w:cs="Times New Roman"/>
          <w:noProof/>
          <w:color w:val="000000"/>
        </w:rPr>
        <w:t xml:space="preserve">, </w:t>
      </w:r>
      <w:r w:rsidRPr="003658AD">
        <w:rPr>
          <w:rFonts w:ascii="Times New Roman" w:hAnsi="Times New Roman" w:cs="Times New Roman"/>
          <w:b/>
          <w:bCs/>
          <w:noProof/>
          <w:color w:val="000000"/>
        </w:rPr>
        <w:t>2</w:t>
      </w:r>
      <w:r w:rsidRPr="003658AD">
        <w:rPr>
          <w:rFonts w:ascii="Times New Roman" w:hAnsi="Times New Roman" w:cs="Times New Roman"/>
          <w:noProof/>
          <w:color w:val="000000"/>
        </w:rPr>
        <w:t>, 15206.</w:t>
      </w:r>
    </w:p>
    <w:p w14:paraId="5B6097EA" w14:textId="77777777" w:rsidR="003658AD" w:rsidRPr="003658AD" w:rsidRDefault="003658AD" w:rsidP="003658AD">
      <w:pPr>
        <w:widowControl w:val="0"/>
        <w:autoSpaceDE w:val="0"/>
        <w:autoSpaceDN w:val="0"/>
        <w:adjustRightInd w:val="0"/>
        <w:rPr>
          <w:rFonts w:ascii="Times New Roman" w:hAnsi="Times New Roman" w:cs="Times New Roman"/>
          <w:noProof/>
          <w:color w:val="000000"/>
        </w:rPr>
      </w:pPr>
    </w:p>
    <w:p w14:paraId="69A9F21C" w14:textId="78AFE244" w:rsidR="00F67D50" w:rsidRDefault="00D31A53" w:rsidP="003658AD">
      <w:pPr>
        <w:widowControl w:val="0"/>
        <w:autoSpaceDE w:val="0"/>
        <w:autoSpaceDN w:val="0"/>
        <w:adjustRightInd w:val="0"/>
        <w:rPr>
          <w:rFonts w:ascii="Times New Roman" w:hAnsi="Times New Roman" w:cs="Times New Roman"/>
        </w:rPr>
      </w:pPr>
      <w:r>
        <w:rPr>
          <w:rFonts w:ascii="Times New Roman" w:hAnsi="Times New Roman" w:cs="Times New Roman"/>
        </w:rPr>
        <w:fldChar w:fldCharType="end"/>
      </w:r>
    </w:p>
    <w:p w14:paraId="7B437C4E" w14:textId="77777777" w:rsidR="00D31A53" w:rsidRDefault="00D31A53" w:rsidP="0059295B">
      <w:pPr>
        <w:spacing w:line="480" w:lineRule="auto"/>
        <w:rPr>
          <w:rFonts w:ascii="Times New Roman" w:hAnsi="Times New Roman" w:cs="Times New Roman"/>
          <w:b/>
        </w:rPr>
      </w:pPr>
    </w:p>
    <w:p w14:paraId="6704AF59" w14:textId="77777777" w:rsidR="00D31A53" w:rsidRDefault="00D31A53" w:rsidP="0059295B">
      <w:pPr>
        <w:spacing w:line="480" w:lineRule="auto"/>
        <w:rPr>
          <w:rFonts w:ascii="Times New Roman" w:hAnsi="Times New Roman" w:cs="Times New Roman"/>
          <w:b/>
        </w:rPr>
      </w:pPr>
    </w:p>
    <w:p w14:paraId="39C7E2A4" w14:textId="77777777" w:rsidR="00D31A53" w:rsidRDefault="00D31A53" w:rsidP="0059295B">
      <w:pPr>
        <w:spacing w:line="480" w:lineRule="auto"/>
        <w:rPr>
          <w:rFonts w:ascii="Times New Roman" w:hAnsi="Times New Roman" w:cs="Times New Roman"/>
          <w:b/>
        </w:rPr>
      </w:pPr>
    </w:p>
    <w:p w14:paraId="444E8A57" w14:textId="77777777" w:rsidR="00D31A53" w:rsidRDefault="00D31A53" w:rsidP="0059295B">
      <w:pPr>
        <w:spacing w:line="480" w:lineRule="auto"/>
        <w:rPr>
          <w:rFonts w:ascii="Times New Roman" w:hAnsi="Times New Roman" w:cs="Times New Roman"/>
          <w:b/>
        </w:rPr>
      </w:pPr>
    </w:p>
    <w:p w14:paraId="141E0081" w14:textId="77777777" w:rsidR="00D31A53" w:rsidRDefault="00D31A53" w:rsidP="0059295B">
      <w:pPr>
        <w:spacing w:line="480" w:lineRule="auto"/>
        <w:rPr>
          <w:rFonts w:ascii="Times New Roman" w:hAnsi="Times New Roman" w:cs="Times New Roman"/>
          <w:b/>
        </w:rPr>
      </w:pPr>
    </w:p>
    <w:p w14:paraId="5E06009F" w14:textId="77777777" w:rsidR="00D31A53" w:rsidRDefault="00D31A53" w:rsidP="0059295B">
      <w:pPr>
        <w:spacing w:line="480" w:lineRule="auto"/>
        <w:rPr>
          <w:rFonts w:ascii="Times New Roman" w:hAnsi="Times New Roman" w:cs="Times New Roman"/>
          <w:b/>
        </w:rPr>
      </w:pPr>
    </w:p>
    <w:p w14:paraId="2752B09A" w14:textId="77777777" w:rsidR="00D31A53" w:rsidRDefault="00D31A53" w:rsidP="0059295B">
      <w:pPr>
        <w:spacing w:line="480" w:lineRule="auto"/>
        <w:rPr>
          <w:rFonts w:ascii="Times New Roman" w:hAnsi="Times New Roman" w:cs="Times New Roman"/>
          <w:b/>
        </w:rPr>
      </w:pPr>
    </w:p>
    <w:p w14:paraId="2A4DB972" w14:textId="77777777" w:rsidR="00D31A53" w:rsidRDefault="00D31A53" w:rsidP="0059295B">
      <w:pPr>
        <w:spacing w:line="480" w:lineRule="auto"/>
        <w:rPr>
          <w:rFonts w:ascii="Times New Roman" w:hAnsi="Times New Roman" w:cs="Times New Roman"/>
          <w:b/>
        </w:rPr>
      </w:pPr>
    </w:p>
    <w:p w14:paraId="02D0186B" w14:textId="77777777" w:rsidR="00D31A53" w:rsidRDefault="00D31A53" w:rsidP="0059295B">
      <w:pPr>
        <w:spacing w:line="480" w:lineRule="auto"/>
        <w:rPr>
          <w:rFonts w:ascii="Times New Roman" w:hAnsi="Times New Roman" w:cs="Times New Roman"/>
          <w:b/>
        </w:rPr>
      </w:pPr>
    </w:p>
    <w:p w14:paraId="044577B9" w14:textId="77777777" w:rsidR="00D31A53" w:rsidRDefault="00D31A53" w:rsidP="0059295B">
      <w:pPr>
        <w:spacing w:line="480" w:lineRule="auto"/>
        <w:rPr>
          <w:rFonts w:ascii="Times New Roman" w:hAnsi="Times New Roman" w:cs="Times New Roman"/>
          <w:b/>
        </w:rPr>
      </w:pPr>
    </w:p>
    <w:p w14:paraId="780EA62F" w14:textId="77777777" w:rsidR="00D31A53" w:rsidRDefault="00D31A53" w:rsidP="0059295B">
      <w:pPr>
        <w:spacing w:line="480" w:lineRule="auto"/>
        <w:rPr>
          <w:rFonts w:ascii="Times New Roman" w:hAnsi="Times New Roman" w:cs="Times New Roman"/>
          <w:b/>
        </w:rPr>
      </w:pPr>
    </w:p>
    <w:p w14:paraId="650A4FD3" w14:textId="77777777" w:rsidR="00D31A53" w:rsidRDefault="00D31A53" w:rsidP="0059295B">
      <w:pPr>
        <w:spacing w:line="480" w:lineRule="auto"/>
        <w:rPr>
          <w:rFonts w:ascii="Times New Roman" w:hAnsi="Times New Roman" w:cs="Times New Roman"/>
          <w:b/>
        </w:rPr>
      </w:pPr>
    </w:p>
    <w:p w14:paraId="37FFCE2F" w14:textId="77777777" w:rsidR="004B4446" w:rsidRDefault="004B4446" w:rsidP="0059295B">
      <w:pPr>
        <w:spacing w:line="480" w:lineRule="auto"/>
        <w:rPr>
          <w:rFonts w:ascii="Times New Roman" w:hAnsi="Times New Roman" w:cs="Times New Roman"/>
          <w:b/>
        </w:rPr>
      </w:pPr>
    </w:p>
    <w:p w14:paraId="6B95B0CC" w14:textId="77777777" w:rsidR="004B4446" w:rsidRDefault="004B4446" w:rsidP="0059295B">
      <w:pPr>
        <w:spacing w:line="480" w:lineRule="auto"/>
        <w:rPr>
          <w:rFonts w:ascii="Times New Roman" w:hAnsi="Times New Roman" w:cs="Times New Roman"/>
          <w:b/>
        </w:rPr>
      </w:pPr>
    </w:p>
    <w:p w14:paraId="68AC6623" w14:textId="77777777" w:rsidR="004B4446" w:rsidRDefault="004B4446" w:rsidP="0059295B">
      <w:pPr>
        <w:spacing w:line="480" w:lineRule="auto"/>
        <w:rPr>
          <w:rFonts w:ascii="Times New Roman" w:hAnsi="Times New Roman" w:cs="Times New Roman"/>
          <w:b/>
        </w:rPr>
      </w:pPr>
    </w:p>
    <w:p w14:paraId="38D73970" w14:textId="77777777" w:rsidR="004B4446" w:rsidRDefault="004B4446" w:rsidP="0059295B">
      <w:pPr>
        <w:spacing w:line="480" w:lineRule="auto"/>
        <w:rPr>
          <w:rFonts w:ascii="Times New Roman" w:hAnsi="Times New Roman" w:cs="Times New Roman"/>
          <w:b/>
        </w:rPr>
      </w:pPr>
    </w:p>
    <w:p w14:paraId="33C346AB" w14:textId="77777777" w:rsidR="004B4446" w:rsidRDefault="004B4446" w:rsidP="0059295B">
      <w:pPr>
        <w:spacing w:line="480" w:lineRule="auto"/>
        <w:rPr>
          <w:rFonts w:ascii="Times New Roman" w:hAnsi="Times New Roman" w:cs="Times New Roman"/>
          <w:b/>
        </w:rPr>
      </w:pPr>
    </w:p>
    <w:p w14:paraId="657AE4D0" w14:textId="77777777" w:rsidR="004B4446" w:rsidRDefault="004B4446" w:rsidP="0059295B">
      <w:pPr>
        <w:spacing w:line="480" w:lineRule="auto"/>
        <w:rPr>
          <w:rFonts w:ascii="Times New Roman" w:hAnsi="Times New Roman" w:cs="Times New Roman"/>
          <w:b/>
        </w:rPr>
      </w:pPr>
    </w:p>
    <w:p w14:paraId="57A53ED2" w14:textId="77777777" w:rsidR="00D31A53" w:rsidRDefault="00D31A53" w:rsidP="0059295B">
      <w:pPr>
        <w:spacing w:line="480" w:lineRule="auto"/>
        <w:rPr>
          <w:rFonts w:ascii="Times New Roman" w:hAnsi="Times New Roman" w:cs="Times New Roman"/>
          <w:b/>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40B5CEA1" w14:textId="77777777" w:rsidR="00635DF7" w:rsidRDefault="00635DF7" w:rsidP="0059295B">
      <w:pPr>
        <w:spacing w:line="480" w:lineRule="auto"/>
        <w:rPr>
          <w:rFonts w:ascii="Times New Roman" w:hAnsi="Times New Roman" w:cs="Times New Roman"/>
        </w:rPr>
        <w:sectPr w:rsidR="00635DF7" w:rsidSect="00DF5F45">
          <w:footerReference w:type="even" r:id="rId10"/>
          <w:footerReference w:type="default" r:id="rId11"/>
          <w:pgSz w:w="12242" w:h="15842"/>
          <w:pgMar w:top="1440" w:right="1797" w:bottom="1440" w:left="1797" w:header="709" w:footer="709" w:gutter="0"/>
          <w:cols w:space="708"/>
        </w:sectPr>
      </w:pPr>
    </w:p>
    <w:p w14:paraId="5468FE45" w14:textId="18EDCDA6" w:rsidR="00EB4553" w:rsidRDefault="00635DF7"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drawing>
          <wp:inline distT="0" distB="0" distL="0" distR="0" wp14:anchorId="352CED5A" wp14:editId="310E9EC6">
            <wp:extent cx="7101205" cy="5486400"/>
            <wp:effectExtent l="0" t="0" r="10795" b="0"/>
            <wp:docPr id="1" name="Picture 1" descr="Macintosh HD:Users:matthewbarbour:Documents:Lanphere_Experiments:fig_1_aa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aa_arth_co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1205" cy="5486400"/>
                    </a:xfrm>
                    <a:prstGeom prst="rect">
                      <a:avLst/>
                    </a:prstGeom>
                    <a:noFill/>
                    <a:ln>
                      <a:noFill/>
                    </a:ln>
                  </pic:spPr>
                </pic:pic>
              </a:graphicData>
            </a:graphic>
          </wp:inline>
        </w:drawing>
      </w:r>
    </w:p>
    <w:p w14:paraId="4AFA3289" w14:textId="1B083587" w:rsidR="0056347D" w:rsidRDefault="0056347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4CD21F2E" wp14:editId="25752B3B">
            <wp:extent cx="5486400" cy="5486400"/>
            <wp:effectExtent l="0" t="0" r="0" b="0"/>
            <wp:docPr id="2" name="Picture 2" descr="Macintosh HD:Users:matthewbarbour:Documents:Lanphere_Experiments:fig_2_antaphid_me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2_antaphid_mech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FA2D46" w14:textId="77777777" w:rsidR="0056347D" w:rsidRDefault="0056347D" w:rsidP="0059295B">
      <w:pPr>
        <w:spacing w:line="480" w:lineRule="auto"/>
        <w:rPr>
          <w:rFonts w:ascii="Times New Roman" w:hAnsi="Times New Roman" w:cs="Times New Roman"/>
          <w:b/>
        </w:rPr>
      </w:pPr>
    </w:p>
    <w:p w14:paraId="2522D601" w14:textId="7EB1A413" w:rsidR="00A73FCD" w:rsidRDefault="00A73FC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61EA1ED4" wp14:editId="0C99ADEA">
            <wp:extent cx="5486400" cy="4114800"/>
            <wp:effectExtent l="0" t="0" r="0" b="0"/>
            <wp:docPr id="3" name="Picture 3" descr="Macintosh HD:Users:matthewbarbour:Documents:Lanphere_Experiments:fig_3_aa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3_aa_SEM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FF06456" w14:textId="3B204BC4" w:rsidR="00A73FCD" w:rsidRDefault="007A55DF"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080E7D53" wp14:editId="415D80BB">
            <wp:extent cx="5486400" cy="7101205"/>
            <wp:effectExtent l="0" t="0" r="0" b="10795"/>
            <wp:docPr id="4" name="Picture 4" descr="Macintosh HD:Users:matthewbarbour:Documents:Lanphere_Experiments:fig_4_wind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4_wind_arth_com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7B5E1206" w14:textId="291F11A2" w:rsidR="00D27576" w:rsidRDefault="00D275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3EC766F6" wp14:editId="4FE89814">
            <wp:extent cx="5486400" cy="1939290"/>
            <wp:effectExtent l="0" t="0" r="0" b="0"/>
            <wp:docPr id="6" name="Picture 6" descr="Macintosh HD:Users:matthewbarbour:Documents:Lanphere_Experiments:fig_5_wind_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5_wind_com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939290"/>
                    </a:xfrm>
                    <a:prstGeom prst="rect">
                      <a:avLst/>
                    </a:prstGeom>
                    <a:noFill/>
                    <a:ln>
                      <a:noFill/>
                    </a:ln>
                  </pic:spPr>
                </pic:pic>
              </a:graphicData>
            </a:graphic>
          </wp:inline>
        </w:drawing>
      </w:r>
    </w:p>
    <w:p w14:paraId="1FE2B313" w14:textId="7C0E0F91" w:rsidR="0015290D" w:rsidRDefault="0015290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7126C195" wp14:editId="798B9CDF">
            <wp:extent cx="5486400" cy="7101205"/>
            <wp:effectExtent l="0" t="0" r="0" b="10795"/>
            <wp:docPr id="5" name="Picture 5" descr="Macintosh HD:Users:matthewbarbour:Documents:Lanphere_Experiments:fig_6_wind_soil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6_wind_soil_trai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56FC9C98" w14:textId="740F2040" w:rsidR="0015290D" w:rsidRDefault="006706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146EC578" wp14:editId="591E221A">
            <wp:extent cx="5486400" cy="4114800"/>
            <wp:effectExtent l="0" t="0" r="0" b="0"/>
            <wp:docPr id="8" name="Picture 8" descr="Macintosh HD:Users:matthewbarbour:Documents:Lanphere_Experiments:fig_7_wind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7_wind_SE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7B9FAA8" w14:textId="77777777" w:rsidR="00F67D50"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5F72A39" w14:textId="0791EB9E" w:rsidR="00635DF7" w:rsidRPr="00635DF7" w:rsidRDefault="00635DF7" w:rsidP="0059295B">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xml:space="preserve">. Responses of the arthropod community to genetic variation within the willow </w:t>
      </w:r>
      <w:r w:rsidRPr="00635DF7">
        <w:rPr>
          <w:rFonts w:ascii="Times New Roman" w:hAnsi="Times New Roman" w:cs="Times New Roman"/>
          <w:i/>
        </w:rPr>
        <w:t>Salix hookeriana</w:t>
      </w:r>
      <w:r>
        <w:rPr>
          <w:rFonts w:ascii="Times New Roman" w:hAnsi="Times New Roman" w:cs="Times New Roman"/>
        </w:rPr>
        <w:t xml:space="preserve">, the addition of the aphid </w:t>
      </w:r>
      <w:r w:rsidRPr="00635DF7">
        <w:rPr>
          <w:rFonts w:ascii="Times New Roman" w:hAnsi="Times New Roman" w:cs="Times New Roman"/>
          <w:i/>
        </w:rPr>
        <w:t>Aphis farinosa</w:t>
      </w:r>
      <w:r>
        <w:rPr>
          <w:rFonts w:ascii="Times New Roman" w:hAnsi="Times New Roman" w:cs="Times New Roman"/>
        </w:rPr>
        <w:t xml:space="preserve">, and </w:t>
      </w:r>
      <w:r w:rsidR="004B4446">
        <w:rPr>
          <w:rFonts w:ascii="Times New Roman" w:hAnsi="Times New Roman" w:cs="Times New Roman"/>
        </w:rPr>
        <w:t xml:space="preserve">proximity to </w:t>
      </w:r>
      <w:r>
        <w:rPr>
          <w:rFonts w:ascii="Times New Roman" w:hAnsi="Times New Roman" w:cs="Times New Roman"/>
        </w:rPr>
        <w:t xml:space="preserve">mounds of the ant </w:t>
      </w:r>
      <w:r w:rsidRPr="00635DF7">
        <w:rPr>
          <w:rFonts w:ascii="Times New Roman" w:hAnsi="Times New Roman" w:cs="Times New Roman"/>
          <w:i/>
        </w:rPr>
        <w:t>Formica obscuripes</w:t>
      </w:r>
      <w:r>
        <w:rPr>
          <w:rFonts w:ascii="Times New Roman" w:hAnsi="Times New Roman" w:cs="Times New Roman"/>
        </w:rPr>
        <w:t xml:space="preserve">. We found that willow genotype influenced both the total richness (A) and abundance (B) of arthropods. </w:t>
      </w:r>
      <w:r w:rsidR="00D3488A">
        <w:rPr>
          <w:rFonts w:ascii="Times New Roman" w:hAnsi="Times New Roman" w:cs="Times New Roman"/>
        </w:rPr>
        <w:t>Arthropod abundance was also influenced by t</w:t>
      </w:r>
      <w:r>
        <w:rPr>
          <w:rFonts w:ascii="Times New Roman" w:hAnsi="Times New Roman" w:cs="Times New Roman"/>
        </w:rPr>
        <w:t>he addition of aphids, but only at the furthest d</w:t>
      </w:r>
      <w:r w:rsidR="00D3488A">
        <w:rPr>
          <w:rFonts w:ascii="Times New Roman" w:hAnsi="Times New Roman" w:cs="Times New Roman"/>
        </w:rPr>
        <w:t>istances from ant mounds (C). The addition of aphids reduced the probability of encountering a different arthropod species (rarefied richness) by 16% across all treatments (D). We also found that the addition of aphids modified the effect o</w:t>
      </w:r>
      <w:r w:rsidR="002D3C74">
        <w:rPr>
          <w:rFonts w:ascii="Times New Roman" w:hAnsi="Times New Roman" w:cs="Times New Roman"/>
        </w:rPr>
        <w:t>f willow genotype on the composition of</w:t>
      </w:r>
      <w:r w:rsidR="00D3488A">
        <w:rPr>
          <w:rFonts w:ascii="Times New Roman" w:hAnsi="Times New Roman" w:cs="Times New Roman"/>
        </w:rPr>
        <w:t xml:space="preserve"> the arthropod community (E). This interaction between willow genotype and aphid treatment was solely due to the differential effect of genotype J on the abundance of non-</w:t>
      </w:r>
      <w:r w:rsidR="00D3488A" w:rsidRPr="00D3488A">
        <w:rPr>
          <w:rFonts w:ascii="Times New Roman" w:hAnsi="Times New Roman" w:cs="Times New Roman"/>
          <w:i/>
        </w:rPr>
        <w:t>A. farinosa</w:t>
      </w:r>
      <w:r w:rsidR="00D3488A">
        <w:rPr>
          <w:rFonts w:ascii="Times New Roman" w:hAnsi="Times New Roman" w:cs="Times New Roman"/>
        </w:rPr>
        <w:t xml:space="preserve"> aphids in the aphid treatment (F).</w:t>
      </w:r>
      <w:r w:rsidR="001F078B">
        <w:rPr>
          <w:rFonts w:ascii="Times New Roman" w:hAnsi="Times New Roman" w:cs="Times New Roman"/>
        </w:rPr>
        <w:t xml:space="preserve"> Symbols and error bars correspond to the response variable’s mean </w:t>
      </w:r>
      <w:r w:rsidR="001F078B" w:rsidRPr="003D3658">
        <w:rPr>
          <w:rFonts w:ascii="ＭＳ ゴシック" w:eastAsia="ＭＳ ゴシック"/>
          <w:color w:val="000000"/>
        </w:rPr>
        <w:t>±</w:t>
      </w:r>
      <w:r w:rsidR="001F078B">
        <w:rPr>
          <w:rFonts w:ascii="Times New Roman" w:hAnsi="Times New Roman" w:cs="Times New Roman"/>
        </w:rPr>
        <w:t xml:space="preserve"> 95% confidence interval.</w:t>
      </w:r>
      <w:r w:rsidR="008F2C45">
        <w:rPr>
          <w:rFonts w:ascii="Times New Roman" w:hAnsi="Times New Roman" w:cs="Times New Roman"/>
        </w:rPr>
        <w:t xml:space="preserve"> We calculated mean and confidence intervals based on the full models (Table 1) using the ‘</w:t>
      </w:r>
      <w:r w:rsidR="008F2C45" w:rsidRPr="008F2C45">
        <w:rPr>
          <w:rFonts w:ascii="Times New Roman" w:hAnsi="Times New Roman" w:cs="Times New Roman"/>
          <w:i/>
        </w:rPr>
        <w:t>effects</w:t>
      </w:r>
      <w:r w:rsidR="008F2C45">
        <w:rPr>
          <w:rFonts w:ascii="Times New Roman" w:hAnsi="Times New Roman" w:cs="Times New Roman"/>
        </w:rPr>
        <w:t xml:space="preserve">’ package in R. </w:t>
      </w:r>
      <w:r w:rsidR="001F078B">
        <w:rPr>
          <w:rFonts w:ascii="Times New Roman" w:hAnsi="Times New Roman" w:cs="Times New Roman"/>
        </w:rPr>
        <w:t xml:space="preserve">Black squares correspond to the effect of willow genotype after controlling for other treatments, while grey diamonds and white circles represent the aphid treatment and control, respectively. </w:t>
      </w:r>
    </w:p>
    <w:p w14:paraId="74D1DABE" w14:textId="77777777" w:rsidR="00F67D50" w:rsidRDefault="00F67D50" w:rsidP="0059295B">
      <w:pPr>
        <w:spacing w:line="480" w:lineRule="auto"/>
        <w:rPr>
          <w:rFonts w:ascii="Times New Roman" w:hAnsi="Times New Roman" w:cs="Times New Roman"/>
        </w:rPr>
      </w:pPr>
    </w:p>
    <w:p w14:paraId="07DDAB1E" w14:textId="347C8EF6" w:rsidR="0056347D" w:rsidRDefault="0056347D" w:rsidP="005634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A73FCD">
        <w:rPr>
          <w:rFonts w:ascii="Times New Roman" w:hAnsi="Times New Roman" w:cs="Times New Roman"/>
        </w:rPr>
        <w:t xml:space="preserve">Variability in ant-aphid interactions and plant traits explained by genetic variation within the willow </w:t>
      </w:r>
      <w:r w:rsidR="00A73FCD" w:rsidRPr="00635DF7">
        <w:rPr>
          <w:rFonts w:ascii="Times New Roman" w:hAnsi="Times New Roman" w:cs="Times New Roman"/>
          <w:i/>
        </w:rPr>
        <w:t>Salix hookeriana</w:t>
      </w:r>
      <w:r w:rsidR="00A73FCD">
        <w:rPr>
          <w:rFonts w:ascii="Times New Roman" w:hAnsi="Times New Roman" w:cs="Times New Roman"/>
        </w:rPr>
        <w:t xml:space="preserve">, the addition of the aphid </w:t>
      </w:r>
      <w:r w:rsidR="00A73FCD" w:rsidRPr="00635DF7">
        <w:rPr>
          <w:rFonts w:ascii="Times New Roman" w:hAnsi="Times New Roman" w:cs="Times New Roman"/>
          <w:i/>
        </w:rPr>
        <w:t>Aphis farinosa</w:t>
      </w:r>
      <w:r w:rsidR="00A73FCD">
        <w:rPr>
          <w:rFonts w:ascii="Times New Roman" w:hAnsi="Times New Roman" w:cs="Times New Roman"/>
        </w:rPr>
        <w:t xml:space="preserve">, and distance from mounds of the ant </w:t>
      </w:r>
      <w:r w:rsidR="00A73FCD" w:rsidRPr="00635DF7">
        <w:rPr>
          <w:rFonts w:ascii="Times New Roman" w:hAnsi="Times New Roman" w:cs="Times New Roman"/>
          <w:i/>
        </w:rPr>
        <w:t>Formica obscuripes</w:t>
      </w:r>
      <w:r w:rsidR="00A73FCD">
        <w:rPr>
          <w:rFonts w:ascii="Times New Roman" w:hAnsi="Times New Roman" w:cs="Times New Roman"/>
        </w:rPr>
        <w:t xml:space="preserve">. </w:t>
      </w:r>
      <w:r w:rsidR="009853F3">
        <w:rPr>
          <w:rFonts w:ascii="Times New Roman" w:hAnsi="Times New Roman" w:cs="Times New Roman"/>
        </w:rPr>
        <w:t>In the aphid treatment, w</w:t>
      </w:r>
      <w:r>
        <w:rPr>
          <w:rFonts w:ascii="Times New Roman" w:hAnsi="Times New Roman" w:cs="Times New Roman"/>
        </w:rPr>
        <w:t xml:space="preserve">e found that willow </w:t>
      </w:r>
      <w:r w:rsidR="009853F3">
        <w:rPr>
          <w:rFonts w:ascii="Times New Roman" w:hAnsi="Times New Roman" w:cs="Times New Roman"/>
        </w:rPr>
        <w:t xml:space="preserve">genotype influenced the </w:t>
      </w:r>
      <w:r>
        <w:rPr>
          <w:rFonts w:ascii="Times New Roman" w:hAnsi="Times New Roman" w:cs="Times New Roman"/>
        </w:rPr>
        <w:t xml:space="preserve">abundance of the aphid </w:t>
      </w:r>
      <w:r w:rsidRPr="0056347D">
        <w:rPr>
          <w:rFonts w:ascii="Times New Roman" w:hAnsi="Times New Roman" w:cs="Times New Roman"/>
          <w:i/>
        </w:rPr>
        <w:t>Aphis farinosa</w:t>
      </w:r>
      <w:r>
        <w:rPr>
          <w:rFonts w:ascii="Times New Roman" w:hAnsi="Times New Roman" w:cs="Times New Roman"/>
        </w:rPr>
        <w:t xml:space="preserve"> (A). </w:t>
      </w:r>
      <w:r w:rsidR="009853F3">
        <w:rPr>
          <w:rFonts w:ascii="Times New Roman" w:hAnsi="Times New Roman" w:cs="Times New Roman"/>
        </w:rPr>
        <w:t xml:space="preserve">The effect of willow genotype on </w:t>
      </w:r>
      <w:r w:rsidR="009853F3" w:rsidRPr="009853F3">
        <w:rPr>
          <w:rFonts w:ascii="Times New Roman" w:hAnsi="Times New Roman" w:cs="Times New Roman"/>
          <w:i/>
        </w:rPr>
        <w:t>A. farinosa</w:t>
      </w:r>
      <w:r w:rsidR="009853F3">
        <w:rPr>
          <w:rFonts w:ascii="Times New Roman" w:hAnsi="Times New Roman" w:cs="Times New Roman"/>
        </w:rPr>
        <w:t xml:space="preserve"> resulted in willow genotype determining the abundance of the ant </w:t>
      </w:r>
      <w:r w:rsidR="009853F3" w:rsidRPr="009853F3">
        <w:rPr>
          <w:rFonts w:ascii="Times New Roman" w:hAnsi="Times New Roman" w:cs="Times New Roman"/>
          <w:i/>
        </w:rPr>
        <w:t>Formica obscuripes</w:t>
      </w:r>
      <w:r w:rsidR="009853F3">
        <w:rPr>
          <w:rFonts w:ascii="Times New Roman" w:hAnsi="Times New Roman" w:cs="Times New Roman"/>
        </w:rPr>
        <w:t xml:space="preserve">, but only in the aphid treatment (B). </w:t>
      </w:r>
      <w:r w:rsidR="00BA0CD6">
        <w:rPr>
          <w:rFonts w:ascii="Times New Roman" w:hAnsi="Times New Roman" w:cs="Times New Roman"/>
        </w:rPr>
        <w:t>Plant height was sole</w:t>
      </w:r>
      <w:r w:rsidR="00587770">
        <w:rPr>
          <w:rFonts w:ascii="Times New Roman" w:hAnsi="Times New Roman" w:cs="Times New Roman"/>
        </w:rPr>
        <w:t>ly determined by willow genetic variation (C). In contrast, the aphid treatment modified the effect of willow genotype on leaf trichome density (D).</w:t>
      </w:r>
      <w:r>
        <w:rPr>
          <w:rFonts w:ascii="Times New Roman" w:hAnsi="Times New Roman" w:cs="Times New Roman"/>
        </w:rPr>
        <w:t xml:space="preserve"> Symbols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based on the full models (Table 1) using the ‘</w:t>
      </w:r>
      <w:r w:rsidRPr="008F2C45">
        <w:rPr>
          <w:rFonts w:ascii="Times New Roman" w:hAnsi="Times New Roman" w:cs="Times New Roman"/>
          <w:i/>
        </w:rPr>
        <w:t>effects</w:t>
      </w:r>
      <w:r>
        <w:rPr>
          <w:rFonts w:ascii="Times New Roman" w:hAnsi="Times New Roman" w:cs="Times New Roman"/>
        </w:rPr>
        <w:t xml:space="preserve">’ package in R. Black squares correspond to the effect of willow genotype after controlling for other treatments, while grey diamonds and white circles represent the aphid treatment and control, respectively. </w:t>
      </w:r>
    </w:p>
    <w:p w14:paraId="2910F1D1" w14:textId="77777777" w:rsidR="008475B0" w:rsidRDefault="008475B0" w:rsidP="0056347D">
      <w:pPr>
        <w:spacing w:line="480" w:lineRule="auto"/>
        <w:rPr>
          <w:rFonts w:ascii="Times New Roman" w:hAnsi="Times New Roman" w:cs="Times New Roman"/>
        </w:rPr>
      </w:pPr>
    </w:p>
    <w:p w14:paraId="27C4383E" w14:textId="6F7B6FBB" w:rsidR="008475B0" w:rsidRDefault="008475B0" w:rsidP="0056347D">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Statistical models of the processes mediating arthropod community assembly in the ant-aphid experiment. Piecewise structural equation models of arthropod richness (A), abundance (B), and rarefied richness (C). </w:t>
      </w:r>
      <w:r w:rsidR="00693F5A">
        <w:rPr>
          <w:rFonts w:ascii="Times New Roman" w:hAnsi="Times New Roman" w:cs="Times New Roman"/>
        </w:rPr>
        <w:t>Colored and white boxes represent exogenous and endogenous variables, respectively. Solid, single-headed arrows</w:t>
      </w:r>
      <w:r w:rsidR="00693F5A" w:rsidRPr="00693F5A">
        <w:rPr>
          <w:rFonts w:ascii="Times New Roman" w:hAnsi="Times New Roman" w:cs="Times New Roman"/>
        </w:rPr>
        <w:t xml:space="preserve"> correspond to modeled pathways between predictor and </w:t>
      </w:r>
      <w:r w:rsidR="00693F5A">
        <w:rPr>
          <w:rFonts w:ascii="Times New Roman" w:hAnsi="Times New Roman" w:cs="Times New Roman"/>
        </w:rPr>
        <w:t xml:space="preserve">response variables, and may be either positive (black) or negative (red). Grey, double-headed arrows </w:t>
      </w:r>
      <w:r w:rsidR="00693F5A" w:rsidRPr="00693F5A">
        <w:rPr>
          <w:rFonts w:ascii="Times New Roman" w:hAnsi="Times New Roman" w:cs="Times New Roman"/>
        </w:rPr>
        <w:t>denote variables with no direct relationship and that we assumed to be driven by the same underlying factor.</w:t>
      </w:r>
      <w:r w:rsidR="00693F5A">
        <w:rPr>
          <w:rFonts w:ascii="Times New Roman" w:hAnsi="Times New Roman" w:cs="Times New Roman"/>
        </w:rPr>
        <w:t xml:space="preserve"> </w:t>
      </w:r>
      <w:r w:rsidR="00924F72" w:rsidRPr="00A239B3">
        <w:rPr>
          <w:rFonts w:ascii="Times New Roman" w:hAnsi="Times New Roman" w:cs="Times New Roman"/>
        </w:rPr>
        <w:t>For clarity, we only plotted paths with standardized coefficients &gt; 0.10.</w:t>
      </w:r>
      <w:r w:rsidR="00693F5A">
        <w:rPr>
          <w:rFonts w:ascii="Times New Roman" w:hAnsi="Times New Roman" w:cs="Times New Roman"/>
        </w:rPr>
        <w:t xml:space="preserve"> </w:t>
      </w:r>
      <w:r>
        <w:rPr>
          <w:rFonts w:ascii="Times New Roman" w:hAnsi="Times New Roman" w:cs="Times New Roman"/>
        </w:rPr>
        <w:t>Numbers next to</w:t>
      </w:r>
      <w:r w:rsidR="00693F5A">
        <w:rPr>
          <w:rFonts w:ascii="Times New Roman" w:hAnsi="Times New Roman" w:cs="Times New Roman"/>
        </w:rPr>
        <w:t xml:space="preserve"> all</w:t>
      </w:r>
      <w:r>
        <w:rPr>
          <w:rFonts w:ascii="Times New Roman" w:hAnsi="Times New Roman" w:cs="Times New Roman"/>
        </w:rPr>
        <w:t xml:space="preserve"> arrows represent the standardized path coefficient</w:t>
      </w:r>
      <w:r w:rsidR="00693F5A">
        <w:rPr>
          <w:rFonts w:ascii="Times New Roman" w:hAnsi="Times New Roman" w:cs="Times New Roman"/>
        </w:rPr>
        <w:t>, which also corresponds to the thickness of arrows</w:t>
      </w:r>
      <w:r w:rsidRPr="00A239B3">
        <w:rPr>
          <w:rFonts w:ascii="Times New Roman" w:hAnsi="Times New Roman" w:cs="Times New Roman"/>
        </w:rPr>
        <w:t>.</w:t>
      </w:r>
      <w:r w:rsidR="00693F5A" w:rsidRPr="00A239B3">
        <w:rPr>
          <w:rFonts w:ascii="Times New Roman" w:hAnsi="Times New Roman" w:cs="Times New Roman"/>
        </w:rPr>
        <w:t xml:space="preserve"> </w:t>
      </w:r>
      <w:r w:rsidR="00A41EA9">
        <w:rPr>
          <w:rFonts w:ascii="Times New Roman" w:hAnsi="Times New Roman" w:cs="Times New Roman"/>
        </w:rPr>
        <w:t>(B</w:t>
      </w:r>
      <w:r w:rsidR="00924F72">
        <w:rPr>
          <w:rFonts w:ascii="Times New Roman" w:hAnsi="Times New Roman" w:cs="Times New Roman"/>
        </w:rPr>
        <w:t xml:space="preserve">) Redundancy analysis illustrating the effect of plant traits (Trait PC1 &amp; PC2) on arthropod community composition (Hellinger-transformed = square root of proportional abundances of species found on each willow). Black and blue arrows correspond to </w:t>
      </w:r>
      <w:r w:rsidR="00DC7C50">
        <w:rPr>
          <w:rFonts w:ascii="Times New Roman" w:hAnsi="Times New Roman" w:cs="Times New Roman"/>
        </w:rPr>
        <w:t xml:space="preserve">plant traits </w:t>
      </w:r>
      <w:r w:rsidR="00924F72">
        <w:rPr>
          <w:rFonts w:ascii="Times New Roman" w:hAnsi="Times New Roman" w:cs="Times New Roman"/>
        </w:rPr>
        <w:t xml:space="preserve">and </w:t>
      </w:r>
      <w:r w:rsidR="00DC7C50">
        <w:rPr>
          <w:rFonts w:ascii="Times New Roman" w:hAnsi="Times New Roman" w:cs="Times New Roman"/>
        </w:rPr>
        <w:t>species</w:t>
      </w:r>
      <w:r w:rsidR="00924F72">
        <w:rPr>
          <w:rFonts w:ascii="Times New Roman" w:hAnsi="Times New Roman" w:cs="Times New Roman"/>
        </w:rPr>
        <w:t>, respectively, while grey dots represent the position of individual willow communities.</w:t>
      </w:r>
    </w:p>
    <w:p w14:paraId="783E7C86" w14:textId="77777777" w:rsidR="007A55DF" w:rsidRDefault="007A55DF" w:rsidP="0056347D">
      <w:pPr>
        <w:spacing w:line="480" w:lineRule="auto"/>
        <w:rPr>
          <w:rFonts w:ascii="Times New Roman" w:hAnsi="Times New Roman" w:cs="Times New Roman"/>
        </w:rPr>
      </w:pPr>
    </w:p>
    <w:p w14:paraId="6E4A89E6" w14:textId="4FB35A10" w:rsidR="007A55DF" w:rsidRDefault="007A55DF" w:rsidP="007A55DF">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r w:rsidR="00202CAF">
        <w:rPr>
          <w:rFonts w:ascii="Times New Roman" w:hAnsi="Times New Roman" w:cs="Times New Roman"/>
        </w:rPr>
        <w:t>Arthropod community r</w:t>
      </w:r>
      <w:r>
        <w:rPr>
          <w:rFonts w:ascii="Times New Roman" w:hAnsi="Times New Roman" w:cs="Times New Roman"/>
        </w:rPr>
        <w:t xml:space="preserve">esponses to wind exposure and genetic variation within the willow </w:t>
      </w:r>
      <w:r w:rsidRPr="00635DF7">
        <w:rPr>
          <w:rFonts w:ascii="Times New Roman" w:hAnsi="Times New Roman" w:cs="Times New Roman"/>
          <w:i/>
        </w:rPr>
        <w:t>Salix hookeriana</w:t>
      </w:r>
      <w:r>
        <w:rPr>
          <w:rFonts w:ascii="Times New Roman" w:hAnsi="Times New Roman" w:cs="Times New Roman"/>
        </w:rPr>
        <w:t xml:space="preserve">. We found that both wind exposure and willow genotype had strong, but independent effects on the arthropod community. Specifically, arthropod communities on wind-exposed willows had lower richness (A), abundance (C), and rarefied richness (E) compared to unexposed willows. Willow genotype had a strong effect on the richness (B) and abundance (D) of arthropods, but only a marginal effect on rarefied richness (F). Points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w:t>
      </w:r>
      <w:r w:rsidR="00D835D4">
        <w:rPr>
          <w:rFonts w:ascii="Times New Roman" w:hAnsi="Times New Roman" w:cs="Times New Roman"/>
        </w:rPr>
        <w:t>ased on the full models (Table 2</w:t>
      </w:r>
      <w:r>
        <w:rPr>
          <w:rFonts w:ascii="Times New Roman" w:hAnsi="Times New Roman" w:cs="Times New Roman"/>
        </w:rPr>
        <w:t>) using the ‘</w:t>
      </w:r>
      <w:r w:rsidRPr="008F2C45">
        <w:rPr>
          <w:rFonts w:ascii="Times New Roman" w:hAnsi="Times New Roman" w:cs="Times New Roman"/>
          <w:i/>
        </w:rPr>
        <w:t>effects</w:t>
      </w:r>
      <w:r>
        <w:rPr>
          <w:rFonts w:ascii="Times New Roman" w:hAnsi="Times New Roman" w:cs="Times New Roman"/>
        </w:rPr>
        <w:t xml:space="preserve">’ package in R. </w:t>
      </w:r>
    </w:p>
    <w:p w14:paraId="27F42994" w14:textId="77777777" w:rsidR="00D27576" w:rsidRDefault="00D27576" w:rsidP="007A55DF">
      <w:pPr>
        <w:spacing w:line="480" w:lineRule="auto"/>
        <w:rPr>
          <w:rFonts w:ascii="Times New Roman" w:hAnsi="Times New Roman" w:cs="Times New Roman"/>
        </w:rPr>
      </w:pPr>
    </w:p>
    <w:p w14:paraId="5CEBCF4E" w14:textId="59587433" w:rsidR="00D27576" w:rsidRPr="00D835D4" w:rsidRDefault="00D27576" w:rsidP="007A55DF">
      <w:pPr>
        <w:spacing w:line="480" w:lineRule="auto"/>
        <w:rPr>
          <w:rFonts w:ascii="Times New Roman" w:hAnsi="Times New Roman" w:cs="Times New Roman"/>
        </w:rPr>
      </w:pPr>
      <w:r>
        <w:rPr>
          <w:rFonts w:ascii="Times New Roman" w:hAnsi="Times New Roman" w:cs="Times New Roman"/>
          <w:b/>
        </w:rPr>
        <w:t xml:space="preserve">Figure 5. </w:t>
      </w:r>
      <w:r w:rsidR="00D835D4">
        <w:rPr>
          <w:rFonts w:ascii="Times New Roman" w:hAnsi="Times New Roman" w:cs="Times New Roman"/>
        </w:rPr>
        <w:t xml:space="preserve">Community dissimilarity of foliar arthropods (A) as well as root-associated </w:t>
      </w:r>
      <w:r w:rsidR="00BA4023">
        <w:rPr>
          <w:rFonts w:ascii="Times New Roman" w:hAnsi="Times New Roman" w:cs="Times New Roman"/>
        </w:rPr>
        <w:t>ecto</w:t>
      </w:r>
      <w:r w:rsidR="00D835D4">
        <w:rPr>
          <w:rFonts w:ascii="Times New Roman" w:hAnsi="Times New Roman" w:cs="Times New Roman"/>
        </w:rPr>
        <w:t xml:space="preserve">mycorrhiza (B) and bacteria (C) in response to wind exposure and genetic variation within the willow </w:t>
      </w:r>
      <w:r w:rsidR="00D835D4" w:rsidRPr="00635DF7">
        <w:rPr>
          <w:rFonts w:ascii="Times New Roman" w:hAnsi="Times New Roman" w:cs="Times New Roman"/>
          <w:i/>
        </w:rPr>
        <w:t>Salix hookeriana</w:t>
      </w:r>
      <w:r w:rsidR="00D835D4">
        <w:rPr>
          <w:rFonts w:ascii="Times New Roman" w:hAnsi="Times New Roman" w:cs="Times New Roman"/>
        </w:rPr>
        <w:t xml:space="preserve">. Black text and grey ellipses correspond to the community centroid </w:t>
      </w:r>
      <w:r w:rsidR="00D835D4" w:rsidRPr="003D3658">
        <w:rPr>
          <w:rFonts w:ascii="ＭＳ ゴシック" w:eastAsia="ＭＳ ゴシック"/>
          <w:color w:val="000000"/>
        </w:rPr>
        <w:t>±</w:t>
      </w:r>
      <w:r w:rsidR="00D835D4">
        <w:rPr>
          <w:rFonts w:ascii="Times New Roman" w:hAnsi="Times New Roman" w:cs="Times New Roman"/>
        </w:rPr>
        <w:t xml:space="preserve"> 95% confidence interval. Grey numbers denote blocks and each unique number is the community centroid for the plot within each block. Grey circles mark the location of individual willow communities in multivariate space. We calculated the locations of centroids</w:t>
      </w:r>
      <w:r w:rsidR="00BC3EEF">
        <w:rPr>
          <w:rFonts w:ascii="Times New Roman" w:hAnsi="Times New Roman" w:cs="Times New Roman"/>
        </w:rPr>
        <w:t xml:space="preserve"> </w:t>
      </w:r>
      <w:r w:rsidR="00BC3EEF" w:rsidRPr="003D3658">
        <w:rPr>
          <w:rFonts w:ascii="ＭＳ ゴシック" w:eastAsia="ＭＳ ゴシック"/>
          <w:color w:val="000000"/>
        </w:rPr>
        <w:t>±</w:t>
      </w:r>
      <w:r w:rsidR="00BC3EEF">
        <w:rPr>
          <w:rFonts w:ascii="Times New Roman" w:hAnsi="Times New Roman" w:cs="Times New Roman"/>
        </w:rPr>
        <w:t xml:space="preserve"> 95% confidence interval</w:t>
      </w:r>
      <w:r w:rsidR="00D835D4">
        <w:rPr>
          <w:rFonts w:ascii="Times New Roman" w:hAnsi="Times New Roman" w:cs="Times New Roman"/>
        </w:rPr>
        <w:t xml:space="preserve"> and individual samples using redundancy analysis on Hellinger-transformed community data.</w:t>
      </w:r>
    </w:p>
    <w:p w14:paraId="103C2455" w14:textId="77777777" w:rsidR="007A55DF" w:rsidRDefault="007A55DF" w:rsidP="0056347D">
      <w:pPr>
        <w:spacing w:line="480" w:lineRule="auto"/>
        <w:rPr>
          <w:rFonts w:ascii="Times New Roman" w:hAnsi="Times New Roman" w:cs="Times New Roman"/>
        </w:rPr>
      </w:pPr>
    </w:p>
    <w:p w14:paraId="64658723" w14:textId="124308E5" w:rsidR="00CC0B09" w:rsidRDefault="008E4DE4" w:rsidP="00CC0B09">
      <w:pPr>
        <w:spacing w:line="480" w:lineRule="auto"/>
        <w:rPr>
          <w:rFonts w:ascii="Times New Roman" w:hAnsi="Times New Roman" w:cs="Times New Roman"/>
        </w:rPr>
      </w:pPr>
      <w:r>
        <w:rPr>
          <w:rFonts w:ascii="Times New Roman" w:hAnsi="Times New Roman" w:cs="Times New Roman"/>
          <w:b/>
        </w:rPr>
        <w:t>Figure 6.</w:t>
      </w:r>
      <w:r w:rsidR="00CC0B09" w:rsidRPr="00CC0B09">
        <w:rPr>
          <w:rFonts w:ascii="Times New Roman" w:hAnsi="Times New Roman" w:cs="Times New Roman"/>
          <w:b/>
        </w:rPr>
        <w:t xml:space="preserve"> </w:t>
      </w:r>
      <w:r w:rsidR="00CC0B09">
        <w:rPr>
          <w:rFonts w:ascii="Times New Roman" w:hAnsi="Times New Roman" w:cs="Times New Roman"/>
        </w:rPr>
        <w:t xml:space="preserve">Variability in soil characteristics and plant traits explained by wind exposure and genetic variation within the willow </w:t>
      </w:r>
      <w:r w:rsidR="00CC0B09" w:rsidRPr="00635DF7">
        <w:rPr>
          <w:rFonts w:ascii="Times New Roman" w:hAnsi="Times New Roman" w:cs="Times New Roman"/>
          <w:i/>
        </w:rPr>
        <w:t>Salix hookeriana</w:t>
      </w:r>
      <w:r w:rsidR="00CC0B09">
        <w:rPr>
          <w:rFonts w:ascii="Times New Roman" w:hAnsi="Times New Roman" w:cs="Times New Roman"/>
        </w:rPr>
        <w:t xml:space="preserve">. Wind exposure had marginal effects on both soil moisture (A) and Nitrogen availability (B). </w:t>
      </w:r>
      <w:r w:rsidR="00AB32D6">
        <w:rPr>
          <w:rFonts w:ascii="Times New Roman" w:hAnsi="Times New Roman" w:cs="Times New Roman"/>
        </w:rPr>
        <w:t xml:space="preserve">The negative effect of wind exposure on plant height was magnified in the second year of the experiment (C); however, plant height still varied ~2-fold among the most disparate willow genotypes (D). Willow genotype was a good predictor of leaf C:N (E), but a poor predictor of root C:N (F). </w:t>
      </w:r>
      <w:r w:rsidR="00CC0B09">
        <w:rPr>
          <w:rFonts w:ascii="Times New Roman" w:hAnsi="Times New Roman" w:cs="Times New Roman"/>
        </w:rPr>
        <w:t xml:space="preserve">Symbols and error bars correspond to the response variable’s mean </w:t>
      </w:r>
      <w:r w:rsidR="00CC0B09" w:rsidRPr="003D3658">
        <w:rPr>
          <w:rFonts w:ascii="ＭＳ ゴシック" w:eastAsia="ＭＳ ゴシック"/>
          <w:color w:val="000000"/>
        </w:rPr>
        <w:t>±</w:t>
      </w:r>
      <w:r w:rsidR="00CC0B09">
        <w:rPr>
          <w:rFonts w:ascii="Times New Roman" w:hAnsi="Times New Roman" w:cs="Times New Roman"/>
        </w:rPr>
        <w:t xml:space="preserve"> 95% confidence interval. We calculated mean and confidence intervals based on the full models (Table 2) using the ‘</w:t>
      </w:r>
      <w:r w:rsidR="00CC0B09" w:rsidRPr="008F2C45">
        <w:rPr>
          <w:rFonts w:ascii="Times New Roman" w:hAnsi="Times New Roman" w:cs="Times New Roman"/>
          <w:i/>
        </w:rPr>
        <w:t>effects</w:t>
      </w:r>
      <w:r w:rsidR="00CC0B09">
        <w:rPr>
          <w:rFonts w:ascii="Times New Roman" w:hAnsi="Times New Roman" w:cs="Times New Roman"/>
        </w:rPr>
        <w:t xml:space="preserve">’ package in R. </w:t>
      </w:r>
    </w:p>
    <w:p w14:paraId="7996A4C3" w14:textId="77777777" w:rsidR="008E4DE4" w:rsidRPr="008E4DE4" w:rsidRDefault="008E4DE4" w:rsidP="0056347D">
      <w:pPr>
        <w:spacing w:line="480" w:lineRule="auto"/>
        <w:rPr>
          <w:rFonts w:ascii="Times New Roman" w:hAnsi="Times New Roman" w:cs="Times New Roman"/>
        </w:rPr>
      </w:pPr>
    </w:p>
    <w:p w14:paraId="017FD1F7" w14:textId="0AA8A8EE" w:rsidR="00A41EA9" w:rsidRDefault="008E4DE4" w:rsidP="00A41EA9">
      <w:pPr>
        <w:spacing w:line="480" w:lineRule="auto"/>
        <w:rPr>
          <w:rFonts w:ascii="Times New Roman" w:hAnsi="Times New Roman" w:cs="Times New Roman"/>
        </w:rPr>
      </w:pPr>
      <w:r>
        <w:rPr>
          <w:rFonts w:ascii="Times New Roman" w:hAnsi="Times New Roman" w:cs="Times New Roman"/>
          <w:b/>
        </w:rPr>
        <w:t>Figure 7.</w:t>
      </w:r>
      <w:r w:rsidR="00A41EA9" w:rsidRPr="00A41EA9">
        <w:rPr>
          <w:rFonts w:ascii="Times New Roman" w:hAnsi="Times New Roman" w:cs="Times New Roman"/>
          <w:b/>
        </w:rPr>
        <w:t xml:space="preserve"> </w:t>
      </w:r>
      <w:r w:rsidR="00A41EA9">
        <w:rPr>
          <w:rFonts w:ascii="Times New Roman" w:hAnsi="Times New Roman" w:cs="Times New Roman"/>
        </w:rPr>
        <w:t xml:space="preserve">Statistical models of the processes mediating community assembly in the wind experiment. (A) Piecewise structural equation model of the richness of foliar arthropods as well as root-associated </w:t>
      </w:r>
      <w:r w:rsidR="00BA4023">
        <w:rPr>
          <w:rFonts w:ascii="Times New Roman" w:hAnsi="Times New Roman" w:cs="Times New Roman"/>
        </w:rPr>
        <w:t>ecto</w:t>
      </w:r>
      <w:r w:rsidR="00A41EA9">
        <w:rPr>
          <w:rFonts w:ascii="Times New Roman" w:hAnsi="Times New Roman" w:cs="Times New Roman"/>
        </w:rPr>
        <w:t>mycorrhiza and bacteria. Colored and white boxes represent exogenous and endogenous variables, respectively. Solid, single-headed arrows</w:t>
      </w:r>
      <w:r w:rsidR="00A41EA9" w:rsidRPr="00693F5A">
        <w:rPr>
          <w:rFonts w:ascii="Times New Roman" w:hAnsi="Times New Roman" w:cs="Times New Roman"/>
        </w:rPr>
        <w:t xml:space="preserve"> correspond to modeled pathways between predictor and </w:t>
      </w:r>
      <w:r w:rsidR="00A41EA9">
        <w:rPr>
          <w:rFonts w:ascii="Times New Roman" w:hAnsi="Times New Roman" w:cs="Times New Roman"/>
        </w:rPr>
        <w:t xml:space="preserve">response variables, and may be either positive (black) or negative (red). Grey, double-headed arrows </w:t>
      </w:r>
      <w:r w:rsidR="00A41EA9" w:rsidRPr="00693F5A">
        <w:rPr>
          <w:rFonts w:ascii="Times New Roman" w:hAnsi="Times New Roman" w:cs="Times New Roman"/>
        </w:rPr>
        <w:t>denote variables with no direct relationship and that we assumed to be driven by the same underlying factor.</w:t>
      </w:r>
      <w:r w:rsidR="00A41EA9">
        <w:rPr>
          <w:rFonts w:ascii="Times New Roman" w:hAnsi="Times New Roman" w:cs="Times New Roman"/>
        </w:rPr>
        <w:t xml:space="preserve"> </w:t>
      </w:r>
      <w:r w:rsidR="00A41EA9" w:rsidRPr="00A239B3">
        <w:rPr>
          <w:rFonts w:ascii="Times New Roman" w:hAnsi="Times New Roman" w:cs="Times New Roman"/>
        </w:rPr>
        <w:t>For clarity, we only plotted paths with standardized coefficients &gt; 0.10.</w:t>
      </w:r>
      <w:r w:rsidR="00A41EA9">
        <w:rPr>
          <w:rFonts w:ascii="Times New Roman" w:hAnsi="Times New Roman" w:cs="Times New Roman"/>
        </w:rPr>
        <w:t xml:space="preserve"> Numbers next to all arrows represent the standardized path coefficient, which also corresponds to the thickness of arrows</w:t>
      </w:r>
      <w:r w:rsidR="00A41EA9" w:rsidRPr="00A239B3">
        <w:rPr>
          <w:rFonts w:ascii="Times New Roman" w:hAnsi="Times New Roman" w:cs="Times New Roman"/>
        </w:rPr>
        <w:t xml:space="preserve">. </w:t>
      </w:r>
      <w:r w:rsidR="00A41EA9">
        <w:rPr>
          <w:rFonts w:ascii="Times New Roman" w:hAnsi="Times New Roman" w:cs="Times New Roman"/>
        </w:rPr>
        <w:t xml:space="preserve">(D) Redundancy analysis illustrating the effect of plant traits (Trait PC1 &amp; PC2) on arthropod community composition (Hellinger-transformed = square root of proportional abundances of species found on each willow). Black and blue arrows correspond to </w:t>
      </w:r>
      <w:r w:rsidR="00670676">
        <w:rPr>
          <w:rFonts w:ascii="Times New Roman" w:hAnsi="Times New Roman" w:cs="Times New Roman"/>
        </w:rPr>
        <w:t>plant traits</w:t>
      </w:r>
      <w:r w:rsidR="00A41EA9">
        <w:rPr>
          <w:rFonts w:ascii="Times New Roman" w:hAnsi="Times New Roman" w:cs="Times New Roman"/>
        </w:rPr>
        <w:t xml:space="preserve"> and </w:t>
      </w:r>
      <w:r w:rsidR="00670676">
        <w:rPr>
          <w:rFonts w:ascii="Times New Roman" w:hAnsi="Times New Roman" w:cs="Times New Roman"/>
        </w:rPr>
        <w:t>species</w:t>
      </w:r>
      <w:r w:rsidR="00A41EA9">
        <w:rPr>
          <w:rFonts w:ascii="Times New Roman" w:hAnsi="Times New Roman" w:cs="Times New Roman"/>
        </w:rPr>
        <w:t>, respectively, while grey dots represent the position of individual willow communities.</w:t>
      </w:r>
    </w:p>
    <w:p w14:paraId="3453A495" w14:textId="143CBFCC" w:rsidR="0056347D" w:rsidRDefault="0056347D" w:rsidP="0059295B">
      <w:pPr>
        <w:spacing w:line="480" w:lineRule="auto"/>
        <w:rPr>
          <w:rFonts w:ascii="Times New Roman" w:hAnsi="Times New Roman" w:cs="Times New Roman"/>
          <w:b/>
        </w:rPr>
      </w:pPr>
    </w:p>
    <w:p w14:paraId="570E4474" w14:textId="77777777" w:rsidR="00A54CF8" w:rsidRDefault="00A54CF8" w:rsidP="0059295B">
      <w:pPr>
        <w:spacing w:line="480" w:lineRule="auto"/>
        <w:rPr>
          <w:rFonts w:ascii="Times New Roman" w:hAnsi="Times New Roman" w:cs="Times New Roman"/>
          <w:b/>
        </w:rPr>
        <w:sectPr w:rsidR="00A54CF8" w:rsidSect="00240CAF">
          <w:pgSz w:w="12242" w:h="15842"/>
          <w:pgMar w:top="1440" w:right="1797" w:bottom="1440" w:left="1797" w:header="709" w:footer="709" w:gutter="0"/>
          <w:cols w:space="708"/>
        </w:sectPr>
      </w:pPr>
    </w:p>
    <w:p w14:paraId="6ACF2AB9" w14:textId="0D38CC9C" w:rsidR="00A54CF8" w:rsidRPr="008E4DE4" w:rsidRDefault="00A54CF8" w:rsidP="0059295B">
      <w:pPr>
        <w:spacing w:line="480" w:lineRule="auto"/>
        <w:rPr>
          <w:rFonts w:ascii="Times New Roman" w:hAnsi="Times New Roman" w:cs="Times New Roman"/>
          <w:b/>
        </w:rPr>
      </w:pPr>
      <w:r>
        <w:rPr>
          <w:rFonts w:ascii="Times New Roman" w:hAnsi="Times New Roman" w:cs="Times New Roman"/>
          <w:b/>
        </w:rPr>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701"/>
        <w:gridCol w:w="1275"/>
        <w:gridCol w:w="1134"/>
        <w:gridCol w:w="1276"/>
        <w:gridCol w:w="1276"/>
        <w:gridCol w:w="1417"/>
        <w:gridCol w:w="1843"/>
      </w:tblGrid>
      <w:tr w:rsidR="00A54CF8" w14:paraId="06917DA1" w14:textId="77777777" w:rsidTr="00D31A53">
        <w:tc>
          <w:tcPr>
            <w:tcW w:w="12724" w:type="dxa"/>
            <w:gridSpan w:val="8"/>
          </w:tcPr>
          <w:p w14:paraId="77B5246E" w14:textId="77777777" w:rsidR="00A54CF8" w:rsidRDefault="00A54CF8" w:rsidP="00284995">
            <w:pPr>
              <w:rPr>
                <w:rFonts w:ascii="Times New Roman" w:hAnsi="Times New Roman" w:cs="Times New Roman"/>
              </w:rPr>
            </w:pPr>
            <w:r w:rsidRPr="00D31A53">
              <w:rPr>
                <w:rFonts w:ascii="Times New Roman" w:hAnsi="Times New Roman" w:cs="Times New Roman"/>
                <w:b/>
              </w:rPr>
              <w:t>Table 1</w:t>
            </w:r>
            <w:r>
              <w:rPr>
                <w:rFonts w:ascii="Times New Roman" w:hAnsi="Times New Roman" w:cs="Times New Roman"/>
              </w:rPr>
              <w:t>: Summary of statistical models that analyze the effects of willow genotype, aphid treatment, and distance from ant mounds on the arthropod community, ant-aphid interactions, and plant traits. We report the test statistic and include the degrees of freedo</w:t>
            </w:r>
            <w:r w:rsidR="007264A7">
              <w:rPr>
                <w:rFonts w:ascii="Times New Roman" w:hAnsi="Times New Roman" w:cs="Times New Roman"/>
              </w:rPr>
              <w:t>m for each test in parentheses.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01A73463" w14:textId="359B2A14" w:rsidR="00D31A53" w:rsidRPr="00181998" w:rsidRDefault="00D31A53" w:rsidP="00284995">
            <w:pPr>
              <w:rPr>
                <w:rFonts w:ascii="Times New Roman" w:hAnsi="Times New Roman" w:cs="Times New Roman"/>
              </w:rPr>
            </w:pPr>
          </w:p>
        </w:tc>
      </w:tr>
      <w:tr w:rsidR="00A54CF8" w14:paraId="6E2B752A" w14:textId="77777777" w:rsidTr="00D31A53">
        <w:tc>
          <w:tcPr>
            <w:tcW w:w="2802" w:type="dxa"/>
          </w:tcPr>
          <w:p w14:paraId="168D3DCB" w14:textId="6CE4E657" w:rsidR="00A54CF8" w:rsidRPr="008545FB" w:rsidRDefault="008545FB" w:rsidP="00284995">
            <w:pPr>
              <w:jc w:val="center"/>
              <w:rPr>
                <w:rFonts w:ascii="Times New Roman" w:hAnsi="Times New Roman" w:cs="Times New Roman"/>
                <w:b/>
              </w:rPr>
            </w:pPr>
            <w:r>
              <w:rPr>
                <w:rFonts w:ascii="Times New Roman" w:hAnsi="Times New Roman" w:cs="Times New Roman"/>
                <w:b/>
              </w:rPr>
              <w:t>Responses</w:t>
            </w:r>
          </w:p>
        </w:tc>
        <w:tc>
          <w:tcPr>
            <w:tcW w:w="1701" w:type="dxa"/>
          </w:tcPr>
          <w:p w14:paraId="43884B7A"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Genotype (G)</w:t>
            </w:r>
          </w:p>
        </w:tc>
        <w:tc>
          <w:tcPr>
            <w:tcW w:w="1275" w:type="dxa"/>
          </w:tcPr>
          <w:p w14:paraId="5EC460C4"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134" w:type="dxa"/>
          </w:tcPr>
          <w:p w14:paraId="2EC11C44"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E</w:t>
            </w:r>
            <w:r w:rsidRPr="009F669B">
              <w:rPr>
                <w:rFonts w:ascii="Times New Roman" w:hAnsi="Times New Roman" w:cs="Times New Roman"/>
                <w:b/>
                <w:vertAlign w:val="subscript"/>
              </w:rPr>
              <w:t>ant</w:t>
            </w:r>
          </w:p>
        </w:tc>
        <w:tc>
          <w:tcPr>
            <w:tcW w:w="1276" w:type="dxa"/>
          </w:tcPr>
          <w:p w14:paraId="4166271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276" w:type="dxa"/>
          </w:tcPr>
          <w:p w14:paraId="06F71ED0"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417" w:type="dxa"/>
          </w:tcPr>
          <w:p w14:paraId="5165C988"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843" w:type="dxa"/>
          </w:tcPr>
          <w:p w14:paraId="48F15A8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r>
      <w:tr w:rsidR="00A54CF8" w14:paraId="35617AD5" w14:textId="77777777" w:rsidTr="00D31A53">
        <w:tc>
          <w:tcPr>
            <w:tcW w:w="2802" w:type="dxa"/>
          </w:tcPr>
          <w:p w14:paraId="143AB0F7" w14:textId="669507EE" w:rsidR="00A54CF8"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01" w:type="dxa"/>
          </w:tcPr>
          <w:p w14:paraId="2AA3AC01" w14:textId="77777777" w:rsidR="00A54CF8" w:rsidRDefault="00A54CF8" w:rsidP="00284995">
            <w:pPr>
              <w:rPr>
                <w:rFonts w:ascii="Times New Roman" w:hAnsi="Times New Roman" w:cs="Times New Roman"/>
              </w:rPr>
            </w:pPr>
          </w:p>
        </w:tc>
        <w:tc>
          <w:tcPr>
            <w:tcW w:w="1275" w:type="dxa"/>
          </w:tcPr>
          <w:p w14:paraId="640A65A6" w14:textId="77777777" w:rsidR="00A54CF8" w:rsidRDefault="00A54CF8" w:rsidP="00284995">
            <w:pPr>
              <w:rPr>
                <w:rFonts w:ascii="Times New Roman" w:hAnsi="Times New Roman" w:cs="Times New Roman"/>
              </w:rPr>
            </w:pPr>
          </w:p>
        </w:tc>
        <w:tc>
          <w:tcPr>
            <w:tcW w:w="1134" w:type="dxa"/>
          </w:tcPr>
          <w:p w14:paraId="7DEA6F7C" w14:textId="77777777" w:rsidR="00A54CF8" w:rsidRDefault="00A54CF8" w:rsidP="00284995">
            <w:pPr>
              <w:rPr>
                <w:rFonts w:ascii="Times New Roman" w:hAnsi="Times New Roman" w:cs="Times New Roman"/>
              </w:rPr>
            </w:pPr>
          </w:p>
        </w:tc>
        <w:tc>
          <w:tcPr>
            <w:tcW w:w="1276" w:type="dxa"/>
          </w:tcPr>
          <w:p w14:paraId="25C3F49D" w14:textId="77777777" w:rsidR="00A54CF8" w:rsidRDefault="00A54CF8" w:rsidP="00284995">
            <w:pPr>
              <w:rPr>
                <w:rFonts w:ascii="Times New Roman" w:hAnsi="Times New Roman" w:cs="Times New Roman"/>
              </w:rPr>
            </w:pPr>
          </w:p>
        </w:tc>
        <w:tc>
          <w:tcPr>
            <w:tcW w:w="1276" w:type="dxa"/>
          </w:tcPr>
          <w:p w14:paraId="698BFB95" w14:textId="77777777" w:rsidR="00A54CF8" w:rsidRDefault="00A54CF8" w:rsidP="00284995">
            <w:pPr>
              <w:rPr>
                <w:rFonts w:ascii="Times New Roman" w:hAnsi="Times New Roman" w:cs="Times New Roman"/>
              </w:rPr>
            </w:pPr>
          </w:p>
        </w:tc>
        <w:tc>
          <w:tcPr>
            <w:tcW w:w="1417" w:type="dxa"/>
          </w:tcPr>
          <w:p w14:paraId="3A3F6715" w14:textId="77777777" w:rsidR="00A54CF8" w:rsidRDefault="00A54CF8" w:rsidP="00284995">
            <w:pPr>
              <w:rPr>
                <w:rFonts w:ascii="Times New Roman" w:hAnsi="Times New Roman" w:cs="Times New Roman"/>
              </w:rPr>
            </w:pPr>
          </w:p>
        </w:tc>
        <w:tc>
          <w:tcPr>
            <w:tcW w:w="1843" w:type="dxa"/>
          </w:tcPr>
          <w:p w14:paraId="2D62764F" w14:textId="77777777" w:rsidR="00A54CF8" w:rsidRDefault="00A54CF8" w:rsidP="00284995">
            <w:pPr>
              <w:rPr>
                <w:rFonts w:ascii="Times New Roman" w:hAnsi="Times New Roman" w:cs="Times New Roman"/>
              </w:rPr>
            </w:pPr>
          </w:p>
        </w:tc>
      </w:tr>
      <w:tr w:rsidR="00A54CF8" w14:paraId="0C2B4D57" w14:textId="77777777" w:rsidTr="00D31A53">
        <w:tc>
          <w:tcPr>
            <w:tcW w:w="2802" w:type="dxa"/>
          </w:tcPr>
          <w:p w14:paraId="77B217D0"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Total richness</w:t>
            </w:r>
            <w:r>
              <w:rPr>
                <w:rFonts w:ascii="Times New Roman" w:hAnsi="Times New Roman" w:cs="Times New Roman"/>
                <w:vertAlign w:val="superscript"/>
              </w:rPr>
              <w:t>a</w:t>
            </w:r>
          </w:p>
        </w:tc>
        <w:tc>
          <w:tcPr>
            <w:tcW w:w="1701" w:type="dxa"/>
          </w:tcPr>
          <w:p w14:paraId="06488FFC" w14:textId="77777777" w:rsidR="00A54CF8" w:rsidRPr="00640B80" w:rsidRDefault="00A54CF8" w:rsidP="00284995">
            <w:pPr>
              <w:rPr>
                <w:rFonts w:ascii="Times New Roman" w:hAnsi="Times New Roman" w:cs="Times New Roman"/>
              </w:rPr>
            </w:pPr>
            <w:r w:rsidRPr="00640B80">
              <w:rPr>
                <w:rFonts w:ascii="Times New Roman" w:hAnsi="Times New Roman" w:cs="Times New Roman"/>
                <w:b/>
              </w:rPr>
              <w:t>41.35</w:t>
            </w:r>
            <w:r w:rsidRPr="00640B80">
              <w:rPr>
                <w:rFonts w:ascii="Times New Roman" w:hAnsi="Times New Roman" w:cs="Times New Roman"/>
                <w:vertAlign w:val="subscript"/>
              </w:rPr>
              <w:t>(9)</w:t>
            </w:r>
          </w:p>
        </w:tc>
        <w:tc>
          <w:tcPr>
            <w:tcW w:w="1275" w:type="dxa"/>
          </w:tcPr>
          <w:p w14:paraId="28C86F1F" w14:textId="77777777" w:rsidR="00A54CF8" w:rsidRPr="00640B80" w:rsidRDefault="00A54CF8" w:rsidP="00284995">
            <w:pPr>
              <w:rPr>
                <w:rFonts w:ascii="Times New Roman" w:hAnsi="Times New Roman" w:cs="Times New Roman"/>
              </w:rPr>
            </w:pPr>
            <w:r>
              <w:rPr>
                <w:rFonts w:ascii="Times New Roman" w:hAnsi="Times New Roman" w:cs="Times New Roman"/>
              </w:rPr>
              <w:t>0.45</w:t>
            </w:r>
            <w:r w:rsidRPr="00640B80">
              <w:rPr>
                <w:rFonts w:ascii="Times New Roman" w:hAnsi="Times New Roman" w:cs="Times New Roman"/>
                <w:vertAlign w:val="subscript"/>
              </w:rPr>
              <w:t>(1)</w:t>
            </w:r>
          </w:p>
        </w:tc>
        <w:tc>
          <w:tcPr>
            <w:tcW w:w="1134" w:type="dxa"/>
          </w:tcPr>
          <w:p w14:paraId="2C5BB10F" w14:textId="77777777" w:rsidR="00A54CF8" w:rsidRPr="00640B80" w:rsidRDefault="00A54CF8" w:rsidP="00284995">
            <w:pPr>
              <w:rPr>
                <w:rFonts w:ascii="Times New Roman" w:hAnsi="Times New Roman" w:cs="Times New Roman"/>
              </w:rPr>
            </w:pPr>
            <w:r>
              <w:rPr>
                <w:rFonts w:ascii="Times New Roman" w:hAnsi="Times New Roman" w:cs="Times New Roman"/>
              </w:rPr>
              <w:t>1.12</w:t>
            </w:r>
            <w:r w:rsidRPr="00640B80">
              <w:rPr>
                <w:rFonts w:ascii="Times New Roman" w:hAnsi="Times New Roman" w:cs="Times New Roman"/>
                <w:vertAlign w:val="subscript"/>
              </w:rPr>
              <w:t>(1)</w:t>
            </w:r>
          </w:p>
        </w:tc>
        <w:tc>
          <w:tcPr>
            <w:tcW w:w="1276" w:type="dxa"/>
          </w:tcPr>
          <w:p w14:paraId="54A45A26" w14:textId="77777777" w:rsidR="00A54CF8" w:rsidRPr="00640B80" w:rsidRDefault="00A54CF8" w:rsidP="00284995">
            <w:pPr>
              <w:rPr>
                <w:rFonts w:ascii="Times New Roman" w:hAnsi="Times New Roman" w:cs="Times New Roman"/>
              </w:rPr>
            </w:pPr>
            <w:r>
              <w:rPr>
                <w:rFonts w:ascii="Times New Roman" w:hAnsi="Times New Roman" w:cs="Times New Roman"/>
              </w:rPr>
              <w:t>7.66</w:t>
            </w:r>
            <w:r w:rsidRPr="00640B80">
              <w:rPr>
                <w:rFonts w:ascii="Times New Roman" w:hAnsi="Times New Roman" w:cs="Times New Roman"/>
                <w:vertAlign w:val="subscript"/>
              </w:rPr>
              <w:t>(9)</w:t>
            </w:r>
          </w:p>
        </w:tc>
        <w:tc>
          <w:tcPr>
            <w:tcW w:w="1276" w:type="dxa"/>
          </w:tcPr>
          <w:p w14:paraId="40234B81" w14:textId="77777777" w:rsidR="00A54CF8" w:rsidRPr="00640B80" w:rsidRDefault="00A54CF8" w:rsidP="00284995">
            <w:pPr>
              <w:rPr>
                <w:rFonts w:ascii="Times New Roman" w:hAnsi="Times New Roman" w:cs="Times New Roman"/>
              </w:rPr>
            </w:pPr>
            <w:r>
              <w:rPr>
                <w:rFonts w:ascii="Times New Roman" w:hAnsi="Times New Roman" w:cs="Times New Roman"/>
              </w:rPr>
              <w:t>7.84</w:t>
            </w:r>
            <w:r w:rsidRPr="00640B80">
              <w:rPr>
                <w:rFonts w:ascii="Times New Roman" w:hAnsi="Times New Roman" w:cs="Times New Roman"/>
                <w:vertAlign w:val="subscript"/>
              </w:rPr>
              <w:t>(9)</w:t>
            </w:r>
          </w:p>
        </w:tc>
        <w:tc>
          <w:tcPr>
            <w:tcW w:w="1417" w:type="dxa"/>
          </w:tcPr>
          <w:p w14:paraId="25147CB1" w14:textId="77777777" w:rsidR="00A54CF8" w:rsidRPr="00640B80" w:rsidRDefault="00A54CF8" w:rsidP="00284995">
            <w:pPr>
              <w:rPr>
                <w:rFonts w:ascii="Times New Roman" w:hAnsi="Times New Roman" w:cs="Times New Roman"/>
              </w:rPr>
            </w:pPr>
            <w:r>
              <w:rPr>
                <w:rFonts w:ascii="Times New Roman" w:hAnsi="Times New Roman" w:cs="Times New Roman"/>
              </w:rPr>
              <w:t>1.15</w:t>
            </w:r>
            <w:r w:rsidRPr="00640B80">
              <w:rPr>
                <w:rFonts w:ascii="Times New Roman" w:hAnsi="Times New Roman" w:cs="Times New Roman"/>
                <w:vertAlign w:val="subscript"/>
              </w:rPr>
              <w:t>(1)</w:t>
            </w:r>
          </w:p>
        </w:tc>
        <w:tc>
          <w:tcPr>
            <w:tcW w:w="1843" w:type="dxa"/>
          </w:tcPr>
          <w:p w14:paraId="1E004A33" w14:textId="77777777" w:rsidR="00A54CF8" w:rsidRPr="00640B80" w:rsidRDefault="00A54CF8" w:rsidP="00284995">
            <w:pPr>
              <w:rPr>
                <w:rFonts w:ascii="Times New Roman" w:hAnsi="Times New Roman" w:cs="Times New Roman"/>
              </w:rPr>
            </w:pPr>
            <w:r>
              <w:rPr>
                <w:rFonts w:ascii="Times New Roman" w:hAnsi="Times New Roman" w:cs="Times New Roman"/>
              </w:rPr>
              <w:t>6.17</w:t>
            </w:r>
            <w:r w:rsidRPr="00640B80">
              <w:rPr>
                <w:rFonts w:ascii="Times New Roman" w:hAnsi="Times New Roman" w:cs="Times New Roman"/>
                <w:vertAlign w:val="subscript"/>
              </w:rPr>
              <w:t>(9)</w:t>
            </w:r>
          </w:p>
        </w:tc>
      </w:tr>
      <w:tr w:rsidR="00A54CF8" w14:paraId="11A3ABF1" w14:textId="77777777" w:rsidTr="00D31A53">
        <w:tc>
          <w:tcPr>
            <w:tcW w:w="2802" w:type="dxa"/>
          </w:tcPr>
          <w:p w14:paraId="7442A8AB"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Total abundance</w:t>
            </w:r>
            <w:r>
              <w:rPr>
                <w:rFonts w:ascii="Times New Roman" w:hAnsi="Times New Roman" w:cs="Times New Roman"/>
                <w:vertAlign w:val="superscript"/>
              </w:rPr>
              <w:t>a</w:t>
            </w:r>
          </w:p>
        </w:tc>
        <w:tc>
          <w:tcPr>
            <w:tcW w:w="1701" w:type="dxa"/>
          </w:tcPr>
          <w:p w14:paraId="3C4D8C73" w14:textId="77777777" w:rsidR="00A54CF8" w:rsidRDefault="00A54CF8" w:rsidP="00284995">
            <w:pPr>
              <w:rPr>
                <w:rFonts w:ascii="Times New Roman" w:hAnsi="Times New Roman" w:cs="Times New Roman"/>
              </w:rPr>
            </w:pPr>
            <w:r w:rsidRPr="00640B80">
              <w:rPr>
                <w:rFonts w:ascii="Times New Roman" w:hAnsi="Times New Roman" w:cs="Times New Roman"/>
                <w:b/>
              </w:rPr>
              <w:t>34.86</w:t>
            </w:r>
            <w:r w:rsidRPr="00640B80">
              <w:rPr>
                <w:rFonts w:ascii="Times New Roman" w:hAnsi="Times New Roman" w:cs="Times New Roman"/>
                <w:vertAlign w:val="subscript"/>
              </w:rPr>
              <w:t>(9)</w:t>
            </w:r>
          </w:p>
        </w:tc>
        <w:tc>
          <w:tcPr>
            <w:tcW w:w="1275" w:type="dxa"/>
          </w:tcPr>
          <w:p w14:paraId="0611FA03" w14:textId="77777777" w:rsidR="00A54CF8" w:rsidRDefault="00A54CF8" w:rsidP="00284995">
            <w:pPr>
              <w:rPr>
                <w:rFonts w:ascii="Times New Roman" w:hAnsi="Times New Roman" w:cs="Times New Roman"/>
              </w:rPr>
            </w:pPr>
            <w:r>
              <w:rPr>
                <w:rFonts w:ascii="Times New Roman" w:hAnsi="Times New Roman" w:cs="Times New Roman"/>
              </w:rPr>
              <w:t>1.79</w:t>
            </w:r>
            <w:r w:rsidRPr="00640B80">
              <w:rPr>
                <w:rFonts w:ascii="Times New Roman" w:hAnsi="Times New Roman" w:cs="Times New Roman"/>
                <w:vertAlign w:val="subscript"/>
              </w:rPr>
              <w:t>(1)</w:t>
            </w:r>
          </w:p>
        </w:tc>
        <w:tc>
          <w:tcPr>
            <w:tcW w:w="1134" w:type="dxa"/>
          </w:tcPr>
          <w:p w14:paraId="7AB0FD95" w14:textId="77777777" w:rsidR="00A54CF8" w:rsidRDefault="00A54CF8" w:rsidP="00284995">
            <w:pPr>
              <w:rPr>
                <w:rFonts w:ascii="Times New Roman" w:hAnsi="Times New Roman" w:cs="Times New Roman"/>
              </w:rPr>
            </w:pPr>
            <w:r>
              <w:rPr>
                <w:rFonts w:ascii="Times New Roman" w:hAnsi="Times New Roman" w:cs="Times New Roman"/>
              </w:rPr>
              <w:t>1.42</w:t>
            </w:r>
            <w:r w:rsidRPr="00640B80">
              <w:rPr>
                <w:rFonts w:ascii="Times New Roman" w:hAnsi="Times New Roman" w:cs="Times New Roman"/>
                <w:vertAlign w:val="subscript"/>
              </w:rPr>
              <w:t>(1)</w:t>
            </w:r>
          </w:p>
        </w:tc>
        <w:tc>
          <w:tcPr>
            <w:tcW w:w="1276" w:type="dxa"/>
          </w:tcPr>
          <w:p w14:paraId="72FD3BAE" w14:textId="77777777" w:rsidR="00A54CF8" w:rsidRDefault="00A54CF8" w:rsidP="00284995">
            <w:pPr>
              <w:rPr>
                <w:rFonts w:ascii="Times New Roman" w:hAnsi="Times New Roman" w:cs="Times New Roman"/>
              </w:rPr>
            </w:pPr>
            <w:r>
              <w:rPr>
                <w:rFonts w:ascii="Times New Roman" w:hAnsi="Times New Roman" w:cs="Times New Roman"/>
              </w:rPr>
              <w:t>14.61</w:t>
            </w:r>
            <w:r w:rsidRPr="00640B80">
              <w:rPr>
                <w:rFonts w:ascii="Times New Roman" w:hAnsi="Times New Roman" w:cs="Times New Roman"/>
                <w:vertAlign w:val="subscript"/>
              </w:rPr>
              <w:t>(9)</w:t>
            </w:r>
          </w:p>
        </w:tc>
        <w:tc>
          <w:tcPr>
            <w:tcW w:w="1276" w:type="dxa"/>
          </w:tcPr>
          <w:p w14:paraId="77E77A78" w14:textId="77777777" w:rsidR="00A54CF8" w:rsidRDefault="00A54CF8" w:rsidP="00284995">
            <w:pPr>
              <w:rPr>
                <w:rFonts w:ascii="Times New Roman" w:hAnsi="Times New Roman" w:cs="Times New Roman"/>
              </w:rPr>
            </w:pPr>
            <w:r>
              <w:rPr>
                <w:rFonts w:ascii="Times New Roman" w:hAnsi="Times New Roman" w:cs="Times New Roman"/>
              </w:rPr>
              <w:t>9.00</w:t>
            </w:r>
            <w:r w:rsidRPr="00640B80">
              <w:rPr>
                <w:rFonts w:ascii="Times New Roman" w:hAnsi="Times New Roman" w:cs="Times New Roman"/>
                <w:vertAlign w:val="subscript"/>
              </w:rPr>
              <w:t>(9)</w:t>
            </w:r>
          </w:p>
        </w:tc>
        <w:tc>
          <w:tcPr>
            <w:tcW w:w="1417" w:type="dxa"/>
          </w:tcPr>
          <w:p w14:paraId="06523BF8" w14:textId="77777777" w:rsidR="00A54CF8" w:rsidRDefault="00A54CF8" w:rsidP="00284995">
            <w:pPr>
              <w:rPr>
                <w:rFonts w:ascii="Times New Roman" w:hAnsi="Times New Roman" w:cs="Times New Roman"/>
              </w:rPr>
            </w:pPr>
            <w:r w:rsidRPr="00641006">
              <w:rPr>
                <w:rFonts w:ascii="Times New Roman" w:hAnsi="Times New Roman" w:cs="Times New Roman"/>
                <w:b/>
              </w:rPr>
              <w:t>8.12</w:t>
            </w:r>
            <w:r>
              <w:rPr>
                <w:rFonts w:ascii="Times New Roman" w:hAnsi="Times New Roman" w:cs="Times New Roman"/>
                <w:vertAlign w:val="subscript"/>
              </w:rPr>
              <w:t>(</w:t>
            </w:r>
            <w:r w:rsidRPr="00641006">
              <w:rPr>
                <w:rFonts w:ascii="Times New Roman" w:hAnsi="Times New Roman" w:cs="Times New Roman"/>
                <w:vertAlign w:val="subscript"/>
              </w:rPr>
              <w:t>1</w:t>
            </w:r>
            <w:r>
              <w:rPr>
                <w:rFonts w:ascii="Times New Roman" w:hAnsi="Times New Roman" w:cs="Times New Roman"/>
                <w:vertAlign w:val="subscript"/>
              </w:rPr>
              <w:t>)</w:t>
            </w:r>
          </w:p>
        </w:tc>
        <w:tc>
          <w:tcPr>
            <w:tcW w:w="1843" w:type="dxa"/>
          </w:tcPr>
          <w:p w14:paraId="1BD33BA3" w14:textId="77777777" w:rsidR="00A54CF8" w:rsidRDefault="00A54CF8" w:rsidP="00284995">
            <w:pPr>
              <w:rPr>
                <w:rFonts w:ascii="Times New Roman" w:hAnsi="Times New Roman" w:cs="Times New Roman"/>
              </w:rPr>
            </w:pPr>
            <w:r>
              <w:rPr>
                <w:rFonts w:ascii="Times New Roman" w:hAnsi="Times New Roman" w:cs="Times New Roman"/>
              </w:rPr>
              <w:t>9.18</w:t>
            </w:r>
            <w:r>
              <w:rPr>
                <w:rFonts w:ascii="Times New Roman" w:hAnsi="Times New Roman" w:cs="Times New Roman"/>
                <w:vertAlign w:val="subscript"/>
              </w:rPr>
              <w:t>(9)</w:t>
            </w:r>
          </w:p>
        </w:tc>
      </w:tr>
      <w:tr w:rsidR="00A54CF8" w14:paraId="6F1E94AF" w14:textId="77777777" w:rsidTr="00D31A53">
        <w:tc>
          <w:tcPr>
            <w:tcW w:w="2802" w:type="dxa"/>
          </w:tcPr>
          <w:p w14:paraId="4F07FA3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Rarefied richness</w:t>
            </w:r>
            <w:r>
              <w:rPr>
                <w:rFonts w:ascii="Times New Roman" w:hAnsi="Times New Roman" w:cs="Times New Roman"/>
                <w:vertAlign w:val="superscript"/>
              </w:rPr>
              <w:t>b</w:t>
            </w:r>
          </w:p>
        </w:tc>
        <w:tc>
          <w:tcPr>
            <w:tcW w:w="1701" w:type="dxa"/>
          </w:tcPr>
          <w:p w14:paraId="0016FCA1" w14:textId="77777777" w:rsidR="00A54CF8" w:rsidRDefault="00A54CF8" w:rsidP="00284995">
            <w:pPr>
              <w:rPr>
                <w:rFonts w:ascii="Times New Roman" w:hAnsi="Times New Roman" w:cs="Times New Roman"/>
              </w:rPr>
            </w:pPr>
            <w:r>
              <w:rPr>
                <w:rFonts w:ascii="Times New Roman" w:hAnsi="Times New Roman" w:cs="Times New Roman"/>
              </w:rPr>
              <w:t>0.83</w:t>
            </w:r>
            <w:r w:rsidRPr="00640B80">
              <w:rPr>
                <w:rFonts w:ascii="Times New Roman" w:hAnsi="Times New Roman" w:cs="Times New Roman"/>
                <w:vertAlign w:val="subscript"/>
              </w:rPr>
              <w:t>(9,138.8)</w:t>
            </w:r>
          </w:p>
        </w:tc>
        <w:tc>
          <w:tcPr>
            <w:tcW w:w="1275" w:type="dxa"/>
          </w:tcPr>
          <w:p w14:paraId="0CE66E81" w14:textId="77777777" w:rsidR="00A54CF8" w:rsidRDefault="00A54CF8" w:rsidP="00284995">
            <w:pPr>
              <w:rPr>
                <w:rFonts w:ascii="Times New Roman" w:hAnsi="Times New Roman" w:cs="Times New Roman"/>
              </w:rPr>
            </w:pPr>
            <w:r w:rsidRPr="00640B80">
              <w:rPr>
                <w:rFonts w:ascii="Times New Roman" w:hAnsi="Times New Roman" w:cs="Times New Roman"/>
                <w:b/>
              </w:rPr>
              <w:t>5.34</w:t>
            </w:r>
            <w:r w:rsidRPr="00640B80">
              <w:rPr>
                <w:rFonts w:ascii="Times New Roman" w:hAnsi="Times New Roman" w:cs="Times New Roman"/>
                <w:vertAlign w:val="subscript"/>
              </w:rPr>
              <w:t>(1,139.2)</w:t>
            </w:r>
          </w:p>
        </w:tc>
        <w:tc>
          <w:tcPr>
            <w:tcW w:w="1134" w:type="dxa"/>
          </w:tcPr>
          <w:p w14:paraId="7F29FF50" w14:textId="77777777" w:rsidR="00A54CF8" w:rsidRDefault="00A54CF8" w:rsidP="00284995">
            <w:pPr>
              <w:rPr>
                <w:rFonts w:ascii="Times New Roman" w:hAnsi="Times New Roman" w:cs="Times New Roman"/>
              </w:rPr>
            </w:pPr>
            <w:r>
              <w:rPr>
                <w:rFonts w:ascii="Times New Roman" w:hAnsi="Times New Roman" w:cs="Times New Roman"/>
              </w:rPr>
              <w:t>0.46</w:t>
            </w:r>
            <w:r w:rsidRPr="00640B80">
              <w:rPr>
                <w:rFonts w:ascii="Times New Roman" w:hAnsi="Times New Roman" w:cs="Times New Roman"/>
                <w:vertAlign w:val="subscript"/>
              </w:rPr>
              <w:t>(1,8.2)</w:t>
            </w:r>
          </w:p>
        </w:tc>
        <w:tc>
          <w:tcPr>
            <w:tcW w:w="1276" w:type="dxa"/>
          </w:tcPr>
          <w:p w14:paraId="09348D41" w14:textId="77777777" w:rsidR="00A54CF8" w:rsidRDefault="00A54CF8" w:rsidP="00284995">
            <w:pPr>
              <w:rPr>
                <w:rFonts w:ascii="Times New Roman" w:hAnsi="Times New Roman" w:cs="Times New Roman"/>
              </w:rPr>
            </w:pPr>
            <w:r w:rsidRPr="00640B80">
              <w:rPr>
                <w:rFonts w:ascii="Times New Roman" w:hAnsi="Times New Roman" w:cs="Times New Roman"/>
                <w:i/>
              </w:rPr>
              <w:t>1.81</w:t>
            </w:r>
            <w:r w:rsidRPr="00640B80">
              <w:rPr>
                <w:rFonts w:ascii="Times New Roman" w:hAnsi="Times New Roman" w:cs="Times New Roman"/>
                <w:vertAlign w:val="subscript"/>
              </w:rPr>
              <w:t>(9,139.7)</w:t>
            </w:r>
          </w:p>
        </w:tc>
        <w:tc>
          <w:tcPr>
            <w:tcW w:w="1276" w:type="dxa"/>
          </w:tcPr>
          <w:p w14:paraId="401BBB53" w14:textId="77777777" w:rsidR="00A54CF8" w:rsidRDefault="00A54CF8" w:rsidP="00284995">
            <w:pPr>
              <w:rPr>
                <w:rFonts w:ascii="Times New Roman" w:hAnsi="Times New Roman" w:cs="Times New Roman"/>
              </w:rPr>
            </w:pPr>
            <w:r>
              <w:rPr>
                <w:rFonts w:ascii="Times New Roman" w:hAnsi="Times New Roman" w:cs="Times New Roman"/>
              </w:rPr>
              <w:t>0.94</w:t>
            </w:r>
            <w:r w:rsidRPr="00640B80">
              <w:rPr>
                <w:rFonts w:ascii="Times New Roman" w:hAnsi="Times New Roman" w:cs="Times New Roman"/>
                <w:vertAlign w:val="subscript"/>
              </w:rPr>
              <w:t>(9,139.7)</w:t>
            </w:r>
          </w:p>
        </w:tc>
        <w:tc>
          <w:tcPr>
            <w:tcW w:w="1417" w:type="dxa"/>
          </w:tcPr>
          <w:p w14:paraId="02EE2849" w14:textId="77777777" w:rsidR="00A54CF8" w:rsidRDefault="00A54CF8" w:rsidP="00284995">
            <w:pPr>
              <w:rPr>
                <w:rFonts w:ascii="Times New Roman" w:hAnsi="Times New Roman" w:cs="Times New Roman"/>
              </w:rPr>
            </w:pPr>
            <w:r>
              <w:rPr>
                <w:rFonts w:ascii="Times New Roman" w:hAnsi="Times New Roman" w:cs="Times New Roman"/>
              </w:rPr>
              <w:t>0.41</w:t>
            </w:r>
            <w:r w:rsidRPr="00640B80">
              <w:rPr>
                <w:rFonts w:ascii="Times New Roman" w:hAnsi="Times New Roman" w:cs="Times New Roman"/>
                <w:vertAlign w:val="subscript"/>
              </w:rPr>
              <w:t>(1,140.6)</w:t>
            </w:r>
          </w:p>
        </w:tc>
        <w:tc>
          <w:tcPr>
            <w:tcW w:w="1843" w:type="dxa"/>
          </w:tcPr>
          <w:p w14:paraId="058C36CA" w14:textId="77777777" w:rsidR="00A54CF8" w:rsidRDefault="00A54CF8" w:rsidP="00284995">
            <w:pPr>
              <w:rPr>
                <w:rFonts w:ascii="Times New Roman" w:hAnsi="Times New Roman" w:cs="Times New Roman"/>
              </w:rPr>
            </w:pPr>
            <w:r>
              <w:rPr>
                <w:rFonts w:ascii="Times New Roman" w:hAnsi="Times New Roman" w:cs="Times New Roman"/>
              </w:rPr>
              <w:t>0.70</w:t>
            </w:r>
            <w:r w:rsidRPr="00640B80">
              <w:rPr>
                <w:rFonts w:ascii="Times New Roman" w:hAnsi="Times New Roman" w:cs="Times New Roman"/>
                <w:vertAlign w:val="subscript"/>
              </w:rPr>
              <w:t>(9,139.4)</w:t>
            </w:r>
          </w:p>
        </w:tc>
      </w:tr>
      <w:tr w:rsidR="00A54CF8" w14:paraId="6B9D07D1" w14:textId="77777777" w:rsidTr="00D31A53">
        <w:tc>
          <w:tcPr>
            <w:tcW w:w="2802" w:type="dxa"/>
          </w:tcPr>
          <w:p w14:paraId="033B025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Community composition</w:t>
            </w:r>
            <w:r>
              <w:rPr>
                <w:rFonts w:ascii="Times New Roman" w:hAnsi="Times New Roman" w:cs="Times New Roman"/>
                <w:vertAlign w:val="superscript"/>
              </w:rPr>
              <w:t>c</w:t>
            </w:r>
          </w:p>
        </w:tc>
        <w:tc>
          <w:tcPr>
            <w:tcW w:w="1701" w:type="dxa"/>
          </w:tcPr>
          <w:p w14:paraId="09D58938" w14:textId="77777777" w:rsidR="00A54CF8" w:rsidRDefault="00A54CF8" w:rsidP="00284995">
            <w:pPr>
              <w:rPr>
                <w:rFonts w:ascii="Times New Roman" w:hAnsi="Times New Roman" w:cs="Times New Roman"/>
              </w:rPr>
            </w:pPr>
            <w:r w:rsidRPr="00FA0CFC">
              <w:rPr>
                <w:rFonts w:ascii="Times New Roman" w:hAnsi="Times New Roman" w:cs="Times New Roman"/>
                <w:b/>
              </w:rPr>
              <w:t>1.52</w:t>
            </w:r>
            <w:r w:rsidRPr="00FA0CFC">
              <w:rPr>
                <w:rFonts w:ascii="Times New Roman" w:hAnsi="Times New Roman" w:cs="Times New Roman"/>
                <w:vertAlign w:val="subscript"/>
              </w:rPr>
              <w:t>(9,176)</w:t>
            </w:r>
          </w:p>
        </w:tc>
        <w:tc>
          <w:tcPr>
            <w:tcW w:w="1275" w:type="dxa"/>
          </w:tcPr>
          <w:p w14:paraId="5FFDD301" w14:textId="77777777" w:rsidR="00A54CF8" w:rsidRDefault="00A54CF8" w:rsidP="00284995">
            <w:pPr>
              <w:rPr>
                <w:rFonts w:ascii="Times New Roman" w:hAnsi="Times New Roman" w:cs="Times New Roman"/>
              </w:rPr>
            </w:pPr>
            <w:r w:rsidRPr="00FA0CFC">
              <w:rPr>
                <w:rFonts w:ascii="Times New Roman" w:hAnsi="Times New Roman" w:cs="Times New Roman"/>
                <w:i/>
              </w:rPr>
              <w:t>2.04</w:t>
            </w:r>
            <w:r w:rsidRPr="00FA0CFC">
              <w:rPr>
                <w:rFonts w:ascii="Times New Roman" w:hAnsi="Times New Roman" w:cs="Times New Roman"/>
                <w:vertAlign w:val="subscript"/>
              </w:rPr>
              <w:t>(1,176)</w:t>
            </w:r>
          </w:p>
        </w:tc>
        <w:tc>
          <w:tcPr>
            <w:tcW w:w="1134" w:type="dxa"/>
          </w:tcPr>
          <w:p w14:paraId="2794BDE6" w14:textId="77777777" w:rsidR="00A54CF8" w:rsidRDefault="00A54CF8" w:rsidP="00284995">
            <w:pPr>
              <w:rPr>
                <w:rFonts w:ascii="Times New Roman" w:hAnsi="Times New Roman" w:cs="Times New Roman"/>
              </w:rPr>
            </w:pPr>
            <w:r>
              <w:rPr>
                <w:rFonts w:ascii="Times New Roman" w:hAnsi="Times New Roman" w:cs="Times New Roman"/>
              </w:rPr>
              <w:t>1.01</w:t>
            </w:r>
            <w:r w:rsidRPr="00FA0CFC">
              <w:rPr>
                <w:rFonts w:ascii="Times New Roman" w:hAnsi="Times New Roman" w:cs="Times New Roman"/>
                <w:vertAlign w:val="subscript"/>
              </w:rPr>
              <w:t>(1,9)</w:t>
            </w:r>
          </w:p>
        </w:tc>
        <w:tc>
          <w:tcPr>
            <w:tcW w:w="1276" w:type="dxa"/>
          </w:tcPr>
          <w:p w14:paraId="1045E45E" w14:textId="77777777" w:rsidR="00A54CF8" w:rsidRDefault="00A54CF8" w:rsidP="00284995">
            <w:pPr>
              <w:rPr>
                <w:rFonts w:ascii="Times New Roman" w:hAnsi="Times New Roman" w:cs="Times New Roman"/>
              </w:rPr>
            </w:pPr>
            <w:r w:rsidRPr="00FA0CFC">
              <w:rPr>
                <w:rFonts w:ascii="Times New Roman" w:hAnsi="Times New Roman" w:cs="Times New Roman"/>
                <w:b/>
              </w:rPr>
              <w:t>1.45</w:t>
            </w:r>
            <w:r w:rsidRPr="00FA0CFC">
              <w:rPr>
                <w:rFonts w:ascii="Times New Roman" w:hAnsi="Times New Roman" w:cs="Times New Roman"/>
                <w:vertAlign w:val="subscript"/>
              </w:rPr>
              <w:t>(9,157)</w:t>
            </w:r>
          </w:p>
        </w:tc>
        <w:tc>
          <w:tcPr>
            <w:tcW w:w="1276" w:type="dxa"/>
          </w:tcPr>
          <w:p w14:paraId="6456AC62" w14:textId="77777777" w:rsidR="00A54CF8" w:rsidRDefault="00A54CF8" w:rsidP="00284995">
            <w:pPr>
              <w:rPr>
                <w:rFonts w:ascii="Times New Roman" w:hAnsi="Times New Roman" w:cs="Times New Roman"/>
              </w:rPr>
            </w:pPr>
            <w:r>
              <w:rPr>
                <w:rFonts w:ascii="Times New Roman" w:hAnsi="Times New Roman" w:cs="Times New Roman"/>
              </w:rPr>
              <w:t>0.97</w:t>
            </w:r>
            <w:r w:rsidRPr="00FA0CFC">
              <w:rPr>
                <w:rFonts w:ascii="Times New Roman" w:hAnsi="Times New Roman" w:cs="Times New Roman"/>
                <w:vertAlign w:val="subscript"/>
              </w:rPr>
              <w:t>(9,157)</w:t>
            </w:r>
          </w:p>
        </w:tc>
        <w:tc>
          <w:tcPr>
            <w:tcW w:w="1417" w:type="dxa"/>
          </w:tcPr>
          <w:p w14:paraId="6C201B51" w14:textId="77777777" w:rsidR="00A54CF8" w:rsidRDefault="00A54CF8" w:rsidP="00284995">
            <w:pPr>
              <w:rPr>
                <w:rFonts w:ascii="Times New Roman" w:hAnsi="Times New Roman" w:cs="Times New Roman"/>
              </w:rPr>
            </w:pPr>
            <w:r>
              <w:rPr>
                <w:rFonts w:ascii="Times New Roman" w:hAnsi="Times New Roman" w:cs="Times New Roman"/>
              </w:rPr>
              <w:t>0.69</w:t>
            </w:r>
            <w:r w:rsidRPr="00FA0CFC">
              <w:rPr>
                <w:rFonts w:ascii="Times New Roman" w:hAnsi="Times New Roman" w:cs="Times New Roman"/>
                <w:vertAlign w:val="subscript"/>
              </w:rPr>
              <w:t>(1,157)</w:t>
            </w:r>
          </w:p>
        </w:tc>
        <w:tc>
          <w:tcPr>
            <w:tcW w:w="1843" w:type="dxa"/>
          </w:tcPr>
          <w:p w14:paraId="26C4EBF6" w14:textId="77777777" w:rsidR="00A54CF8" w:rsidRDefault="00A54CF8" w:rsidP="00284995">
            <w:pPr>
              <w:rPr>
                <w:rFonts w:ascii="Times New Roman" w:hAnsi="Times New Roman" w:cs="Times New Roman"/>
              </w:rPr>
            </w:pPr>
            <w:r>
              <w:rPr>
                <w:rFonts w:ascii="Times New Roman" w:hAnsi="Times New Roman" w:cs="Times New Roman"/>
              </w:rPr>
              <w:t>0.93</w:t>
            </w:r>
            <w:r w:rsidRPr="00FA0CFC">
              <w:rPr>
                <w:rFonts w:ascii="Times New Roman" w:hAnsi="Times New Roman" w:cs="Times New Roman"/>
                <w:vertAlign w:val="subscript"/>
              </w:rPr>
              <w:t>(9,148)</w:t>
            </w:r>
          </w:p>
        </w:tc>
      </w:tr>
      <w:tr w:rsidR="00A54CF8" w14:paraId="6F3D2FAD" w14:textId="77777777" w:rsidTr="00D31A53">
        <w:tc>
          <w:tcPr>
            <w:tcW w:w="2802" w:type="dxa"/>
          </w:tcPr>
          <w:p w14:paraId="0241D9C3"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Ant-aphid interactions</w:t>
            </w:r>
          </w:p>
        </w:tc>
        <w:tc>
          <w:tcPr>
            <w:tcW w:w="1701" w:type="dxa"/>
            <w:vAlign w:val="bottom"/>
          </w:tcPr>
          <w:p w14:paraId="334BB2A1" w14:textId="77777777" w:rsidR="00A54CF8" w:rsidRDefault="00A54CF8" w:rsidP="00284995">
            <w:pPr>
              <w:rPr>
                <w:rFonts w:ascii="Times New Roman" w:hAnsi="Times New Roman" w:cs="Times New Roman"/>
              </w:rPr>
            </w:pPr>
          </w:p>
        </w:tc>
        <w:tc>
          <w:tcPr>
            <w:tcW w:w="1275" w:type="dxa"/>
          </w:tcPr>
          <w:p w14:paraId="7A10AB72" w14:textId="77777777" w:rsidR="00A54CF8" w:rsidRDefault="00A54CF8" w:rsidP="00284995">
            <w:pPr>
              <w:rPr>
                <w:rFonts w:ascii="Times New Roman" w:hAnsi="Times New Roman" w:cs="Times New Roman"/>
              </w:rPr>
            </w:pPr>
          </w:p>
        </w:tc>
        <w:tc>
          <w:tcPr>
            <w:tcW w:w="1134" w:type="dxa"/>
          </w:tcPr>
          <w:p w14:paraId="6C8E26E7" w14:textId="77777777" w:rsidR="00A54CF8" w:rsidRDefault="00A54CF8" w:rsidP="00284995">
            <w:pPr>
              <w:rPr>
                <w:rFonts w:ascii="Times New Roman" w:hAnsi="Times New Roman" w:cs="Times New Roman"/>
              </w:rPr>
            </w:pPr>
          </w:p>
        </w:tc>
        <w:tc>
          <w:tcPr>
            <w:tcW w:w="1276" w:type="dxa"/>
          </w:tcPr>
          <w:p w14:paraId="24775ABD" w14:textId="77777777" w:rsidR="00A54CF8" w:rsidRDefault="00A54CF8" w:rsidP="00284995">
            <w:pPr>
              <w:rPr>
                <w:rFonts w:ascii="Times New Roman" w:hAnsi="Times New Roman" w:cs="Times New Roman"/>
              </w:rPr>
            </w:pPr>
          </w:p>
        </w:tc>
        <w:tc>
          <w:tcPr>
            <w:tcW w:w="1276" w:type="dxa"/>
          </w:tcPr>
          <w:p w14:paraId="11E0D104" w14:textId="77777777" w:rsidR="00A54CF8" w:rsidRDefault="00A54CF8" w:rsidP="00284995">
            <w:pPr>
              <w:rPr>
                <w:rFonts w:ascii="Times New Roman" w:hAnsi="Times New Roman" w:cs="Times New Roman"/>
              </w:rPr>
            </w:pPr>
          </w:p>
        </w:tc>
        <w:tc>
          <w:tcPr>
            <w:tcW w:w="1417" w:type="dxa"/>
          </w:tcPr>
          <w:p w14:paraId="78BF3D73" w14:textId="77777777" w:rsidR="00A54CF8" w:rsidRDefault="00A54CF8" w:rsidP="00284995">
            <w:pPr>
              <w:rPr>
                <w:rFonts w:ascii="Times New Roman" w:hAnsi="Times New Roman" w:cs="Times New Roman"/>
              </w:rPr>
            </w:pPr>
          </w:p>
        </w:tc>
        <w:tc>
          <w:tcPr>
            <w:tcW w:w="1843" w:type="dxa"/>
          </w:tcPr>
          <w:p w14:paraId="5BA54B0E" w14:textId="77777777" w:rsidR="00A54CF8" w:rsidRDefault="00A54CF8" w:rsidP="00284995">
            <w:pPr>
              <w:rPr>
                <w:rFonts w:ascii="Times New Roman" w:hAnsi="Times New Roman" w:cs="Times New Roman"/>
              </w:rPr>
            </w:pPr>
          </w:p>
        </w:tc>
      </w:tr>
      <w:tr w:rsidR="00A54CF8" w14:paraId="7CD17735" w14:textId="77777777" w:rsidTr="00D31A53">
        <w:tc>
          <w:tcPr>
            <w:tcW w:w="2802" w:type="dxa"/>
          </w:tcPr>
          <w:p w14:paraId="195AE6A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 </w:t>
            </w:r>
            <w:r>
              <w:rPr>
                <w:rFonts w:ascii="Times New Roman" w:hAnsi="Times New Roman" w:cs="Times New Roman"/>
                <w:i/>
              </w:rPr>
              <w:t xml:space="preserve">A. farinosa </w:t>
            </w:r>
            <w:r>
              <w:rPr>
                <w:rFonts w:ascii="Times New Roman" w:hAnsi="Times New Roman" w:cs="Times New Roman"/>
              </w:rPr>
              <w:t>abund.</w:t>
            </w:r>
            <w:r>
              <w:rPr>
                <w:rFonts w:ascii="Times New Roman" w:hAnsi="Times New Roman" w:cs="Times New Roman"/>
                <w:vertAlign w:val="superscript"/>
              </w:rPr>
              <w:t>a</w:t>
            </w:r>
          </w:p>
        </w:tc>
        <w:tc>
          <w:tcPr>
            <w:tcW w:w="1701" w:type="dxa"/>
          </w:tcPr>
          <w:p w14:paraId="4F4F503C" w14:textId="77777777" w:rsidR="00A54CF8" w:rsidRDefault="00A54CF8" w:rsidP="00284995">
            <w:pPr>
              <w:rPr>
                <w:rFonts w:ascii="Times New Roman" w:hAnsi="Times New Roman" w:cs="Times New Roman"/>
              </w:rPr>
            </w:pPr>
            <w:r w:rsidRPr="00B473F7">
              <w:rPr>
                <w:rFonts w:ascii="Times New Roman" w:hAnsi="Times New Roman" w:cs="Times New Roman"/>
                <w:b/>
              </w:rPr>
              <w:t>20.83</w:t>
            </w:r>
            <w:r w:rsidRPr="00181998">
              <w:rPr>
                <w:rFonts w:ascii="Times New Roman" w:hAnsi="Times New Roman" w:cs="Times New Roman"/>
                <w:vertAlign w:val="subscript"/>
              </w:rPr>
              <w:t>(9)</w:t>
            </w:r>
          </w:p>
        </w:tc>
        <w:tc>
          <w:tcPr>
            <w:tcW w:w="1275" w:type="dxa"/>
          </w:tcPr>
          <w:p w14:paraId="30C5F72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134" w:type="dxa"/>
          </w:tcPr>
          <w:p w14:paraId="35A72F1E" w14:textId="77777777" w:rsidR="00A54CF8" w:rsidRDefault="00A54CF8" w:rsidP="00284995">
            <w:pPr>
              <w:rPr>
                <w:rFonts w:ascii="Times New Roman" w:hAnsi="Times New Roman" w:cs="Times New Roman"/>
              </w:rPr>
            </w:pPr>
            <w:r>
              <w:rPr>
                <w:rFonts w:ascii="Times New Roman" w:hAnsi="Times New Roman" w:cs="Times New Roman"/>
              </w:rPr>
              <w:t>0.55</w:t>
            </w:r>
            <w:r w:rsidRPr="00181998">
              <w:rPr>
                <w:rFonts w:ascii="Times New Roman" w:hAnsi="Times New Roman" w:cs="Times New Roman"/>
                <w:vertAlign w:val="subscript"/>
              </w:rPr>
              <w:t>(1)</w:t>
            </w:r>
          </w:p>
        </w:tc>
        <w:tc>
          <w:tcPr>
            <w:tcW w:w="1276" w:type="dxa"/>
          </w:tcPr>
          <w:p w14:paraId="69C7623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276" w:type="dxa"/>
          </w:tcPr>
          <w:p w14:paraId="210FF3C2" w14:textId="77777777" w:rsidR="00A54CF8" w:rsidRDefault="00A54CF8" w:rsidP="00284995">
            <w:pPr>
              <w:rPr>
                <w:rFonts w:ascii="Times New Roman" w:hAnsi="Times New Roman" w:cs="Times New Roman"/>
              </w:rPr>
            </w:pPr>
            <w:r>
              <w:rPr>
                <w:rFonts w:ascii="Times New Roman" w:hAnsi="Times New Roman" w:cs="Times New Roman"/>
              </w:rPr>
              <w:t>10.25</w:t>
            </w:r>
            <w:r w:rsidRPr="00181998">
              <w:rPr>
                <w:rFonts w:ascii="Times New Roman" w:hAnsi="Times New Roman" w:cs="Times New Roman"/>
                <w:vertAlign w:val="subscript"/>
              </w:rPr>
              <w:t>(9)</w:t>
            </w:r>
          </w:p>
        </w:tc>
        <w:tc>
          <w:tcPr>
            <w:tcW w:w="1417" w:type="dxa"/>
          </w:tcPr>
          <w:p w14:paraId="7C072527"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3929348A"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257278F3" w14:textId="77777777" w:rsidTr="00D31A53">
        <w:tc>
          <w:tcPr>
            <w:tcW w:w="2802" w:type="dxa"/>
          </w:tcPr>
          <w:p w14:paraId="0AD72DBC"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i/>
              </w:rPr>
              <w:t xml:space="preserve">F. obscuripes </w:t>
            </w:r>
            <w:r>
              <w:rPr>
                <w:rFonts w:ascii="Times New Roman" w:hAnsi="Times New Roman" w:cs="Times New Roman"/>
              </w:rPr>
              <w:t>abund.</w:t>
            </w:r>
            <w:r>
              <w:rPr>
                <w:rFonts w:ascii="Times New Roman" w:hAnsi="Times New Roman" w:cs="Times New Roman"/>
                <w:vertAlign w:val="superscript"/>
              </w:rPr>
              <w:t>a</w:t>
            </w:r>
          </w:p>
        </w:tc>
        <w:tc>
          <w:tcPr>
            <w:tcW w:w="1701" w:type="dxa"/>
          </w:tcPr>
          <w:p w14:paraId="7C0233F9" w14:textId="77777777" w:rsidR="00A54CF8" w:rsidRDefault="00A54CF8" w:rsidP="00284995">
            <w:pPr>
              <w:rPr>
                <w:rFonts w:ascii="Times New Roman" w:hAnsi="Times New Roman" w:cs="Times New Roman"/>
              </w:rPr>
            </w:pPr>
            <w:r>
              <w:rPr>
                <w:rFonts w:ascii="Times New Roman" w:hAnsi="Times New Roman" w:cs="Times New Roman"/>
              </w:rPr>
              <w:t>2.42</w:t>
            </w:r>
            <w:r w:rsidRPr="00671FF3">
              <w:rPr>
                <w:rFonts w:ascii="Times New Roman" w:hAnsi="Times New Roman" w:cs="Times New Roman"/>
                <w:vertAlign w:val="subscript"/>
              </w:rPr>
              <w:t>(1*)</w:t>
            </w:r>
          </w:p>
        </w:tc>
        <w:tc>
          <w:tcPr>
            <w:tcW w:w="1275" w:type="dxa"/>
          </w:tcPr>
          <w:p w14:paraId="7B90DDE0" w14:textId="77777777" w:rsidR="00A54CF8" w:rsidRDefault="00A54CF8" w:rsidP="00284995">
            <w:pPr>
              <w:rPr>
                <w:rFonts w:ascii="Times New Roman" w:hAnsi="Times New Roman" w:cs="Times New Roman"/>
              </w:rPr>
            </w:pPr>
            <w:r>
              <w:rPr>
                <w:rFonts w:ascii="Times New Roman" w:hAnsi="Times New Roman" w:cs="Times New Roman"/>
                <w:b/>
              </w:rPr>
              <w:t>9.77</w:t>
            </w:r>
            <w:r w:rsidRPr="00671FF3">
              <w:rPr>
                <w:rFonts w:ascii="Times New Roman" w:hAnsi="Times New Roman" w:cs="Times New Roman"/>
                <w:vertAlign w:val="subscript"/>
              </w:rPr>
              <w:t>(1)</w:t>
            </w:r>
          </w:p>
        </w:tc>
        <w:tc>
          <w:tcPr>
            <w:tcW w:w="1134" w:type="dxa"/>
          </w:tcPr>
          <w:p w14:paraId="7F9CD57B" w14:textId="77777777" w:rsidR="00A54CF8" w:rsidRDefault="00A54CF8" w:rsidP="00284995">
            <w:pPr>
              <w:rPr>
                <w:rFonts w:ascii="Times New Roman" w:hAnsi="Times New Roman" w:cs="Times New Roman"/>
              </w:rPr>
            </w:pPr>
            <w:r>
              <w:rPr>
                <w:rFonts w:ascii="Times New Roman" w:hAnsi="Times New Roman" w:cs="Times New Roman"/>
              </w:rPr>
              <w:t>1.68</w:t>
            </w:r>
            <w:r w:rsidRPr="00671FF3">
              <w:rPr>
                <w:rFonts w:ascii="Times New Roman" w:hAnsi="Times New Roman" w:cs="Times New Roman"/>
                <w:vertAlign w:val="subscript"/>
              </w:rPr>
              <w:t>(1)</w:t>
            </w:r>
          </w:p>
        </w:tc>
        <w:tc>
          <w:tcPr>
            <w:tcW w:w="1276" w:type="dxa"/>
          </w:tcPr>
          <w:p w14:paraId="3EB6BA4F" w14:textId="77777777" w:rsidR="00A54CF8" w:rsidRDefault="00A54CF8" w:rsidP="00284995">
            <w:pPr>
              <w:rPr>
                <w:rFonts w:ascii="Times New Roman" w:hAnsi="Times New Roman" w:cs="Times New Roman"/>
              </w:rPr>
            </w:pPr>
            <w:r w:rsidRPr="004605A5">
              <w:rPr>
                <w:rFonts w:ascii="Times New Roman" w:hAnsi="Times New Roman" w:cs="Times New Roman"/>
                <w:b/>
              </w:rPr>
              <w:t>6.26</w:t>
            </w:r>
            <w:r w:rsidRPr="004605A5">
              <w:rPr>
                <w:rFonts w:ascii="Times New Roman" w:hAnsi="Times New Roman" w:cs="Times New Roman"/>
                <w:vertAlign w:val="subscript"/>
              </w:rPr>
              <w:t>(2</w:t>
            </w:r>
            <w:r>
              <w:rPr>
                <w:rFonts w:ascii="Times New Roman" w:hAnsi="Times New Roman" w:cs="Times New Roman"/>
                <w:vertAlign w:val="subscript"/>
              </w:rPr>
              <w:t>*</w:t>
            </w:r>
            <w:r w:rsidRPr="004605A5">
              <w:rPr>
                <w:rFonts w:ascii="Times New Roman" w:hAnsi="Times New Roman" w:cs="Times New Roman"/>
                <w:vertAlign w:val="subscript"/>
              </w:rPr>
              <w:t>)</w:t>
            </w:r>
          </w:p>
        </w:tc>
        <w:tc>
          <w:tcPr>
            <w:tcW w:w="1276" w:type="dxa"/>
          </w:tcPr>
          <w:p w14:paraId="03162E7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417" w:type="dxa"/>
          </w:tcPr>
          <w:p w14:paraId="05011C7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16ADD288"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0D51C1D5" w14:textId="77777777" w:rsidTr="00D31A53">
        <w:tc>
          <w:tcPr>
            <w:tcW w:w="2802" w:type="dxa"/>
          </w:tcPr>
          <w:p w14:paraId="3396CCCB"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Plant traits</w:t>
            </w:r>
          </w:p>
        </w:tc>
        <w:tc>
          <w:tcPr>
            <w:tcW w:w="1701" w:type="dxa"/>
          </w:tcPr>
          <w:p w14:paraId="3B3B6705" w14:textId="77777777" w:rsidR="00A54CF8" w:rsidRDefault="00A54CF8" w:rsidP="00284995">
            <w:pPr>
              <w:rPr>
                <w:rFonts w:ascii="Times New Roman" w:hAnsi="Times New Roman" w:cs="Times New Roman"/>
              </w:rPr>
            </w:pPr>
          </w:p>
        </w:tc>
        <w:tc>
          <w:tcPr>
            <w:tcW w:w="1275" w:type="dxa"/>
          </w:tcPr>
          <w:p w14:paraId="70EBEFC9" w14:textId="77777777" w:rsidR="00A54CF8" w:rsidRDefault="00A54CF8" w:rsidP="00284995">
            <w:pPr>
              <w:rPr>
                <w:rFonts w:ascii="Times New Roman" w:hAnsi="Times New Roman" w:cs="Times New Roman"/>
              </w:rPr>
            </w:pPr>
          </w:p>
        </w:tc>
        <w:tc>
          <w:tcPr>
            <w:tcW w:w="1134" w:type="dxa"/>
          </w:tcPr>
          <w:p w14:paraId="265AE6C2" w14:textId="77777777" w:rsidR="00A54CF8" w:rsidRDefault="00A54CF8" w:rsidP="00284995">
            <w:pPr>
              <w:rPr>
                <w:rFonts w:ascii="Times New Roman" w:hAnsi="Times New Roman" w:cs="Times New Roman"/>
              </w:rPr>
            </w:pPr>
          </w:p>
        </w:tc>
        <w:tc>
          <w:tcPr>
            <w:tcW w:w="1276" w:type="dxa"/>
          </w:tcPr>
          <w:p w14:paraId="08537A52" w14:textId="77777777" w:rsidR="00A54CF8" w:rsidRDefault="00A54CF8" w:rsidP="00284995">
            <w:pPr>
              <w:rPr>
                <w:rFonts w:ascii="Times New Roman" w:hAnsi="Times New Roman" w:cs="Times New Roman"/>
              </w:rPr>
            </w:pPr>
          </w:p>
        </w:tc>
        <w:tc>
          <w:tcPr>
            <w:tcW w:w="1276" w:type="dxa"/>
          </w:tcPr>
          <w:p w14:paraId="0588471A" w14:textId="77777777" w:rsidR="00A54CF8" w:rsidRDefault="00A54CF8" w:rsidP="00284995">
            <w:pPr>
              <w:rPr>
                <w:rFonts w:ascii="Times New Roman" w:hAnsi="Times New Roman" w:cs="Times New Roman"/>
              </w:rPr>
            </w:pPr>
          </w:p>
        </w:tc>
        <w:tc>
          <w:tcPr>
            <w:tcW w:w="1417" w:type="dxa"/>
          </w:tcPr>
          <w:p w14:paraId="581C6378" w14:textId="77777777" w:rsidR="00A54CF8" w:rsidRDefault="00A54CF8" w:rsidP="00284995">
            <w:pPr>
              <w:rPr>
                <w:rFonts w:ascii="Times New Roman" w:hAnsi="Times New Roman" w:cs="Times New Roman"/>
              </w:rPr>
            </w:pPr>
          </w:p>
        </w:tc>
        <w:tc>
          <w:tcPr>
            <w:tcW w:w="1843" w:type="dxa"/>
          </w:tcPr>
          <w:p w14:paraId="5420E72E" w14:textId="77777777" w:rsidR="00A54CF8" w:rsidRDefault="00A54CF8" w:rsidP="00284995">
            <w:pPr>
              <w:rPr>
                <w:rFonts w:ascii="Times New Roman" w:hAnsi="Times New Roman" w:cs="Times New Roman"/>
              </w:rPr>
            </w:pPr>
          </w:p>
        </w:tc>
      </w:tr>
      <w:tr w:rsidR="00A54CF8" w14:paraId="6F94C833" w14:textId="77777777" w:rsidTr="00D31A53">
        <w:tc>
          <w:tcPr>
            <w:tcW w:w="2802" w:type="dxa"/>
          </w:tcPr>
          <w:p w14:paraId="1485ADFF"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Height</w:t>
            </w:r>
            <w:r>
              <w:rPr>
                <w:rFonts w:ascii="Times New Roman" w:hAnsi="Times New Roman" w:cs="Times New Roman"/>
                <w:vertAlign w:val="superscript"/>
              </w:rPr>
              <w:t>b</w:t>
            </w:r>
          </w:p>
        </w:tc>
        <w:tc>
          <w:tcPr>
            <w:tcW w:w="1701" w:type="dxa"/>
          </w:tcPr>
          <w:p w14:paraId="6770CA27" w14:textId="77777777" w:rsidR="00A54CF8" w:rsidRDefault="00A54CF8" w:rsidP="00284995">
            <w:pPr>
              <w:rPr>
                <w:rFonts w:ascii="Times New Roman" w:hAnsi="Times New Roman" w:cs="Times New Roman"/>
              </w:rPr>
            </w:pPr>
            <w:r w:rsidRPr="000E2A7E">
              <w:rPr>
                <w:rFonts w:ascii="Times New Roman" w:hAnsi="Times New Roman" w:cs="Times New Roman"/>
                <w:b/>
              </w:rPr>
              <w:t>15.83</w:t>
            </w:r>
            <w:r w:rsidRPr="00D008B7">
              <w:rPr>
                <w:rFonts w:ascii="Times New Roman" w:hAnsi="Times New Roman" w:cs="Times New Roman"/>
                <w:vertAlign w:val="subscript"/>
              </w:rPr>
              <w:t>(9,204.2)</w:t>
            </w:r>
          </w:p>
        </w:tc>
        <w:tc>
          <w:tcPr>
            <w:tcW w:w="1275" w:type="dxa"/>
          </w:tcPr>
          <w:p w14:paraId="6D08350C" w14:textId="77777777" w:rsidR="00A54CF8" w:rsidRDefault="00A54CF8" w:rsidP="00284995">
            <w:pPr>
              <w:rPr>
                <w:rFonts w:ascii="Times New Roman" w:hAnsi="Times New Roman" w:cs="Times New Roman"/>
              </w:rPr>
            </w:pPr>
            <w:r>
              <w:rPr>
                <w:rFonts w:ascii="Times New Roman" w:hAnsi="Times New Roman" w:cs="Times New Roman"/>
              </w:rPr>
              <w:t>0.63</w:t>
            </w:r>
            <w:r w:rsidRPr="00D008B7">
              <w:rPr>
                <w:rFonts w:ascii="Times New Roman" w:hAnsi="Times New Roman" w:cs="Times New Roman"/>
                <w:vertAlign w:val="subscript"/>
              </w:rPr>
              <w:t>(1,204.3)</w:t>
            </w:r>
          </w:p>
        </w:tc>
        <w:tc>
          <w:tcPr>
            <w:tcW w:w="1134" w:type="dxa"/>
          </w:tcPr>
          <w:p w14:paraId="6EE8095D" w14:textId="77777777" w:rsidR="00A54CF8" w:rsidRDefault="00A54CF8" w:rsidP="00284995">
            <w:pPr>
              <w:rPr>
                <w:rFonts w:ascii="Times New Roman" w:hAnsi="Times New Roman" w:cs="Times New Roman"/>
              </w:rPr>
            </w:pPr>
            <w:r>
              <w:rPr>
                <w:rFonts w:ascii="Times New Roman" w:hAnsi="Times New Roman" w:cs="Times New Roman"/>
              </w:rPr>
              <w:t>0.31</w:t>
            </w:r>
            <w:r w:rsidRPr="00D008B7">
              <w:rPr>
                <w:rFonts w:ascii="Times New Roman" w:hAnsi="Times New Roman" w:cs="Times New Roman"/>
                <w:vertAlign w:val="subscript"/>
              </w:rPr>
              <w:t>(1,9.1)</w:t>
            </w:r>
          </w:p>
        </w:tc>
        <w:tc>
          <w:tcPr>
            <w:tcW w:w="1276" w:type="dxa"/>
          </w:tcPr>
          <w:p w14:paraId="56BC264D" w14:textId="77777777" w:rsidR="00A54CF8" w:rsidRDefault="00A54CF8" w:rsidP="00284995">
            <w:pPr>
              <w:rPr>
                <w:rFonts w:ascii="Times New Roman" w:hAnsi="Times New Roman" w:cs="Times New Roman"/>
              </w:rPr>
            </w:pPr>
            <w:r>
              <w:rPr>
                <w:rFonts w:ascii="Times New Roman" w:hAnsi="Times New Roman" w:cs="Times New Roman"/>
              </w:rPr>
              <w:t>0.93</w:t>
            </w:r>
            <w:r w:rsidRPr="00D008B7">
              <w:rPr>
                <w:rFonts w:ascii="Times New Roman" w:hAnsi="Times New Roman" w:cs="Times New Roman"/>
                <w:vertAlign w:val="subscript"/>
              </w:rPr>
              <w:t>(9,204.5)</w:t>
            </w:r>
          </w:p>
        </w:tc>
        <w:tc>
          <w:tcPr>
            <w:tcW w:w="1276" w:type="dxa"/>
          </w:tcPr>
          <w:p w14:paraId="0B163902" w14:textId="77777777" w:rsidR="00A54CF8" w:rsidRDefault="00A54CF8" w:rsidP="00284995">
            <w:pPr>
              <w:rPr>
                <w:rFonts w:ascii="Times New Roman" w:hAnsi="Times New Roman" w:cs="Times New Roman"/>
              </w:rPr>
            </w:pPr>
            <w:r>
              <w:rPr>
                <w:rFonts w:ascii="Times New Roman" w:hAnsi="Times New Roman" w:cs="Times New Roman"/>
              </w:rPr>
              <w:t>0.98</w:t>
            </w:r>
            <w:r w:rsidRPr="00D008B7">
              <w:rPr>
                <w:rFonts w:ascii="Times New Roman" w:hAnsi="Times New Roman" w:cs="Times New Roman"/>
                <w:vertAlign w:val="subscript"/>
              </w:rPr>
              <w:t>(9,204.4)</w:t>
            </w:r>
          </w:p>
        </w:tc>
        <w:tc>
          <w:tcPr>
            <w:tcW w:w="1417" w:type="dxa"/>
          </w:tcPr>
          <w:p w14:paraId="6E95BDD1" w14:textId="77777777" w:rsidR="00A54CF8" w:rsidRDefault="00A54CF8" w:rsidP="00284995">
            <w:pPr>
              <w:rPr>
                <w:rFonts w:ascii="Times New Roman" w:hAnsi="Times New Roman" w:cs="Times New Roman"/>
              </w:rPr>
            </w:pPr>
            <w:r>
              <w:rPr>
                <w:rFonts w:ascii="Times New Roman" w:hAnsi="Times New Roman" w:cs="Times New Roman"/>
              </w:rPr>
              <w:t>0.07</w:t>
            </w:r>
            <w:r w:rsidRPr="00D008B7">
              <w:rPr>
                <w:rFonts w:ascii="Times New Roman" w:hAnsi="Times New Roman" w:cs="Times New Roman"/>
                <w:vertAlign w:val="subscript"/>
              </w:rPr>
              <w:t>(1,204.3)</w:t>
            </w:r>
          </w:p>
        </w:tc>
        <w:tc>
          <w:tcPr>
            <w:tcW w:w="1843" w:type="dxa"/>
          </w:tcPr>
          <w:p w14:paraId="019FEEB2" w14:textId="77777777" w:rsidR="00A54CF8" w:rsidRDefault="00A54CF8" w:rsidP="00284995">
            <w:pPr>
              <w:rPr>
                <w:rFonts w:ascii="Times New Roman" w:hAnsi="Times New Roman" w:cs="Times New Roman"/>
              </w:rPr>
            </w:pPr>
            <w:r>
              <w:rPr>
                <w:rFonts w:ascii="Times New Roman" w:hAnsi="Times New Roman" w:cs="Times New Roman"/>
              </w:rPr>
              <w:t>1.62</w:t>
            </w:r>
            <w:r w:rsidRPr="00D008B7">
              <w:rPr>
                <w:rFonts w:ascii="Times New Roman" w:hAnsi="Times New Roman" w:cs="Times New Roman"/>
                <w:vertAlign w:val="subscript"/>
              </w:rPr>
              <w:t>(9,204.7)</w:t>
            </w:r>
          </w:p>
        </w:tc>
      </w:tr>
      <w:tr w:rsidR="00A54CF8" w14:paraId="7537B9FC" w14:textId="77777777" w:rsidTr="00D31A53">
        <w:tc>
          <w:tcPr>
            <w:tcW w:w="2802" w:type="dxa"/>
          </w:tcPr>
          <w:p w14:paraId="39D14CCE"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Shoot count</w:t>
            </w:r>
            <w:r>
              <w:rPr>
                <w:rFonts w:ascii="Times New Roman" w:hAnsi="Times New Roman" w:cs="Times New Roman"/>
                <w:vertAlign w:val="superscript"/>
              </w:rPr>
              <w:t>b</w:t>
            </w:r>
          </w:p>
        </w:tc>
        <w:tc>
          <w:tcPr>
            <w:tcW w:w="1701" w:type="dxa"/>
          </w:tcPr>
          <w:p w14:paraId="2D7C5F04" w14:textId="77777777" w:rsidR="00A54CF8" w:rsidRDefault="00A54CF8" w:rsidP="00284995">
            <w:pPr>
              <w:rPr>
                <w:rFonts w:ascii="Times New Roman" w:hAnsi="Times New Roman" w:cs="Times New Roman"/>
              </w:rPr>
            </w:pPr>
            <w:r w:rsidRPr="000E2A7E">
              <w:rPr>
                <w:rFonts w:ascii="Times New Roman" w:hAnsi="Times New Roman" w:cs="Times New Roman"/>
                <w:b/>
              </w:rPr>
              <w:t>65.84</w:t>
            </w:r>
            <w:r w:rsidRPr="00D008B7">
              <w:rPr>
                <w:rFonts w:ascii="Times New Roman" w:hAnsi="Times New Roman" w:cs="Times New Roman"/>
                <w:vertAlign w:val="subscript"/>
              </w:rPr>
              <w:t>(9)</w:t>
            </w:r>
          </w:p>
        </w:tc>
        <w:tc>
          <w:tcPr>
            <w:tcW w:w="1275" w:type="dxa"/>
          </w:tcPr>
          <w:p w14:paraId="1755F0AD" w14:textId="77777777" w:rsidR="00A54CF8" w:rsidRDefault="00A54CF8" w:rsidP="00284995">
            <w:pPr>
              <w:rPr>
                <w:rFonts w:ascii="Times New Roman" w:hAnsi="Times New Roman" w:cs="Times New Roman"/>
              </w:rPr>
            </w:pPr>
            <w:r w:rsidRPr="000E2A7E">
              <w:rPr>
                <w:rFonts w:ascii="Times New Roman" w:hAnsi="Times New Roman" w:cs="Times New Roman"/>
                <w:i/>
              </w:rPr>
              <w:t>2.76</w:t>
            </w:r>
            <w:r w:rsidRPr="00D008B7">
              <w:rPr>
                <w:rFonts w:ascii="Times New Roman" w:hAnsi="Times New Roman" w:cs="Times New Roman"/>
                <w:vertAlign w:val="subscript"/>
              </w:rPr>
              <w:t>(1)</w:t>
            </w:r>
          </w:p>
        </w:tc>
        <w:tc>
          <w:tcPr>
            <w:tcW w:w="1134" w:type="dxa"/>
          </w:tcPr>
          <w:p w14:paraId="56FED69E" w14:textId="77777777" w:rsidR="00A54CF8" w:rsidRDefault="00A54CF8" w:rsidP="00284995">
            <w:pPr>
              <w:rPr>
                <w:rFonts w:ascii="Times New Roman" w:hAnsi="Times New Roman" w:cs="Times New Roman"/>
              </w:rPr>
            </w:pPr>
            <w:r>
              <w:rPr>
                <w:rFonts w:ascii="Times New Roman" w:hAnsi="Times New Roman" w:cs="Times New Roman"/>
              </w:rPr>
              <w:t>0.21</w:t>
            </w:r>
            <w:r w:rsidRPr="00D008B7">
              <w:rPr>
                <w:rFonts w:ascii="Times New Roman" w:hAnsi="Times New Roman" w:cs="Times New Roman"/>
                <w:vertAlign w:val="subscript"/>
              </w:rPr>
              <w:t>(1)</w:t>
            </w:r>
          </w:p>
        </w:tc>
        <w:tc>
          <w:tcPr>
            <w:tcW w:w="1276" w:type="dxa"/>
          </w:tcPr>
          <w:p w14:paraId="097C46F7" w14:textId="77777777" w:rsidR="00A54CF8" w:rsidRDefault="00A54CF8" w:rsidP="00284995">
            <w:pPr>
              <w:rPr>
                <w:rFonts w:ascii="Times New Roman" w:hAnsi="Times New Roman" w:cs="Times New Roman"/>
              </w:rPr>
            </w:pPr>
            <w:r>
              <w:rPr>
                <w:rFonts w:ascii="Times New Roman" w:hAnsi="Times New Roman" w:cs="Times New Roman"/>
              </w:rPr>
              <w:t>12.11</w:t>
            </w:r>
            <w:r w:rsidRPr="00D008B7">
              <w:rPr>
                <w:rFonts w:ascii="Times New Roman" w:hAnsi="Times New Roman" w:cs="Times New Roman"/>
                <w:vertAlign w:val="subscript"/>
              </w:rPr>
              <w:t>(9)</w:t>
            </w:r>
          </w:p>
        </w:tc>
        <w:tc>
          <w:tcPr>
            <w:tcW w:w="1276" w:type="dxa"/>
          </w:tcPr>
          <w:p w14:paraId="7FBB23DB" w14:textId="77777777" w:rsidR="00A54CF8" w:rsidRDefault="00A54CF8" w:rsidP="00284995">
            <w:pPr>
              <w:rPr>
                <w:rFonts w:ascii="Times New Roman" w:hAnsi="Times New Roman" w:cs="Times New Roman"/>
              </w:rPr>
            </w:pPr>
            <w:r>
              <w:rPr>
                <w:rFonts w:ascii="Times New Roman" w:hAnsi="Times New Roman" w:cs="Times New Roman"/>
              </w:rPr>
              <w:t>8.80</w:t>
            </w:r>
            <w:r w:rsidRPr="00D008B7">
              <w:rPr>
                <w:rFonts w:ascii="Times New Roman" w:hAnsi="Times New Roman" w:cs="Times New Roman"/>
                <w:vertAlign w:val="subscript"/>
              </w:rPr>
              <w:t>(9)</w:t>
            </w:r>
          </w:p>
        </w:tc>
        <w:tc>
          <w:tcPr>
            <w:tcW w:w="1417" w:type="dxa"/>
          </w:tcPr>
          <w:p w14:paraId="495B7641" w14:textId="77777777" w:rsidR="00A54CF8" w:rsidRDefault="00A54CF8" w:rsidP="00284995">
            <w:pPr>
              <w:rPr>
                <w:rFonts w:ascii="Times New Roman" w:hAnsi="Times New Roman" w:cs="Times New Roman"/>
              </w:rPr>
            </w:pPr>
            <w:r w:rsidRPr="000E2A7E">
              <w:rPr>
                <w:rFonts w:ascii="Times New Roman" w:hAnsi="Times New Roman" w:cs="Times New Roman"/>
                <w:b/>
              </w:rPr>
              <w:t>4.20</w:t>
            </w:r>
            <w:r w:rsidRPr="00D008B7">
              <w:rPr>
                <w:rFonts w:ascii="Times New Roman" w:hAnsi="Times New Roman" w:cs="Times New Roman"/>
                <w:vertAlign w:val="subscript"/>
              </w:rPr>
              <w:t>(1)</w:t>
            </w:r>
          </w:p>
        </w:tc>
        <w:tc>
          <w:tcPr>
            <w:tcW w:w="1843" w:type="dxa"/>
          </w:tcPr>
          <w:p w14:paraId="54D47274" w14:textId="77777777" w:rsidR="00A54CF8" w:rsidRDefault="00A54CF8" w:rsidP="00284995">
            <w:pPr>
              <w:rPr>
                <w:rFonts w:ascii="Times New Roman" w:hAnsi="Times New Roman" w:cs="Times New Roman"/>
              </w:rPr>
            </w:pPr>
            <w:r>
              <w:rPr>
                <w:rFonts w:ascii="Times New Roman" w:hAnsi="Times New Roman" w:cs="Times New Roman"/>
              </w:rPr>
              <w:t>9.21</w:t>
            </w:r>
            <w:r w:rsidRPr="00D008B7">
              <w:rPr>
                <w:rFonts w:ascii="Times New Roman" w:hAnsi="Times New Roman" w:cs="Times New Roman"/>
                <w:vertAlign w:val="subscript"/>
              </w:rPr>
              <w:t>(9)</w:t>
            </w:r>
          </w:p>
        </w:tc>
      </w:tr>
      <w:tr w:rsidR="00A54CF8" w14:paraId="2245F832" w14:textId="77777777" w:rsidTr="00D31A53">
        <w:tc>
          <w:tcPr>
            <w:tcW w:w="2802" w:type="dxa"/>
          </w:tcPr>
          <w:p w14:paraId="75E6DD53"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Shoot length</w:t>
            </w:r>
            <w:r>
              <w:rPr>
                <w:rFonts w:ascii="Times New Roman" w:hAnsi="Times New Roman" w:cs="Times New Roman"/>
                <w:vertAlign w:val="superscript"/>
              </w:rPr>
              <w:t>b</w:t>
            </w:r>
          </w:p>
        </w:tc>
        <w:tc>
          <w:tcPr>
            <w:tcW w:w="1701" w:type="dxa"/>
          </w:tcPr>
          <w:p w14:paraId="34C59ED5" w14:textId="77777777" w:rsidR="00A54CF8" w:rsidRDefault="00A54CF8" w:rsidP="00284995">
            <w:pPr>
              <w:rPr>
                <w:rFonts w:ascii="Times New Roman" w:hAnsi="Times New Roman" w:cs="Times New Roman"/>
              </w:rPr>
            </w:pPr>
            <w:r w:rsidRPr="000E2A7E">
              <w:rPr>
                <w:rFonts w:ascii="Times New Roman" w:hAnsi="Times New Roman" w:cs="Times New Roman"/>
                <w:b/>
              </w:rPr>
              <w:t>7.27</w:t>
            </w:r>
            <w:r w:rsidRPr="00D008B7">
              <w:rPr>
                <w:rFonts w:ascii="Times New Roman" w:hAnsi="Times New Roman" w:cs="Times New Roman"/>
                <w:vertAlign w:val="subscript"/>
              </w:rPr>
              <w:t>(9,204.2)</w:t>
            </w:r>
          </w:p>
        </w:tc>
        <w:tc>
          <w:tcPr>
            <w:tcW w:w="1275" w:type="dxa"/>
          </w:tcPr>
          <w:p w14:paraId="1C6B1797" w14:textId="77777777" w:rsidR="00A54CF8" w:rsidRDefault="00A54CF8" w:rsidP="00284995">
            <w:pPr>
              <w:rPr>
                <w:rFonts w:ascii="Times New Roman" w:hAnsi="Times New Roman" w:cs="Times New Roman"/>
              </w:rPr>
            </w:pPr>
            <w:r>
              <w:rPr>
                <w:rFonts w:ascii="Times New Roman" w:hAnsi="Times New Roman" w:cs="Times New Roman"/>
              </w:rPr>
              <w:t>2.39</w:t>
            </w:r>
            <w:r w:rsidRPr="00D008B7">
              <w:rPr>
                <w:rFonts w:ascii="Times New Roman" w:hAnsi="Times New Roman" w:cs="Times New Roman"/>
                <w:vertAlign w:val="subscript"/>
              </w:rPr>
              <w:t>(1,204.2)</w:t>
            </w:r>
          </w:p>
        </w:tc>
        <w:tc>
          <w:tcPr>
            <w:tcW w:w="1134" w:type="dxa"/>
          </w:tcPr>
          <w:p w14:paraId="5374B6E6" w14:textId="77777777" w:rsidR="00A54CF8" w:rsidRDefault="00A54CF8" w:rsidP="00284995">
            <w:pPr>
              <w:rPr>
                <w:rFonts w:ascii="Times New Roman" w:hAnsi="Times New Roman" w:cs="Times New Roman"/>
              </w:rPr>
            </w:pPr>
            <w:r>
              <w:rPr>
                <w:rFonts w:ascii="Times New Roman" w:hAnsi="Times New Roman" w:cs="Times New Roman"/>
              </w:rPr>
              <w:t>0.10</w:t>
            </w:r>
            <w:r w:rsidRPr="00D008B7">
              <w:rPr>
                <w:rFonts w:ascii="Times New Roman" w:hAnsi="Times New Roman" w:cs="Times New Roman"/>
                <w:vertAlign w:val="subscript"/>
              </w:rPr>
              <w:t>(1,9.1)</w:t>
            </w:r>
          </w:p>
        </w:tc>
        <w:tc>
          <w:tcPr>
            <w:tcW w:w="1276" w:type="dxa"/>
          </w:tcPr>
          <w:p w14:paraId="3F99747D" w14:textId="77777777" w:rsidR="00A54CF8" w:rsidRDefault="00A54CF8" w:rsidP="00284995">
            <w:pPr>
              <w:rPr>
                <w:rFonts w:ascii="Times New Roman" w:hAnsi="Times New Roman" w:cs="Times New Roman"/>
              </w:rPr>
            </w:pPr>
            <w:r>
              <w:rPr>
                <w:rFonts w:ascii="Times New Roman" w:hAnsi="Times New Roman" w:cs="Times New Roman"/>
              </w:rPr>
              <w:t>1.05</w:t>
            </w:r>
            <w:r w:rsidRPr="00D008B7">
              <w:rPr>
                <w:rFonts w:ascii="Times New Roman" w:hAnsi="Times New Roman" w:cs="Times New Roman"/>
                <w:vertAlign w:val="subscript"/>
              </w:rPr>
              <w:t>(9,204.5)</w:t>
            </w:r>
          </w:p>
        </w:tc>
        <w:tc>
          <w:tcPr>
            <w:tcW w:w="1276" w:type="dxa"/>
          </w:tcPr>
          <w:p w14:paraId="7D16BE91" w14:textId="77777777" w:rsidR="00A54CF8" w:rsidRDefault="00A54CF8" w:rsidP="00284995">
            <w:pPr>
              <w:rPr>
                <w:rFonts w:ascii="Times New Roman" w:hAnsi="Times New Roman" w:cs="Times New Roman"/>
              </w:rPr>
            </w:pPr>
            <w:r>
              <w:rPr>
                <w:rFonts w:ascii="Times New Roman" w:hAnsi="Times New Roman" w:cs="Times New Roman"/>
              </w:rPr>
              <w:t>0.70</w:t>
            </w:r>
            <w:r w:rsidRPr="00D008B7">
              <w:rPr>
                <w:rFonts w:ascii="Times New Roman" w:hAnsi="Times New Roman" w:cs="Times New Roman"/>
                <w:vertAlign w:val="subscript"/>
              </w:rPr>
              <w:t>(9,204.3)</w:t>
            </w:r>
          </w:p>
        </w:tc>
        <w:tc>
          <w:tcPr>
            <w:tcW w:w="1417" w:type="dxa"/>
          </w:tcPr>
          <w:p w14:paraId="6C99B4BD" w14:textId="77777777" w:rsidR="00A54CF8" w:rsidRDefault="00A54CF8" w:rsidP="00284995">
            <w:pPr>
              <w:rPr>
                <w:rFonts w:ascii="Times New Roman" w:hAnsi="Times New Roman" w:cs="Times New Roman"/>
              </w:rPr>
            </w:pPr>
            <w:r>
              <w:rPr>
                <w:rFonts w:ascii="Times New Roman" w:hAnsi="Times New Roman" w:cs="Times New Roman"/>
              </w:rPr>
              <w:t>1.24</w:t>
            </w:r>
            <w:r w:rsidRPr="00D008B7">
              <w:rPr>
                <w:rFonts w:ascii="Times New Roman" w:hAnsi="Times New Roman" w:cs="Times New Roman"/>
                <w:vertAlign w:val="subscript"/>
              </w:rPr>
              <w:t>(1,204.3)</w:t>
            </w:r>
          </w:p>
        </w:tc>
        <w:tc>
          <w:tcPr>
            <w:tcW w:w="1843" w:type="dxa"/>
          </w:tcPr>
          <w:p w14:paraId="5FB79E6F" w14:textId="77777777" w:rsidR="00A54CF8" w:rsidRDefault="00A54CF8" w:rsidP="00284995">
            <w:pPr>
              <w:rPr>
                <w:rFonts w:ascii="Times New Roman" w:hAnsi="Times New Roman" w:cs="Times New Roman"/>
              </w:rPr>
            </w:pPr>
            <w:r>
              <w:rPr>
                <w:rFonts w:ascii="Times New Roman" w:hAnsi="Times New Roman" w:cs="Times New Roman"/>
              </w:rPr>
              <w:t>0.56</w:t>
            </w:r>
            <w:r w:rsidRPr="00D008B7">
              <w:rPr>
                <w:rFonts w:ascii="Times New Roman" w:hAnsi="Times New Roman" w:cs="Times New Roman"/>
                <w:vertAlign w:val="subscript"/>
              </w:rPr>
              <w:t>(9,204.6)</w:t>
            </w:r>
          </w:p>
        </w:tc>
      </w:tr>
      <w:tr w:rsidR="00A54CF8" w14:paraId="4356471C" w14:textId="77777777" w:rsidTr="00D31A53">
        <w:tc>
          <w:tcPr>
            <w:tcW w:w="2802" w:type="dxa"/>
          </w:tcPr>
          <w:p w14:paraId="714F50E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Leaf trichome density</w:t>
            </w:r>
            <w:r>
              <w:rPr>
                <w:rFonts w:ascii="Times New Roman" w:hAnsi="Times New Roman" w:cs="Times New Roman"/>
                <w:vertAlign w:val="superscript"/>
              </w:rPr>
              <w:t>a</w:t>
            </w:r>
          </w:p>
        </w:tc>
        <w:tc>
          <w:tcPr>
            <w:tcW w:w="1701" w:type="dxa"/>
          </w:tcPr>
          <w:p w14:paraId="0ADFBDB5" w14:textId="77777777" w:rsidR="00A54CF8" w:rsidRDefault="00A54CF8" w:rsidP="00284995">
            <w:pPr>
              <w:rPr>
                <w:rFonts w:ascii="Times New Roman" w:hAnsi="Times New Roman" w:cs="Times New Roman"/>
              </w:rPr>
            </w:pPr>
            <w:r>
              <w:rPr>
                <w:rFonts w:ascii="Times New Roman" w:hAnsi="Times New Roman" w:cs="Times New Roman"/>
              </w:rPr>
              <w:t>38.17</w:t>
            </w:r>
            <w:r w:rsidRPr="00D008B7">
              <w:rPr>
                <w:rFonts w:ascii="Times New Roman" w:hAnsi="Times New Roman" w:cs="Times New Roman"/>
                <w:vertAlign w:val="subscript"/>
              </w:rPr>
              <w:t>(9)</w:t>
            </w:r>
          </w:p>
        </w:tc>
        <w:tc>
          <w:tcPr>
            <w:tcW w:w="1275" w:type="dxa"/>
          </w:tcPr>
          <w:p w14:paraId="447D921C" w14:textId="77777777" w:rsidR="00A54CF8" w:rsidRDefault="00A54CF8" w:rsidP="00284995">
            <w:pPr>
              <w:rPr>
                <w:rFonts w:ascii="Times New Roman" w:hAnsi="Times New Roman" w:cs="Times New Roman"/>
              </w:rPr>
            </w:pPr>
            <w:r>
              <w:rPr>
                <w:rFonts w:ascii="Times New Roman" w:hAnsi="Times New Roman" w:cs="Times New Roman"/>
              </w:rPr>
              <w:t>0.44</w:t>
            </w:r>
            <w:r w:rsidRPr="00D008B7">
              <w:rPr>
                <w:rFonts w:ascii="Times New Roman" w:hAnsi="Times New Roman" w:cs="Times New Roman"/>
                <w:vertAlign w:val="subscript"/>
              </w:rPr>
              <w:t>(1)</w:t>
            </w:r>
          </w:p>
        </w:tc>
        <w:tc>
          <w:tcPr>
            <w:tcW w:w="1134" w:type="dxa"/>
          </w:tcPr>
          <w:p w14:paraId="205B0F58" w14:textId="77777777" w:rsidR="00A54CF8" w:rsidRDefault="00A54CF8" w:rsidP="00284995">
            <w:pPr>
              <w:rPr>
                <w:rFonts w:ascii="Times New Roman" w:hAnsi="Times New Roman" w:cs="Times New Roman"/>
              </w:rPr>
            </w:pPr>
            <w:r>
              <w:rPr>
                <w:rFonts w:ascii="Times New Roman" w:hAnsi="Times New Roman" w:cs="Times New Roman"/>
              </w:rPr>
              <w:t>0.81</w:t>
            </w:r>
            <w:r w:rsidRPr="00D008B7">
              <w:rPr>
                <w:rFonts w:ascii="Times New Roman" w:hAnsi="Times New Roman" w:cs="Times New Roman"/>
                <w:vertAlign w:val="subscript"/>
              </w:rPr>
              <w:t>(1)</w:t>
            </w:r>
          </w:p>
        </w:tc>
        <w:tc>
          <w:tcPr>
            <w:tcW w:w="1276" w:type="dxa"/>
          </w:tcPr>
          <w:p w14:paraId="60686E45" w14:textId="77777777" w:rsidR="00A54CF8" w:rsidRDefault="00A54CF8" w:rsidP="00284995">
            <w:pPr>
              <w:rPr>
                <w:rFonts w:ascii="Times New Roman" w:hAnsi="Times New Roman" w:cs="Times New Roman"/>
              </w:rPr>
            </w:pPr>
            <w:r w:rsidRPr="009F5907">
              <w:rPr>
                <w:rFonts w:ascii="Times New Roman" w:hAnsi="Times New Roman" w:cs="Times New Roman"/>
                <w:b/>
              </w:rPr>
              <w:t>23.17</w:t>
            </w:r>
            <w:r w:rsidRPr="00D008B7">
              <w:rPr>
                <w:rFonts w:ascii="Times New Roman" w:hAnsi="Times New Roman" w:cs="Times New Roman"/>
                <w:vertAlign w:val="subscript"/>
              </w:rPr>
              <w:t>(8)</w:t>
            </w:r>
          </w:p>
        </w:tc>
        <w:tc>
          <w:tcPr>
            <w:tcW w:w="1276" w:type="dxa"/>
          </w:tcPr>
          <w:p w14:paraId="215B3BF6" w14:textId="77777777" w:rsidR="00A54CF8" w:rsidRDefault="00A54CF8" w:rsidP="00284995">
            <w:pPr>
              <w:rPr>
                <w:rFonts w:ascii="Times New Roman" w:hAnsi="Times New Roman" w:cs="Times New Roman"/>
              </w:rPr>
            </w:pPr>
            <w:r>
              <w:rPr>
                <w:rFonts w:ascii="Times New Roman" w:hAnsi="Times New Roman" w:cs="Times New Roman"/>
              </w:rPr>
              <w:t>8.41</w:t>
            </w:r>
            <w:r w:rsidRPr="00D008B7">
              <w:rPr>
                <w:rFonts w:ascii="Times New Roman" w:hAnsi="Times New Roman" w:cs="Times New Roman"/>
                <w:vertAlign w:val="subscript"/>
              </w:rPr>
              <w:t>(9)</w:t>
            </w:r>
          </w:p>
        </w:tc>
        <w:tc>
          <w:tcPr>
            <w:tcW w:w="1417" w:type="dxa"/>
          </w:tcPr>
          <w:p w14:paraId="44181F9D" w14:textId="77777777" w:rsidR="00A54CF8" w:rsidRDefault="00A54CF8" w:rsidP="00284995">
            <w:pPr>
              <w:rPr>
                <w:rFonts w:ascii="Times New Roman" w:hAnsi="Times New Roman" w:cs="Times New Roman"/>
              </w:rPr>
            </w:pPr>
            <w:r>
              <w:rPr>
                <w:rFonts w:ascii="Times New Roman" w:hAnsi="Times New Roman" w:cs="Times New Roman"/>
              </w:rPr>
              <w:t>0.84</w:t>
            </w:r>
            <w:r w:rsidRPr="00D008B7">
              <w:rPr>
                <w:rFonts w:ascii="Times New Roman" w:hAnsi="Times New Roman" w:cs="Times New Roman"/>
                <w:vertAlign w:val="subscript"/>
              </w:rPr>
              <w:t>(1)</w:t>
            </w:r>
          </w:p>
        </w:tc>
        <w:tc>
          <w:tcPr>
            <w:tcW w:w="1843" w:type="dxa"/>
          </w:tcPr>
          <w:p w14:paraId="6C819C4E"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358F3522" w14:textId="77777777" w:rsidTr="00D31A53">
        <w:tc>
          <w:tcPr>
            <w:tcW w:w="2802" w:type="dxa"/>
          </w:tcPr>
          <w:p w14:paraId="5FF2D0DD"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log(Leaf water content)</w:t>
            </w:r>
            <w:r>
              <w:rPr>
                <w:rFonts w:ascii="Times New Roman" w:hAnsi="Times New Roman" w:cs="Times New Roman"/>
                <w:vertAlign w:val="superscript"/>
              </w:rPr>
              <w:t>b</w:t>
            </w:r>
          </w:p>
        </w:tc>
        <w:tc>
          <w:tcPr>
            <w:tcW w:w="1701" w:type="dxa"/>
          </w:tcPr>
          <w:p w14:paraId="0143AA5F" w14:textId="77777777" w:rsidR="00A54CF8" w:rsidRDefault="00A54CF8" w:rsidP="00284995">
            <w:pPr>
              <w:rPr>
                <w:rFonts w:ascii="Times New Roman" w:hAnsi="Times New Roman" w:cs="Times New Roman"/>
              </w:rPr>
            </w:pPr>
            <w:r>
              <w:rPr>
                <w:rFonts w:ascii="Times New Roman" w:hAnsi="Times New Roman" w:cs="Times New Roman"/>
              </w:rPr>
              <w:t>1.33</w:t>
            </w:r>
            <w:r w:rsidRPr="00D008B7">
              <w:rPr>
                <w:rFonts w:ascii="Times New Roman" w:hAnsi="Times New Roman" w:cs="Times New Roman"/>
                <w:vertAlign w:val="subscript"/>
              </w:rPr>
              <w:t>(9,69.6)</w:t>
            </w:r>
          </w:p>
        </w:tc>
        <w:tc>
          <w:tcPr>
            <w:tcW w:w="1275" w:type="dxa"/>
          </w:tcPr>
          <w:p w14:paraId="1BEBAA33" w14:textId="77777777" w:rsidR="00A54CF8" w:rsidRDefault="00A54CF8" w:rsidP="00284995">
            <w:pPr>
              <w:rPr>
                <w:rFonts w:ascii="Times New Roman" w:hAnsi="Times New Roman" w:cs="Times New Roman"/>
              </w:rPr>
            </w:pPr>
            <w:r>
              <w:rPr>
                <w:rFonts w:ascii="Times New Roman" w:hAnsi="Times New Roman" w:cs="Times New Roman"/>
              </w:rPr>
              <w:t>0.01</w:t>
            </w:r>
            <w:r w:rsidRPr="00D008B7">
              <w:rPr>
                <w:rFonts w:ascii="Times New Roman" w:hAnsi="Times New Roman" w:cs="Times New Roman"/>
                <w:vertAlign w:val="subscript"/>
              </w:rPr>
              <w:t>(1,69.4)</w:t>
            </w:r>
          </w:p>
        </w:tc>
        <w:tc>
          <w:tcPr>
            <w:tcW w:w="1134" w:type="dxa"/>
          </w:tcPr>
          <w:p w14:paraId="3AED1609"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(1,7.1)</w:t>
            </w:r>
          </w:p>
        </w:tc>
        <w:tc>
          <w:tcPr>
            <w:tcW w:w="1276" w:type="dxa"/>
          </w:tcPr>
          <w:p w14:paraId="34731C64" w14:textId="77777777" w:rsidR="00A54CF8" w:rsidRDefault="00A54CF8" w:rsidP="00284995">
            <w:pPr>
              <w:rPr>
                <w:rFonts w:ascii="Times New Roman" w:hAnsi="Times New Roman" w:cs="Times New Roman"/>
              </w:rPr>
            </w:pPr>
            <w:r>
              <w:rPr>
                <w:rFonts w:ascii="Times New Roman" w:hAnsi="Times New Roman" w:cs="Times New Roman"/>
              </w:rPr>
              <w:t>0.48</w:t>
            </w:r>
            <w:r w:rsidRPr="00D008B7">
              <w:rPr>
                <w:rFonts w:ascii="Times New Roman" w:hAnsi="Times New Roman" w:cs="Times New Roman"/>
                <w:vertAlign w:val="subscript"/>
              </w:rPr>
              <w:t>(8,70.4)</w:t>
            </w:r>
          </w:p>
        </w:tc>
        <w:tc>
          <w:tcPr>
            <w:tcW w:w="1276" w:type="dxa"/>
          </w:tcPr>
          <w:p w14:paraId="3F1504A4" w14:textId="77777777" w:rsidR="00A54CF8" w:rsidRDefault="00A54CF8" w:rsidP="00284995">
            <w:pPr>
              <w:rPr>
                <w:rFonts w:ascii="Times New Roman" w:hAnsi="Times New Roman" w:cs="Times New Roman"/>
              </w:rPr>
            </w:pPr>
            <w:r>
              <w:rPr>
                <w:rFonts w:ascii="Times New Roman" w:hAnsi="Times New Roman" w:cs="Times New Roman"/>
              </w:rPr>
              <w:t>0.79</w:t>
            </w:r>
            <w:r w:rsidRPr="00D008B7">
              <w:rPr>
                <w:rFonts w:ascii="Times New Roman" w:hAnsi="Times New Roman" w:cs="Times New Roman"/>
                <w:vertAlign w:val="subscript"/>
              </w:rPr>
              <w:t>(9,69.5)</w:t>
            </w:r>
          </w:p>
        </w:tc>
        <w:tc>
          <w:tcPr>
            <w:tcW w:w="1417" w:type="dxa"/>
          </w:tcPr>
          <w:p w14:paraId="245FD907" w14:textId="77777777" w:rsidR="00A54CF8" w:rsidRDefault="00A54CF8" w:rsidP="00284995">
            <w:pPr>
              <w:rPr>
                <w:rFonts w:ascii="Times New Roman" w:hAnsi="Times New Roman" w:cs="Times New Roman"/>
              </w:rPr>
            </w:pPr>
            <w:r>
              <w:rPr>
                <w:rFonts w:ascii="Times New Roman" w:hAnsi="Times New Roman" w:cs="Times New Roman"/>
              </w:rPr>
              <w:t>0.36</w:t>
            </w:r>
            <w:r w:rsidRPr="00D008B7">
              <w:rPr>
                <w:rFonts w:ascii="Times New Roman" w:hAnsi="Times New Roman" w:cs="Times New Roman"/>
                <w:vertAlign w:val="subscript"/>
              </w:rPr>
              <w:t>(1,70.6)</w:t>
            </w:r>
          </w:p>
        </w:tc>
        <w:tc>
          <w:tcPr>
            <w:tcW w:w="1843" w:type="dxa"/>
          </w:tcPr>
          <w:p w14:paraId="0C15A608"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(7,72.0)</w:t>
            </w:r>
          </w:p>
        </w:tc>
      </w:tr>
    </w:tbl>
    <w:p w14:paraId="16649589" w14:textId="77777777" w:rsidR="0055483F" w:rsidRDefault="0055483F" w:rsidP="00A54CF8">
      <w:pPr>
        <w:rPr>
          <w:rFonts w:ascii="Times New Roman" w:hAnsi="Times New Roman" w:cs="Times New Roman"/>
        </w:rPr>
      </w:pPr>
    </w:p>
    <w:p w14:paraId="0E299972" w14:textId="43DC389C" w:rsidR="00B25B30" w:rsidRDefault="00A54CF8" w:rsidP="00A54CF8">
      <w:pPr>
        <w:rPr>
          <w:rFonts w:ascii="Times New Roman" w:hAnsi="Times New Roman" w:cs="Times New Roman"/>
        </w:rPr>
      </w:pPr>
      <w:r>
        <w:rPr>
          <w:rFonts w:ascii="Times New Roman" w:hAnsi="Times New Roman" w:cs="Times New Roman"/>
        </w:rPr>
        <w:t xml:space="preserve">Notes: </w:t>
      </w:r>
      <w:r>
        <w:rPr>
          <w:rFonts w:ascii="Times New Roman" w:hAnsi="Times New Roman" w:cs="Times New Roman"/>
          <w:vertAlign w:val="superscript"/>
        </w:rPr>
        <w:t>a</w:t>
      </w:r>
      <w:r>
        <w:rPr>
          <w:rFonts w:ascii="Times New Roman" w:hAnsi="Times New Roman" w:cs="Times New Roman"/>
        </w:rPr>
        <w:t xml:space="preserve">Likelihood-ratio test and degrees of freedom calculated using a generalized linear mixed-effect model (error distribution = Poisson, link function = log); </w:t>
      </w:r>
      <w:r>
        <w:rPr>
          <w:rFonts w:ascii="Times New Roman" w:hAnsi="Times New Roman" w:cs="Times New Roman"/>
          <w:vertAlign w:val="superscript"/>
        </w:rPr>
        <w:t>b</w:t>
      </w:r>
      <w:r w:rsidRPr="000C4E0C">
        <w:rPr>
          <w:rFonts w:ascii="Times New Roman" w:hAnsi="Times New Roman" w:cs="Times New Roman"/>
          <w:i/>
        </w:rPr>
        <w:t>F</w:t>
      </w:r>
      <w:r>
        <w:rPr>
          <w:rFonts w:ascii="Times New Roman" w:hAnsi="Times New Roman" w:cs="Times New Roman"/>
        </w:rPr>
        <w:t xml:space="preserve">-test and Kenward-Roger approximated degrees of freedom calculated using a linear mixed-effect model; </w:t>
      </w:r>
      <w:r w:rsidRPr="000C4E0C">
        <w:rPr>
          <w:rFonts w:ascii="Times New Roman" w:hAnsi="Times New Roman" w:cs="Times New Roman"/>
          <w:vertAlign w:val="superscript"/>
        </w:rPr>
        <w:t>c</w:t>
      </w:r>
      <w:r w:rsidRPr="000C4E0C">
        <w:rPr>
          <w:rFonts w:ascii="Times New Roman" w:hAnsi="Times New Roman" w:cs="Times New Roman"/>
          <w:i/>
        </w:rPr>
        <w:t>F</w:t>
      </w:r>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Hellinger-transformed community data; *indicates that predictor was modeled as a random effect and its significance was determined using a likelihood ratio test</w:t>
      </w:r>
      <w:r w:rsidR="007264A7">
        <w:rPr>
          <w:rFonts w:ascii="Times New Roman" w:hAnsi="Times New Roman" w:cs="Times New Roman"/>
        </w:rPr>
        <w:t>.</w:t>
      </w:r>
    </w:p>
    <w:p w14:paraId="089DE39C" w14:textId="77777777" w:rsidR="00A54CF8" w:rsidRDefault="00A54CF8" w:rsidP="00A54CF8">
      <w:pPr>
        <w:rPr>
          <w:rFonts w:ascii="Times New Roman" w:hAnsi="Times New Roman" w:cs="Times New Roman"/>
        </w:rPr>
        <w:sectPr w:rsidR="00A54CF8" w:rsidSect="00DD1F17">
          <w:pgSz w:w="15842" w:h="12242" w:orient="landscape"/>
          <w:pgMar w:top="1797" w:right="1440" w:bottom="1797" w:left="1440" w:header="709" w:footer="709" w:gutter="0"/>
          <w:cols w:space="708"/>
        </w:sectPr>
      </w:pPr>
    </w:p>
    <w:tbl>
      <w:tblPr>
        <w:tblStyle w:val="TableGrid"/>
        <w:tblW w:w="13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796"/>
        <w:gridCol w:w="1323"/>
        <w:gridCol w:w="1559"/>
        <w:gridCol w:w="1276"/>
        <w:gridCol w:w="1276"/>
        <w:gridCol w:w="1417"/>
        <w:gridCol w:w="1843"/>
      </w:tblGrid>
      <w:tr w:rsidR="00A54CF8" w14:paraId="3FF96978" w14:textId="77777777" w:rsidTr="00D31A53">
        <w:tc>
          <w:tcPr>
            <w:tcW w:w="13433" w:type="dxa"/>
            <w:gridSpan w:val="8"/>
          </w:tcPr>
          <w:p w14:paraId="5F7DC9D7" w14:textId="77777777" w:rsidR="00A54CF8" w:rsidRDefault="00A54CF8" w:rsidP="00A54CF8">
            <w:pPr>
              <w:rPr>
                <w:rFonts w:ascii="Times New Roman" w:hAnsi="Times New Roman" w:cs="Times New Roman"/>
              </w:rPr>
            </w:pPr>
            <w:r w:rsidRPr="00D31A53">
              <w:rPr>
                <w:rFonts w:ascii="Times New Roman" w:hAnsi="Times New Roman" w:cs="Times New Roman"/>
                <w:b/>
              </w:rPr>
              <w:t>Table 2</w:t>
            </w:r>
            <w:r>
              <w:rPr>
                <w:rFonts w:ascii="Times New Roman" w:hAnsi="Times New Roman" w:cs="Times New Roman"/>
              </w:rPr>
              <w:t>: Summary of statistical models that analyze the effects of willow genotype and wind exposure on associated communities, soil characteristics, and plant traits. We report the test statistic and include the degrees of freedom for each test in parentheses.</w:t>
            </w:r>
            <w:r w:rsidR="007264A7">
              <w:rPr>
                <w:rFonts w:ascii="Times New Roman" w:hAnsi="Times New Roman" w:cs="Times New Roman"/>
              </w:rPr>
              <w:t xml:space="preserve">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2DB626C0" w14:textId="198808C3" w:rsidR="00D31A53" w:rsidRPr="00B25B30" w:rsidRDefault="00D31A53" w:rsidP="00A54CF8">
            <w:pPr>
              <w:rPr>
                <w:rFonts w:ascii="Times New Roman" w:hAnsi="Times New Roman" w:cs="Times New Roman"/>
                <w:b/>
              </w:rPr>
            </w:pPr>
          </w:p>
        </w:tc>
      </w:tr>
      <w:tr w:rsidR="000A04FD" w14:paraId="70990CB8" w14:textId="77777777" w:rsidTr="00D31A53">
        <w:tc>
          <w:tcPr>
            <w:tcW w:w="2943" w:type="dxa"/>
          </w:tcPr>
          <w:p w14:paraId="23C1109F" w14:textId="775500E1" w:rsidR="00B25B30" w:rsidRPr="008545FB" w:rsidRDefault="008545FB" w:rsidP="00B25B30">
            <w:pPr>
              <w:jc w:val="center"/>
              <w:rPr>
                <w:rFonts w:ascii="Times New Roman" w:hAnsi="Times New Roman" w:cs="Times New Roman"/>
                <w:b/>
              </w:rPr>
            </w:pPr>
            <w:r>
              <w:rPr>
                <w:rFonts w:ascii="Times New Roman" w:hAnsi="Times New Roman" w:cs="Times New Roman"/>
                <w:b/>
              </w:rPr>
              <w:t>Responses</w:t>
            </w:r>
          </w:p>
        </w:tc>
        <w:tc>
          <w:tcPr>
            <w:tcW w:w="1796" w:type="dxa"/>
          </w:tcPr>
          <w:p w14:paraId="40A761A7" w14:textId="7777777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Genotype (G)</w:t>
            </w:r>
          </w:p>
        </w:tc>
        <w:tc>
          <w:tcPr>
            <w:tcW w:w="1323" w:type="dxa"/>
          </w:tcPr>
          <w:p w14:paraId="705A1EDA" w14:textId="063D96CD"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559" w:type="dxa"/>
          </w:tcPr>
          <w:p w14:paraId="4C5E9392" w14:textId="20BD297B"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276" w:type="dxa"/>
          </w:tcPr>
          <w:p w14:paraId="635023F9" w14:textId="1D56E0E8"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276" w:type="dxa"/>
          </w:tcPr>
          <w:p w14:paraId="148102CB" w14:textId="5614E33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417" w:type="dxa"/>
          </w:tcPr>
          <w:p w14:paraId="3454D879" w14:textId="7100AE2F"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843" w:type="dxa"/>
          </w:tcPr>
          <w:p w14:paraId="360172AC" w14:textId="11ED0FC1"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r>
      <w:tr w:rsidR="000A04FD" w14:paraId="43695001" w14:textId="77777777" w:rsidTr="00D31A53">
        <w:tc>
          <w:tcPr>
            <w:tcW w:w="2943" w:type="dxa"/>
          </w:tcPr>
          <w:p w14:paraId="3A89DFB0" w14:textId="5A084D37" w:rsidR="00B25B30"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96" w:type="dxa"/>
          </w:tcPr>
          <w:p w14:paraId="56572BB1" w14:textId="77777777" w:rsidR="00B25B30" w:rsidRDefault="00B25B30" w:rsidP="000A04FD">
            <w:pPr>
              <w:rPr>
                <w:rFonts w:ascii="Times New Roman" w:hAnsi="Times New Roman" w:cs="Times New Roman"/>
              </w:rPr>
            </w:pPr>
          </w:p>
        </w:tc>
        <w:tc>
          <w:tcPr>
            <w:tcW w:w="1323" w:type="dxa"/>
          </w:tcPr>
          <w:p w14:paraId="69340D73" w14:textId="77777777" w:rsidR="00B25B30" w:rsidRDefault="00B25B30" w:rsidP="000A04FD">
            <w:pPr>
              <w:rPr>
                <w:rFonts w:ascii="Times New Roman" w:hAnsi="Times New Roman" w:cs="Times New Roman"/>
              </w:rPr>
            </w:pPr>
          </w:p>
        </w:tc>
        <w:tc>
          <w:tcPr>
            <w:tcW w:w="1559" w:type="dxa"/>
          </w:tcPr>
          <w:p w14:paraId="0CF4E10D" w14:textId="77777777" w:rsidR="00B25B30" w:rsidRDefault="00B25B30" w:rsidP="000A04FD">
            <w:pPr>
              <w:rPr>
                <w:rFonts w:ascii="Times New Roman" w:hAnsi="Times New Roman" w:cs="Times New Roman"/>
              </w:rPr>
            </w:pPr>
          </w:p>
        </w:tc>
        <w:tc>
          <w:tcPr>
            <w:tcW w:w="1276" w:type="dxa"/>
          </w:tcPr>
          <w:p w14:paraId="296A7542" w14:textId="77777777" w:rsidR="00B25B30" w:rsidRDefault="00B25B30" w:rsidP="000A04FD">
            <w:pPr>
              <w:rPr>
                <w:rFonts w:ascii="Times New Roman" w:hAnsi="Times New Roman" w:cs="Times New Roman"/>
              </w:rPr>
            </w:pPr>
          </w:p>
        </w:tc>
        <w:tc>
          <w:tcPr>
            <w:tcW w:w="1276" w:type="dxa"/>
          </w:tcPr>
          <w:p w14:paraId="74212E07" w14:textId="77777777" w:rsidR="00B25B30" w:rsidRDefault="00B25B30" w:rsidP="000A04FD">
            <w:pPr>
              <w:rPr>
                <w:rFonts w:ascii="Times New Roman" w:hAnsi="Times New Roman" w:cs="Times New Roman"/>
              </w:rPr>
            </w:pPr>
          </w:p>
        </w:tc>
        <w:tc>
          <w:tcPr>
            <w:tcW w:w="1417" w:type="dxa"/>
          </w:tcPr>
          <w:p w14:paraId="37EFC691" w14:textId="77777777" w:rsidR="00B25B30" w:rsidRDefault="00B25B30" w:rsidP="000A04FD">
            <w:pPr>
              <w:rPr>
                <w:rFonts w:ascii="Times New Roman" w:hAnsi="Times New Roman" w:cs="Times New Roman"/>
              </w:rPr>
            </w:pPr>
          </w:p>
        </w:tc>
        <w:tc>
          <w:tcPr>
            <w:tcW w:w="1843" w:type="dxa"/>
          </w:tcPr>
          <w:p w14:paraId="04A1849E" w14:textId="77777777" w:rsidR="00B25B30" w:rsidRDefault="00B25B30" w:rsidP="000A04FD">
            <w:pPr>
              <w:rPr>
                <w:rFonts w:ascii="Times New Roman" w:hAnsi="Times New Roman" w:cs="Times New Roman"/>
              </w:rPr>
            </w:pPr>
          </w:p>
        </w:tc>
      </w:tr>
      <w:tr w:rsidR="000A04FD" w14:paraId="35C2DB26" w14:textId="77777777" w:rsidTr="00D31A53">
        <w:tc>
          <w:tcPr>
            <w:tcW w:w="2943" w:type="dxa"/>
          </w:tcPr>
          <w:p w14:paraId="3A2F0F74" w14:textId="467E08D0"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Richness</w:t>
            </w:r>
            <w:r w:rsidR="00AD5662">
              <w:rPr>
                <w:rFonts w:ascii="Times New Roman" w:hAnsi="Times New Roman" w:cs="Times New Roman"/>
                <w:vertAlign w:val="superscript"/>
              </w:rPr>
              <w:t>a</w:t>
            </w:r>
          </w:p>
        </w:tc>
        <w:tc>
          <w:tcPr>
            <w:tcW w:w="1796" w:type="dxa"/>
          </w:tcPr>
          <w:p w14:paraId="3A70ADDB" w14:textId="51F85281" w:rsidR="00B25B30" w:rsidRDefault="00DE6BDF" w:rsidP="000A04FD">
            <w:pPr>
              <w:rPr>
                <w:rFonts w:ascii="Times New Roman" w:hAnsi="Times New Roman" w:cs="Times New Roman"/>
              </w:rPr>
            </w:pPr>
            <w:r w:rsidRPr="00DE6BDF">
              <w:rPr>
                <w:rFonts w:ascii="Times New Roman" w:hAnsi="Times New Roman" w:cs="Times New Roman"/>
                <w:b/>
              </w:rPr>
              <w:t>28.01</w:t>
            </w:r>
            <w:r w:rsidRPr="008729B4">
              <w:rPr>
                <w:rFonts w:ascii="Times New Roman" w:hAnsi="Times New Roman" w:cs="Times New Roman"/>
                <w:vertAlign w:val="subscript"/>
              </w:rPr>
              <w:t>(9)</w:t>
            </w:r>
          </w:p>
        </w:tc>
        <w:tc>
          <w:tcPr>
            <w:tcW w:w="1323" w:type="dxa"/>
          </w:tcPr>
          <w:p w14:paraId="0FCA86CC" w14:textId="3E8207C3" w:rsidR="00B25B30" w:rsidRDefault="00DE6BDF" w:rsidP="000A04FD">
            <w:pPr>
              <w:rPr>
                <w:rFonts w:ascii="Times New Roman" w:hAnsi="Times New Roman" w:cs="Times New Roman"/>
              </w:rPr>
            </w:pPr>
            <w:r w:rsidRPr="00DE6BDF">
              <w:rPr>
                <w:rFonts w:ascii="Times New Roman" w:hAnsi="Times New Roman" w:cs="Times New Roman"/>
                <w:b/>
              </w:rPr>
              <w:t>10.33</w:t>
            </w:r>
            <w:r w:rsidRPr="008729B4">
              <w:rPr>
                <w:rFonts w:ascii="Times New Roman" w:hAnsi="Times New Roman" w:cs="Times New Roman"/>
                <w:vertAlign w:val="subscript"/>
              </w:rPr>
              <w:t>(1)</w:t>
            </w:r>
          </w:p>
        </w:tc>
        <w:tc>
          <w:tcPr>
            <w:tcW w:w="1559" w:type="dxa"/>
          </w:tcPr>
          <w:p w14:paraId="67A20A96" w14:textId="1D70A912" w:rsidR="00B25B30" w:rsidRDefault="00DE6BDF" w:rsidP="000A04FD">
            <w:pPr>
              <w:rPr>
                <w:rFonts w:ascii="Times New Roman" w:hAnsi="Times New Roman" w:cs="Times New Roman"/>
              </w:rPr>
            </w:pPr>
            <w:r w:rsidRPr="00DE6BDF">
              <w:rPr>
                <w:rFonts w:ascii="Times New Roman" w:hAnsi="Times New Roman" w:cs="Times New Roman"/>
                <w:b/>
              </w:rPr>
              <w:t>13.55</w:t>
            </w:r>
            <w:r w:rsidRPr="009D1255">
              <w:rPr>
                <w:rFonts w:ascii="Times New Roman" w:hAnsi="Times New Roman" w:cs="Times New Roman"/>
                <w:vertAlign w:val="subscript"/>
              </w:rPr>
              <w:t>(1)</w:t>
            </w:r>
          </w:p>
        </w:tc>
        <w:tc>
          <w:tcPr>
            <w:tcW w:w="1276" w:type="dxa"/>
          </w:tcPr>
          <w:p w14:paraId="4E7D0B76" w14:textId="16B8FE16" w:rsidR="00B25B30" w:rsidRDefault="00DE6BDF" w:rsidP="000A04FD">
            <w:pPr>
              <w:rPr>
                <w:rFonts w:ascii="Times New Roman" w:hAnsi="Times New Roman" w:cs="Times New Roman"/>
              </w:rPr>
            </w:pPr>
            <w:r>
              <w:rPr>
                <w:rFonts w:ascii="Times New Roman" w:hAnsi="Times New Roman" w:cs="Times New Roman"/>
              </w:rPr>
              <w:t>3.74</w:t>
            </w:r>
            <w:r w:rsidRPr="009D1255">
              <w:rPr>
                <w:rFonts w:ascii="Times New Roman" w:hAnsi="Times New Roman" w:cs="Times New Roman"/>
                <w:vertAlign w:val="subscript"/>
              </w:rPr>
              <w:t>(9)</w:t>
            </w:r>
          </w:p>
        </w:tc>
        <w:tc>
          <w:tcPr>
            <w:tcW w:w="1276" w:type="dxa"/>
          </w:tcPr>
          <w:p w14:paraId="2E2D8815" w14:textId="4AE38D85" w:rsidR="00B25B30" w:rsidRDefault="00DE6BDF" w:rsidP="000A04FD">
            <w:pPr>
              <w:rPr>
                <w:rFonts w:ascii="Times New Roman" w:hAnsi="Times New Roman" w:cs="Times New Roman"/>
              </w:rPr>
            </w:pPr>
            <w:r>
              <w:rPr>
                <w:rFonts w:ascii="Times New Roman" w:hAnsi="Times New Roman" w:cs="Times New Roman"/>
              </w:rPr>
              <w:t>9.85</w:t>
            </w:r>
            <w:r w:rsidRPr="009D1255">
              <w:rPr>
                <w:rFonts w:ascii="Times New Roman" w:hAnsi="Times New Roman" w:cs="Times New Roman"/>
                <w:vertAlign w:val="subscript"/>
              </w:rPr>
              <w:t>(9)</w:t>
            </w:r>
          </w:p>
        </w:tc>
        <w:tc>
          <w:tcPr>
            <w:tcW w:w="1417" w:type="dxa"/>
          </w:tcPr>
          <w:p w14:paraId="23CA5BC8" w14:textId="4EA92B00" w:rsidR="00B25B30" w:rsidRDefault="00DE6BDF" w:rsidP="000A04FD">
            <w:pPr>
              <w:rPr>
                <w:rFonts w:ascii="Times New Roman" w:hAnsi="Times New Roman" w:cs="Times New Roman"/>
              </w:rPr>
            </w:pPr>
            <w:r>
              <w:rPr>
                <w:rFonts w:ascii="Times New Roman" w:hAnsi="Times New Roman" w:cs="Times New Roman"/>
              </w:rPr>
              <w:t>0.92</w:t>
            </w:r>
            <w:r w:rsidRPr="009D1255">
              <w:rPr>
                <w:rFonts w:ascii="Times New Roman" w:hAnsi="Times New Roman" w:cs="Times New Roman"/>
                <w:vertAlign w:val="subscript"/>
              </w:rPr>
              <w:t>(1)</w:t>
            </w:r>
          </w:p>
        </w:tc>
        <w:tc>
          <w:tcPr>
            <w:tcW w:w="1843" w:type="dxa"/>
          </w:tcPr>
          <w:p w14:paraId="252FCC71" w14:textId="58C668A3" w:rsidR="00B25B30" w:rsidRPr="00DE6BDF" w:rsidRDefault="00DE6BDF" w:rsidP="000A04FD">
            <w:pPr>
              <w:rPr>
                <w:rFonts w:ascii="Times New Roman" w:hAnsi="Times New Roman" w:cs="Times New Roman"/>
                <w:vertAlign w:val="subscript"/>
              </w:rPr>
            </w:pPr>
            <w:r>
              <w:rPr>
                <w:rFonts w:ascii="Times New Roman" w:hAnsi="Times New Roman" w:cs="Times New Roman"/>
              </w:rPr>
              <w:t>7.04</w:t>
            </w:r>
            <w:r>
              <w:rPr>
                <w:rFonts w:ascii="Times New Roman" w:hAnsi="Times New Roman" w:cs="Times New Roman"/>
                <w:vertAlign w:val="subscript"/>
              </w:rPr>
              <w:t>(9)</w:t>
            </w:r>
          </w:p>
        </w:tc>
      </w:tr>
      <w:tr w:rsidR="000A04FD" w14:paraId="23A40C18" w14:textId="77777777" w:rsidTr="00D31A53">
        <w:tc>
          <w:tcPr>
            <w:tcW w:w="2943" w:type="dxa"/>
          </w:tcPr>
          <w:p w14:paraId="0F5E2151" w14:textId="6C24F25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Abundance</w:t>
            </w:r>
            <w:r w:rsidR="00AD5662">
              <w:rPr>
                <w:rFonts w:ascii="Times New Roman" w:hAnsi="Times New Roman" w:cs="Times New Roman"/>
                <w:vertAlign w:val="superscript"/>
              </w:rPr>
              <w:t>a</w:t>
            </w:r>
          </w:p>
        </w:tc>
        <w:tc>
          <w:tcPr>
            <w:tcW w:w="1796" w:type="dxa"/>
          </w:tcPr>
          <w:p w14:paraId="2930D21B" w14:textId="54DB8053" w:rsidR="00B25B30" w:rsidRDefault="00DE6BDF" w:rsidP="000A04FD">
            <w:pPr>
              <w:rPr>
                <w:rFonts w:ascii="Times New Roman" w:hAnsi="Times New Roman" w:cs="Times New Roman"/>
              </w:rPr>
            </w:pPr>
            <w:r w:rsidRPr="00DE6BDF">
              <w:rPr>
                <w:rFonts w:ascii="Times New Roman" w:hAnsi="Times New Roman" w:cs="Times New Roman"/>
                <w:b/>
              </w:rPr>
              <w:t>25.25</w:t>
            </w:r>
            <w:r w:rsidRPr="008729B4">
              <w:rPr>
                <w:rFonts w:ascii="Times New Roman" w:hAnsi="Times New Roman" w:cs="Times New Roman"/>
                <w:vertAlign w:val="subscript"/>
              </w:rPr>
              <w:t>(9)</w:t>
            </w:r>
          </w:p>
        </w:tc>
        <w:tc>
          <w:tcPr>
            <w:tcW w:w="1323" w:type="dxa"/>
          </w:tcPr>
          <w:p w14:paraId="50F919B1" w14:textId="396AE4E2" w:rsidR="00B25B30" w:rsidRDefault="00DE6BDF" w:rsidP="000A04FD">
            <w:pPr>
              <w:rPr>
                <w:rFonts w:ascii="Times New Roman" w:hAnsi="Times New Roman" w:cs="Times New Roman"/>
              </w:rPr>
            </w:pPr>
            <w:r w:rsidRPr="00DE6BDF">
              <w:rPr>
                <w:rFonts w:ascii="Times New Roman" w:hAnsi="Times New Roman" w:cs="Times New Roman"/>
                <w:b/>
              </w:rPr>
              <w:t>5.48</w:t>
            </w:r>
            <w:r w:rsidRPr="008729B4">
              <w:rPr>
                <w:rFonts w:ascii="Times New Roman" w:hAnsi="Times New Roman" w:cs="Times New Roman"/>
                <w:vertAlign w:val="subscript"/>
              </w:rPr>
              <w:t>(1)</w:t>
            </w:r>
          </w:p>
        </w:tc>
        <w:tc>
          <w:tcPr>
            <w:tcW w:w="1559" w:type="dxa"/>
          </w:tcPr>
          <w:p w14:paraId="7F5B8ADE" w14:textId="33AAC596" w:rsidR="00B25B30" w:rsidRPr="00DE6BDF" w:rsidRDefault="00DE6BDF" w:rsidP="000A04FD">
            <w:pPr>
              <w:rPr>
                <w:rFonts w:ascii="Times New Roman" w:hAnsi="Times New Roman" w:cs="Times New Roman"/>
              </w:rPr>
            </w:pPr>
            <w:r>
              <w:rPr>
                <w:rFonts w:ascii="Times New Roman" w:hAnsi="Times New Roman" w:cs="Times New Roman"/>
                <w:b/>
              </w:rPr>
              <w:t>6.72</w:t>
            </w:r>
            <w:r w:rsidRPr="009D1255">
              <w:rPr>
                <w:rFonts w:ascii="Times New Roman" w:hAnsi="Times New Roman" w:cs="Times New Roman"/>
                <w:vertAlign w:val="subscript"/>
              </w:rPr>
              <w:t>(1)</w:t>
            </w:r>
          </w:p>
        </w:tc>
        <w:tc>
          <w:tcPr>
            <w:tcW w:w="1276" w:type="dxa"/>
          </w:tcPr>
          <w:p w14:paraId="75EB523E" w14:textId="44F5EBD7" w:rsidR="00B25B30" w:rsidRDefault="00DE6BDF" w:rsidP="000A04FD">
            <w:pPr>
              <w:rPr>
                <w:rFonts w:ascii="Times New Roman" w:hAnsi="Times New Roman" w:cs="Times New Roman"/>
              </w:rPr>
            </w:pPr>
            <w:r>
              <w:rPr>
                <w:rFonts w:ascii="Times New Roman" w:hAnsi="Times New Roman" w:cs="Times New Roman"/>
              </w:rPr>
              <w:t>7.33</w:t>
            </w:r>
            <w:r w:rsidRPr="009D1255">
              <w:rPr>
                <w:rFonts w:ascii="Times New Roman" w:hAnsi="Times New Roman" w:cs="Times New Roman"/>
                <w:vertAlign w:val="subscript"/>
              </w:rPr>
              <w:t>(9)</w:t>
            </w:r>
          </w:p>
        </w:tc>
        <w:tc>
          <w:tcPr>
            <w:tcW w:w="1276" w:type="dxa"/>
          </w:tcPr>
          <w:p w14:paraId="5FBF0E6E" w14:textId="7849DED1" w:rsidR="00B25B30" w:rsidRDefault="00DE6BDF" w:rsidP="000A04FD">
            <w:pPr>
              <w:rPr>
                <w:rFonts w:ascii="Times New Roman" w:hAnsi="Times New Roman" w:cs="Times New Roman"/>
              </w:rPr>
            </w:pPr>
            <w:r>
              <w:rPr>
                <w:rFonts w:ascii="Times New Roman" w:hAnsi="Times New Roman" w:cs="Times New Roman"/>
              </w:rPr>
              <w:t>8.22</w:t>
            </w:r>
            <w:r w:rsidRPr="009D1255">
              <w:rPr>
                <w:rFonts w:ascii="Times New Roman" w:hAnsi="Times New Roman" w:cs="Times New Roman"/>
                <w:vertAlign w:val="subscript"/>
              </w:rPr>
              <w:t>(9)</w:t>
            </w:r>
          </w:p>
        </w:tc>
        <w:tc>
          <w:tcPr>
            <w:tcW w:w="1417" w:type="dxa"/>
          </w:tcPr>
          <w:p w14:paraId="3F99802E" w14:textId="1C4AAFE0" w:rsidR="00B25B30" w:rsidRDefault="00DE6BDF" w:rsidP="000A04FD">
            <w:pPr>
              <w:rPr>
                <w:rFonts w:ascii="Times New Roman" w:hAnsi="Times New Roman" w:cs="Times New Roman"/>
              </w:rPr>
            </w:pPr>
            <w:r>
              <w:rPr>
                <w:rFonts w:ascii="Times New Roman" w:hAnsi="Times New Roman" w:cs="Times New Roman"/>
              </w:rPr>
              <w:t>1.65</w:t>
            </w:r>
            <w:r w:rsidRPr="009D1255">
              <w:rPr>
                <w:rFonts w:ascii="Times New Roman" w:hAnsi="Times New Roman" w:cs="Times New Roman"/>
                <w:vertAlign w:val="subscript"/>
              </w:rPr>
              <w:t>(1)</w:t>
            </w:r>
          </w:p>
        </w:tc>
        <w:tc>
          <w:tcPr>
            <w:tcW w:w="1843" w:type="dxa"/>
          </w:tcPr>
          <w:p w14:paraId="7ED745F7" w14:textId="0612DA3B" w:rsidR="00B25B30" w:rsidRDefault="00DE6BDF" w:rsidP="000A04FD">
            <w:pPr>
              <w:rPr>
                <w:rFonts w:ascii="Times New Roman" w:hAnsi="Times New Roman" w:cs="Times New Roman"/>
              </w:rPr>
            </w:pPr>
            <w:r>
              <w:rPr>
                <w:rFonts w:ascii="Times New Roman" w:hAnsi="Times New Roman" w:cs="Times New Roman"/>
              </w:rPr>
              <w:t>11.85</w:t>
            </w:r>
            <w:r w:rsidRPr="009D1255">
              <w:rPr>
                <w:rFonts w:ascii="Times New Roman" w:hAnsi="Times New Roman" w:cs="Times New Roman"/>
                <w:vertAlign w:val="subscript"/>
              </w:rPr>
              <w:t>(9)</w:t>
            </w:r>
          </w:p>
        </w:tc>
      </w:tr>
      <w:tr w:rsidR="000A04FD" w14:paraId="633C1B13" w14:textId="77777777" w:rsidTr="00D31A53">
        <w:tc>
          <w:tcPr>
            <w:tcW w:w="2943" w:type="dxa"/>
          </w:tcPr>
          <w:p w14:paraId="6770B5D4" w14:textId="13184A8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Rarefied richness</w:t>
            </w:r>
            <w:r w:rsidR="00AD5662">
              <w:rPr>
                <w:rFonts w:ascii="Times New Roman" w:hAnsi="Times New Roman" w:cs="Times New Roman"/>
                <w:vertAlign w:val="superscript"/>
              </w:rPr>
              <w:t>b</w:t>
            </w:r>
          </w:p>
        </w:tc>
        <w:tc>
          <w:tcPr>
            <w:tcW w:w="1796" w:type="dxa"/>
          </w:tcPr>
          <w:p w14:paraId="69FC804C" w14:textId="106DAC02" w:rsidR="00B25B30" w:rsidRDefault="00763EF1" w:rsidP="000A04FD">
            <w:pPr>
              <w:rPr>
                <w:rFonts w:ascii="Times New Roman" w:hAnsi="Times New Roman" w:cs="Times New Roman"/>
              </w:rPr>
            </w:pPr>
            <w:r>
              <w:rPr>
                <w:rFonts w:ascii="Times New Roman" w:hAnsi="Times New Roman" w:cs="Times New Roman"/>
                <w:b/>
              </w:rPr>
              <w:t>1.96</w:t>
            </w:r>
            <w:r w:rsidR="00DE6BDF" w:rsidRPr="008729B4">
              <w:rPr>
                <w:rFonts w:ascii="Times New Roman" w:hAnsi="Times New Roman" w:cs="Times New Roman"/>
                <w:vertAlign w:val="subscript"/>
              </w:rPr>
              <w:t>(9</w:t>
            </w:r>
            <w:r w:rsidRPr="008729B4">
              <w:rPr>
                <w:rFonts w:ascii="Times New Roman" w:hAnsi="Times New Roman" w:cs="Times New Roman"/>
                <w:vertAlign w:val="subscript"/>
              </w:rPr>
              <w:t>,71.1</w:t>
            </w:r>
            <w:r w:rsidR="00DE6BDF" w:rsidRPr="008729B4">
              <w:rPr>
                <w:rFonts w:ascii="Times New Roman" w:hAnsi="Times New Roman" w:cs="Times New Roman"/>
                <w:vertAlign w:val="subscript"/>
              </w:rPr>
              <w:t>)</w:t>
            </w:r>
          </w:p>
        </w:tc>
        <w:tc>
          <w:tcPr>
            <w:tcW w:w="1323" w:type="dxa"/>
          </w:tcPr>
          <w:p w14:paraId="16D2CE3C" w14:textId="33952852" w:rsidR="00B25B30" w:rsidRDefault="00763EF1" w:rsidP="000A04FD">
            <w:pPr>
              <w:rPr>
                <w:rFonts w:ascii="Times New Roman" w:hAnsi="Times New Roman" w:cs="Times New Roman"/>
              </w:rPr>
            </w:pPr>
            <w:r>
              <w:rPr>
                <w:rFonts w:ascii="Times New Roman" w:hAnsi="Times New Roman" w:cs="Times New Roman"/>
                <w:b/>
              </w:rPr>
              <w:t>22.82</w:t>
            </w:r>
            <w:r w:rsidR="00DE6BDF" w:rsidRPr="008729B4">
              <w:rPr>
                <w:rFonts w:ascii="Times New Roman" w:hAnsi="Times New Roman" w:cs="Times New Roman"/>
                <w:vertAlign w:val="subscript"/>
              </w:rPr>
              <w:t>(1</w:t>
            </w:r>
            <w:r w:rsidRPr="008729B4">
              <w:rPr>
                <w:rFonts w:ascii="Times New Roman" w:hAnsi="Times New Roman" w:cs="Times New Roman"/>
                <w:vertAlign w:val="subscript"/>
              </w:rPr>
              <w:t>,7.8</w:t>
            </w:r>
            <w:r w:rsidR="00DE6BDF" w:rsidRPr="008729B4">
              <w:rPr>
                <w:rFonts w:ascii="Times New Roman" w:hAnsi="Times New Roman" w:cs="Times New Roman"/>
                <w:vertAlign w:val="subscript"/>
              </w:rPr>
              <w:t>)</w:t>
            </w:r>
          </w:p>
        </w:tc>
        <w:tc>
          <w:tcPr>
            <w:tcW w:w="1559" w:type="dxa"/>
          </w:tcPr>
          <w:p w14:paraId="303E997B" w14:textId="1DA08EE4" w:rsidR="00B25B30" w:rsidRDefault="00763EF1" w:rsidP="000A04FD">
            <w:pPr>
              <w:rPr>
                <w:rFonts w:ascii="Times New Roman" w:hAnsi="Times New Roman" w:cs="Times New Roman"/>
              </w:rPr>
            </w:pPr>
            <w:r>
              <w:rPr>
                <w:rFonts w:ascii="Times New Roman" w:hAnsi="Times New Roman" w:cs="Times New Roman"/>
              </w:rPr>
              <w:t>1.13</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,82.7</w:t>
            </w:r>
            <w:r w:rsidR="00DE6BDF" w:rsidRPr="009D1255">
              <w:rPr>
                <w:rFonts w:ascii="Times New Roman" w:hAnsi="Times New Roman" w:cs="Times New Roman"/>
                <w:vertAlign w:val="subscript"/>
              </w:rPr>
              <w:t>)</w:t>
            </w:r>
          </w:p>
        </w:tc>
        <w:tc>
          <w:tcPr>
            <w:tcW w:w="1276" w:type="dxa"/>
          </w:tcPr>
          <w:p w14:paraId="6C92DAAC" w14:textId="1570D3F7" w:rsidR="00B25B30" w:rsidRDefault="00763EF1" w:rsidP="000A04FD">
            <w:pPr>
              <w:rPr>
                <w:rFonts w:ascii="Times New Roman" w:hAnsi="Times New Roman" w:cs="Times New Roman"/>
              </w:rPr>
            </w:pPr>
            <w:r>
              <w:rPr>
                <w:rFonts w:ascii="Times New Roman" w:hAnsi="Times New Roman" w:cs="Times New Roman"/>
              </w:rPr>
              <w:t>0.66</w:t>
            </w:r>
            <w:r w:rsidR="00DE6BDF" w:rsidRPr="009D1255">
              <w:rPr>
                <w:rFonts w:ascii="Times New Roman" w:hAnsi="Times New Roman" w:cs="Times New Roman"/>
                <w:vertAlign w:val="subscript"/>
              </w:rPr>
              <w:t>(9</w:t>
            </w:r>
            <w:r w:rsidRPr="009D1255">
              <w:rPr>
                <w:rFonts w:ascii="Times New Roman" w:hAnsi="Times New Roman" w:cs="Times New Roman"/>
                <w:vertAlign w:val="subscript"/>
              </w:rPr>
              <w:t>,80.9</w:t>
            </w:r>
            <w:r w:rsidR="00DE6BDF" w:rsidRPr="009D1255">
              <w:rPr>
                <w:rFonts w:ascii="Times New Roman" w:hAnsi="Times New Roman" w:cs="Times New Roman"/>
                <w:vertAlign w:val="subscript"/>
              </w:rPr>
              <w:t>)</w:t>
            </w:r>
          </w:p>
        </w:tc>
        <w:tc>
          <w:tcPr>
            <w:tcW w:w="1276" w:type="dxa"/>
          </w:tcPr>
          <w:p w14:paraId="58DBF444" w14:textId="2839AFE1" w:rsidR="00B25B30" w:rsidRDefault="00DE6BDF" w:rsidP="000A04FD">
            <w:pPr>
              <w:rPr>
                <w:rFonts w:ascii="Times New Roman" w:hAnsi="Times New Roman" w:cs="Times New Roman"/>
              </w:rPr>
            </w:pPr>
            <w:r>
              <w:rPr>
                <w:rFonts w:ascii="Times New Roman" w:hAnsi="Times New Roman" w:cs="Times New Roman"/>
              </w:rPr>
              <w:t>-</w:t>
            </w:r>
          </w:p>
        </w:tc>
        <w:tc>
          <w:tcPr>
            <w:tcW w:w="1417" w:type="dxa"/>
          </w:tcPr>
          <w:p w14:paraId="0936B13E" w14:textId="43AC4606" w:rsidR="00B25B30" w:rsidRDefault="00763EF1" w:rsidP="000A04FD">
            <w:pPr>
              <w:rPr>
                <w:rFonts w:ascii="Times New Roman" w:hAnsi="Times New Roman" w:cs="Times New Roman"/>
              </w:rPr>
            </w:pPr>
            <w:r>
              <w:rPr>
                <w:rFonts w:ascii="Times New Roman" w:hAnsi="Times New Roman" w:cs="Times New Roman"/>
              </w:rPr>
              <w:t>0.67</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,81.9</w:t>
            </w:r>
            <w:r w:rsidR="00DE6BDF" w:rsidRPr="009D1255">
              <w:rPr>
                <w:rFonts w:ascii="Times New Roman" w:hAnsi="Times New Roman" w:cs="Times New Roman"/>
                <w:vertAlign w:val="subscript"/>
              </w:rPr>
              <w:t>)</w:t>
            </w:r>
          </w:p>
        </w:tc>
        <w:tc>
          <w:tcPr>
            <w:tcW w:w="1843" w:type="dxa"/>
          </w:tcPr>
          <w:p w14:paraId="123A5784" w14:textId="481D1F42" w:rsidR="00B25B30" w:rsidRDefault="00DE6BDF" w:rsidP="000A04FD">
            <w:pPr>
              <w:rPr>
                <w:rFonts w:ascii="Times New Roman" w:hAnsi="Times New Roman" w:cs="Times New Roman"/>
              </w:rPr>
            </w:pPr>
            <w:r>
              <w:rPr>
                <w:rFonts w:ascii="Times New Roman" w:hAnsi="Times New Roman" w:cs="Times New Roman"/>
              </w:rPr>
              <w:t>-</w:t>
            </w:r>
          </w:p>
        </w:tc>
      </w:tr>
      <w:tr w:rsidR="000A04FD" w14:paraId="58D46D4D" w14:textId="77777777" w:rsidTr="00D31A53">
        <w:tc>
          <w:tcPr>
            <w:tcW w:w="2943" w:type="dxa"/>
          </w:tcPr>
          <w:p w14:paraId="630A661E" w14:textId="03D61725"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Community</w:t>
            </w:r>
            <w:r w:rsidR="00B25B30">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2012</w:t>
            </w:r>
          </w:p>
        </w:tc>
        <w:tc>
          <w:tcPr>
            <w:tcW w:w="1796" w:type="dxa"/>
          </w:tcPr>
          <w:p w14:paraId="20FC81A4" w14:textId="7F509ACA" w:rsidR="00B25B30" w:rsidRDefault="00763EF1" w:rsidP="000A04FD">
            <w:pPr>
              <w:rPr>
                <w:rFonts w:ascii="Times New Roman" w:hAnsi="Times New Roman" w:cs="Times New Roman"/>
              </w:rPr>
            </w:pPr>
            <w:r>
              <w:rPr>
                <w:rFonts w:ascii="Times New Roman" w:hAnsi="Times New Roman" w:cs="Times New Roman"/>
              </w:rPr>
              <w:t>0.96</w:t>
            </w:r>
            <w:r w:rsidRPr="008729B4">
              <w:rPr>
                <w:rFonts w:ascii="Times New Roman" w:hAnsi="Times New Roman" w:cs="Times New Roman"/>
                <w:vertAlign w:val="subscript"/>
              </w:rPr>
              <w:t>(9,51)</w:t>
            </w:r>
          </w:p>
        </w:tc>
        <w:tc>
          <w:tcPr>
            <w:tcW w:w="1323" w:type="dxa"/>
          </w:tcPr>
          <w:p w14:paraId="120623E8" w14:textId="40B5EE09" w:rsidR="00B25B30" w:rsidRDefault="00763EF1" w:rsidP="000A04FD">
            <w:pPr>
              <w:rPr>
                <w:rFonts w:ascii="Times New Roman" w:hAnsi="Times New Roman" w:cs="Times New Roman"/>
              </w:rPr>
            </w:pPr>
            <w:r>
              <w:rPr>
                <w:rFonts w:ascii="Times New Roman" w:hAnsi="Times New Roman" w:cs="Times New Roman"/>
              </w:rPr>
              <w:t>1.26</w:t>
            </w:r>
            <w:r w:rsidRPr="008729B4">
              <w:rPr>
                <w:rFonts w:ascii="Times New Roman" w:hAnsi="Times New Roman" w:cs="Times New Roman"/>
                <w:vertAlign w:val="subscript"/>
              </w:rPr>
              <w:t>(1,7)</w:t>
            </w:r>
          </w:p>
        </w:tc>
        <w:tc>
          <w:tcPr>
            <w:tcW w:w="1559" w:type="dxa"/>
          </w:tcPr>
          <w:p w14:paraId="109C3F05" w14:textId="77777777" w:rsidR="00B25B30" w:rsidRDefault="00B25B30" w:rsidP="000A04FD">
            <w:pPr>
              <w:rPr>
                <w:rFonts w:ascii="Times New Roman" w:hAnsi="Times New Roman" w:cs="Times New Roman"/>
              </w:rPr>
            </w:pPr>
          </w:p>
        </w:tc>
        <w:tc>
          <w:tcPr>
            <w:tcW w:w="1276" w:type="dxa"/>
          </w:tcPr>
          <w:p w14:paraId="552A5E15" w14:textId="40EBE9DB" w:rsidR="00B25B30" w:rsidRDefault="00DE6BDF" w:rsidP="000A04FD">
            <w:pPr>
              <w:rPr>
                <w:rFonts w:ascii="Times New Roman" w:hAnsi="Times New Roman" w:cs="Times New Roman"/>
              </w:rPr>
            </w:pPr>
            <w:r>
              <w:rPr>
                <w:rFonts w:ascii="Times New Roman" w:hAnsi="Times New Roman" w:cs="Times New Roman"/>
              </w:rPr>
              <w:t>0.91</w:t>
            </w:r>
            <w:r w:rsidRPr="009D1255">
              <w:rPr>
                <w:rFonts w:ascii="Times New Roman" w:hAnsi="Times New Roman" w:cs="Times New Roman"/>
                <w:vertAlign w:val="subscript"/>
              </w:rPr>
              <w:t>(9,42)</w:t>
            </w:r>
          </w:p>
        </w:tc>
        <w:tc>
          <w:tcPr>
            <w:tcW w:w="1276" w:type="dxa"/>
          </w:tcPr>
          <w:p w14:paraId="55683F78" w14:textId="77777777" w:rsidR="00B25B30" w:rsidRDefault="00B25B30" w:rsidP="000A04FD">
            <w:pPr>
              <w:rPr>
                <w:rFonts w:ascii="Times New Roman" w:hAnsi="Times New Roman" w:cs="Times New Roman"/>
              </w:rPr>
            </w:pPr>
          </w:p>
        </w:tc>
        <w:tc>
          <w:tcPr>
            <w:tcW w:w="1417" w:type="dxa"/>
          </w:tcPr>
          <w:p w14:paraId="1B57B164" w14:textId="77777777" w:rsidR="00B25B30" w:rsidRDefault="00B25B30" w:rsidP="000A04FD">
            <w:pPr>
              <w:rPr>
                <w:rFonts w:ascii="Times New Roman" w:hAnsi="Times New Roman" w:cs="Times New Roman"/>
              </w:rPr>
            </w:pPr>
          </w:p>
        </w:tc>
        <w:tc>
          <w:tcPr>
            <w:tcW w:w="1843" w:type="dxa"/>
          </w:tcPr>
          <w:p w14:paraId="0E3D1828" w14:textId="77777777" w:rsidR="00B25B30" w:rsidRDefault="00B25B30" w:rsidP="000A04FD">
            <w:pPr>
              <w:rPr>
                <w:rFonts w:ascii="Times New Roman" w:hAnsi="Times New Roman" w:cs="Times New Roman"/>
              </w:rPr>
            </w:pPr>
          </w:p>
        </w:tc>
      </w:tr>
      <w:tr w:rsidR="000A04FD" w14:paraId="3C5B7C3F" w14:textId="77777777" w:rsidTr="00D31A53">
        <w:tc>
          <w:tcPr>
            <w:tcW w:w="2943" w:type="dxa"/>
          </w:tcPr>
          <w:p w14:paraId="708993E0" w14:textId="698F9FCA" w:rsidR="00183A6F" w:rsidRDefault="008545FB" w:rsidP="00B25B30">
            <w:pPr>
              <w:jc w:val="right"/>
              <w:rPr>
                <w:rFonts w:ascii="Times New Roman" w:hAnsi="Times New Roman" w:cs="Times New Roman"/>
              </w:rPr>
            </w:pPr>
            <w:r>
              <w:rPr>
                <w:rFonts w:ascii="Times New Roman" w:hAnsi="Times New Roman" w:cs="Times New Roman"/>
              </w:rPr>
              <w:t>Community</w:t>
            </w:r>
            <w:r w:rsidR="00183A6F">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2013</w:t>
            </w:r>
          </w:p>
        </w:tc>
        <w:tc>
          <w:tcPr>
            <w:tcW w:w="1796" w:type="dxa"/>
          </w:tcPr>
          <w:p w14:paraId="68FADCED" w14:textId="4A43024F" w:rsidR="00183A6F" w:rsidRDefault="00763EF1" w:rsidP="000A04FD">
            <w:pPr>
              <w:rPr>
                <w:rFonts w:ascii="Times New Roman" w:hAnsi="Times New Roman" w:cs="Times New Roman"/>
              </w:rPr>
            </w:pPr>
            <w:r>
              <w:rPr>
                <w:rFonts w:ascii="Times New Roman" w:hAnsi="Times New Roman" w:cs="Times New Roman"/>
              </w:rPr>
              <w:t>1.17</w:t>
            </w:r>
            <w:r w:rsidRPr="008729B4">
              <w:rPr>
                <w:rFonts w:ascii="Times New Roman" w:hAnsi="Times New Roman" w:cs="Times New Roman"/>
                <w:vertAlign w:val="subscript"/>
              </w:rPr>
              <w:t>(9,68)</w:t>
            </w:r>
          </w:p>
        </w:tc>
        <w:tc>
          <w:tcPr>
            <w:tcW w:w="1323" w:type="dxa"/>
          </w:tcPr>
          <w:p w14:paraId="7AFA674E" w14:textId="624D21EF" w:rsidR="00183A6F" w:rsidRDefault="00763EF1" w:rsidP="000A04FD">
            <w:pPr>
              <w:rPr>
                <w:rFonts w:ascii="Times New Roman" w:hAnsi="Times New Roman" w:cs="Times New Roman"/>
              </w:rPr>
            </w:pPr>
            <w:r w:rsidRPr="00763EF1">
              <w:rPr>
                <w:rFonts w:ascii="Times New Roman" w:hAnsi="Times New Roman" w:cs="Times New Roman"/>
                <w:b/>
              </w:rPr>
              <w:t>5.70</w:t>
            </w:r>
            <w:r w:rsidRPr="008729B4">
              <w:rPr>
                <w:rFonts w:ascii="Times New Roman" w:hAnsi="Times New Roman" w:cs="Times New Roman"/>
                <w:vertAlign w:val="subscript"/>
              </w:rPr>
              <w:t>(1,9)</w:t>
            </w:r>
          </w:p>
        </w:tc>
        <w:tc>
          <w:tcPr>
            <w:tcW w:w="1559" w:type="dxa"/>
          </w:tcPr>
          <w:p w14:paraId="735A1B29" w14:textId="77777777" w:rsidR="00183A6F" w:rsidRDefault="00183A6F" w:rsidP="000A04FD">
            <w:pPr>
              <w:rPr>
                <w:rFonts w:ascii="Times New Roman" w:hAnsi="Times New Roman" w:cs="Times New Roman"/>
              </w:rPr>
            </w:pPr>
          </w:p>
        </w:tc>
        <w:tc>
          <w:tcPr>
            <w:tcW w:w="1276" w:type="dxa"/>
          </w:tcPr>
          <w:p w14:paraId="62D0EF99" w14:textId="3EA0EE97" w:rsidR="00183A6F" w:rsidRDefault="00763EF1" w:rsidP="000A04FD">
            <w:pPr>
              <w:rPr>
                <w:rFonts w:ascii="Times New Roman" w:hAnsi="Times New Roman" w:cs="Times New Roman"/>
              </w:rPr>
            </w:pPr>
            <w:r>
              <w:rPr>
                <w:rFonts w:ascii="Times New Roman" w:hAnsi="Times New Roman" w:cs="Times New Roman"/>
              </w:rPr>
              <w:t>0.69</w:t>
            </w:r>
            <w:r w:rsidRPr="009D1255">
              <w:rPr>
                <w:rFonts w:ascii="Times New Roman" w:hAnsi="Times New Roman" w:cs="Times New Roman"/>
                <w:vertAlign w:val="subscript"/>
              </w:rPr>
              <w:t>(6,62)</w:t>
            </w:r>
          </w:p>
        </w:tc>
        <w:tc>
          <w:tcPr>
            <w:tcW w:w="1276" w:type="dxa"/>
          </w:tcPr>
          <w:p w14:paraId="0484BC98" w14:textId="77777777" w:rsidR="00183A6F" w:rsidRDefault="00183A6F" w:rsidP="000A04FD">
            <w:pPr>
              <w:rPr>
                <w:rFonts w:ascii="Times New Roman" w:hAnsi="Times New Roman" w:cs="Times New Roman"/>
              </w:rPr>
            </w:pPr>
          </w:p>
        </w:tc>
        <w:tc>
          <w:tcPr>
            <w:tcW w:w="1417" w:type="dxa"/>
          </w:tcPr>
          <w:p w14:paraId="7343B7EE" w14:textId="77777777" w:rsidR="00183A6F" w:rsidRDefault="00183A6F" w:rsidP="000A04FD">
            <w:pPr>
              <w:rPr>
                <w:rFonts w:ascii="Times New Roman" w:hAnsi="Times New Roman" w:cs="Times New Roman"/>
              </w:rPr>
            </w:pPr>
          </w:p>
        </w:tc>
        <w:tc>
          <w:tcPr>
            <w:tcW w:w="1843" w:type="dxa"/>
          </w:tcPr>
          <w:p w14:paraId="07F425D1" w14:textId="77777777" w:rsidR="00183A6F" w:rsidRDefault="00183A6F" w:rsidP="000A04FD">
            <w:pPr>
              <w:rPr>
                <w:rFonts w:ascii="Times New Roman" w:hAnsi="Times New Roman" w:cs="Times New Roman"/>
              </w:rPr>
            </w:pPr>
          </w:p>
        </w:tc>
      </w:tr>
      <w:tr w:rsidR="000A04FD" w14:paraId="596FEDE6" w14:textId="77777777" w:rsidTr="00D31A53">
        <w:tc>
          <w:tcPr>
            <w:tcW w:w="2943" w:type="dxa"/>
          </w:tcPr>
          <w:p w14:paraId="637B6C80" w14:textId="3093C633" w:rsidR="008545FB" w:rsidRPr="008545FB" w:rsidRDefault="008545FB" w:rsidP="008545FB">
            <w:pPr>
              <w:rPr>
                <w:rFonts w:ascii="Times New Roman" w:hAnsi="Times New Roman" w:cs="Times New Roman"/>
                <w:i/>
              </w:rPr>
            </w:pPr>
            <w:r>
              <w:rPr>
                <w:rFonts w:ascii="Times New Roman" w:hAnsi="Times New Roman" w:cs="Times New Roman"/>
                <w:i/>
              </w:rPr>
              <w:t>Root-associated Mycorrhiza</w:t>
            </w:r>
          </w:p>
        </w:tc>
        <w:tc>
          <w:tcPr>
            <w:tcW w:w="1796" w:type="dxa"/>
          </w:tcPr>
          <w:p w14:paraId="10FE5188" w14:textId="77777777" w:rsidR="008545FB" w:rsidRDefault="008545FB" w:rsidP="000A04FD">
            <w:pPr>
              <w:rPr>
                <w:rFonts w:ascii="Times New Roman" w:hAnsi="Times New Roman" w:cs="Times New Roman"/>
              </w:rPr>
            </w:pPr>
          </w:p>
        </w:tc>
        <w:tc>
          <w:tcPr>
            <w:tcW w:w="1323" w:type="dxa"/>
          </w:tcPr>
          <w:p w14:paraId="078A7885" w14:textId="77777777" w:rsidR="008545FB" w:rsidRDefault="008545FB" w:rsidP="000A04FD">
            <w:pPr>
              <w:rPr>
                <w:rFonts w:ascii="Times New Roman" w:hAnsi="Times New Roman" w:cs="Times New Roman"/>
              </w:rPr>
            </w:pPr>
          </w:p>
        </w:tc>
        <w:tc>
          <w:tcPr>
            <w:tcW w:w="1559" w:type="dxa"/>
          </w:tcPr>
          <w:p w14:paraId="663E3CF0" w14:textId="77777777" w:rsidR="008545FB" w:rsidRDefault="008545FB" w:rsidP="000A04FD">
            <w:pPr>
              <w:rPr>
                <w:rFonts w:ascii="Times New Roman" w:hAnsi="Times New Roman" w:cs="Times New Roman"/>
              </w:rPr>
            </w:pPr>
          </w:p>
        </w:tc>
        <w:tc>
          <w:tcPr>
            <w:tcW w:w="1276" w:type="dxa"/>
          </w:tcPr>
          <w:p w14:paraId="7CB4ACFC" w14:textId="77777777" w:rsidR="008545FB" w:rsidRDefault="008545FB" w:rsidP="000A04FD">
            <w:pPr>
              <w:rPr>
                <w:rFonts w:ascii="Times New Roman" w:hAnsi="Times New Roman" w:cs="Times New Roman"/>
              </w:rPr>
            </w:pPr>
          </w:p>
        </w:tc>
        <w:tc>
          <w:tcPr>
            <w:tcW w:w="1276" w:type="dxa"/>
          </w:tcPr>
          <w:p w14:paraId="3A5D2BAB" w14:textId="77777777" w:rsidR="008545FB" w:rsidRDefault="008545FB" w:rsidP="000A04FD">
            <w:pPr>
              <w:rPr>
                <w:rFonts w:ascii="Times New Roman" w:hAnsi="Times New Roman" w:cs="Times New Roman"/>
              </w:rPr>
            </w:pPr>
          </w:p>
        </w:tc>
        <w:tc>
          <w:tcPr>
            <w:tcW w:w="1417" w:type="dxa"/>
          </w:tcPr>
          <w:p w14:paraId="23611D28" w14:textId="77777777" w:rsidR="008545FB" w:rsidRDefault="008545FB" w:rsidP="000A04FD">
            <w:pPr>
              <w:rPr>
                <w:rFonts w:ascii="Times New Roman" w:hAnsi="Times New Roman" w:cs="Times New Roman"/>
              </w:rPr>
            </w:pPr>
          </w:p>
        </w:tc>
        <w:tc>
          <w:tcPr>
            <w:tcW w:w="1843" w:type="dxa"/>
          </w:tcPr>
          <w:p w14:paraId="5FA85FCC" w14:textId="77777777" w:rsidR="008545FB" w:rsidRDefault="008545FB" w:rsidP="000A04FD">
            <w:pPr>
              <w:rPr>
                <w:rFonts w:ascii="Times New Roman" w:hAnsi="Times New Roman" w:cs="Times New Roman"/>
              </w:rPr>
            </w:pPr>
          </w:p>
        </w:tc>
      </w:tr>
      <w:tr w:rsidR="000A04FD" w14:paraId="1A982326" w14:textId="77777777" w:rsidTr="00D31A53">
        <w:tc>
          <w:tcPr>
            <w:tcW w:w="2943" w:type="dxa"/>
          </w:tcPr>
          <w:p w14:paraId="5E76959B" w14:textId="4742A12F" w:rsidR="008118C6" w:rsidRPr="00AD5662" w:rsidRDefault="008118C6" w:rsidP="00B25B30">
            <w:pPr>
              <w:jc w:val="right"/>
              <w:rPr>
                <w:rFonts w:ascii="Times New Roman" w:hAnsi="Times New Roman" w:cs="Times New Roman"/>
                <w:vertAlign w:val="super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6563860" w14:textId="18DD3703" w:rsidR="008118C6" w:rsidRDefault="00763EF1" w:rsidP="000A04FD">
            <w:pPr>
              <w:rPr>
                <w:rFonts w:ascii="Times New Roman" w:hAnsi="Times New Roman" w:cs="Times New Roman"/>
              </w:rPr>
            </w:pPr>
            <w:r>
              <w:rPr>
                <w:rFonts w:ascii="Times New Roman" w:hAnsi="Times New Roman" w:cs="Times New Roman"/>
              </w:rPr>
              <w:t>1.28</w:t>
            </w:r>
            <w:r w:rsidRPr="008729B4">
              <w:rPr>
                <w:rFonts w:ascii="Times New Roman" w:hAnsi="Times New Roman" w:cs="Times New Roman"/>
                <w:vertAlign w:val="subscript"/>
              </w:rPr>
              <w:t>(9,95.0)</w:t>
            </w:r>
          </w:p>
        </w:tc>
        <w:tc>
          <w:tcPr>
            <w:tcW w:w="1323" w:type="dxa"/>
          </w:tcPr>
          <w:p w14:paraId="34BD5EEB" w14:textId="452B8E94" w:rsidR="008118C6" w:rsidRDefault="00763EF1" w:rsidP="000A04FD">
            <w:pPr>
              <w:rPr>
                <w:rFonts w:ascii="Times New Roman" w:hAnsi="Times New Roman" w:cs="Times New Roman"/>
              </w:rPr>
            </w:pPr>
            <w:r>
              <w:rPr>
                <w:rFonts w:ascii="Times New Roman" w:hAnsi="Times New Roman" w:cs="Times New Roman"/>
              </w:rPr>
              <w:t>1.01</w:t>
            </w:r>
            <w:r w:rsidRPr="008729B4">
              <w:rPr>
                <w:rFonts w:ascii="Times New Roman" w:hAnsi="Times New Roman" w:cs="Times New Roman"/>
                <w:vertAlign w:val="subscript"/>
              </w:rPr>
              <w:t>(1,8.8)</w:t>
            </w:r>
          </w:p>
        </w:tc>
        <w:tc>
          <w:tcPr>
            <w:tcW w:w="1559" w:type="dxa"/>
          </w:tcPr>
          <w:p w14:paraId="5FEF1F02" w14:textId="2AD8B9A5" w:rsidR="008118C6" w:rsidRDefault="008118C6" w:rsidP="000A04FD">
            <w:pPr>
              <w:rPr>
                <w:rFonts w:ascii="Times New Roman" w:hAnsi="Times New Roman" w:cs="Times New Roman"/>
              </w:rPr>
            </w:pPr>
            <w:r>
              <w:rPr>
                <w:rFonts w:ascii="Times New Roman" w:hAnsi="Times New Roman" w:cs="Times New Roman"/>
              </w:rPr>
              <w:t>-</w:t>
            </w:r>
          </w:p>
        </w:tc>
        <w:tc>
          <w:tcPr>
            <w:tcW w:w="1276" w:type="dxa"/>
          </w:tcPr>
          <w:p w14:paraId="73856E0F" w14:textId="58B99C59" w:rsidR="008118C6" w:rsidRDefault="00763EF1" w:rsidP="000A04FD">
            <w:pPr>
              <w:rPr>
                <w:rFonts w:ascii="Times New Roman" w:hAnsi="Times New Roman" w:cs="Times New Roman"/>
              </w:rPr>
            </w:pPr>
            <w:r>
              <w:rPr>
                <w:rFonts w:ascii="Times New Roman" w:hAnsi="Times New Roman" w:cs="Times New Roman"/>
              </w:rPr>
              <w:t>1.23</w:t>
            </w:r>
            <w:r w:rsidRPr="009D1255">
              <w:rPr>
                <w:rFonts w:ascii="Times New Roman" w:hAnsi="Times New Roman" w:cs="Times New Roman"/>
                <w:vertAlign w:val="subscript"/>
              </w:rPr>
              <w:t>(9,95.8)</w:t>
            </w:r>
          </w:p>
        </w:tc>
        <w:tc>
          <w:tcPr>
            <w:tcW w:w="1276" w:type="dxa"/>
          </w:tcPr>
          <w:p w14:paraId="60DC2996" w14:textId="331C28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79344E4F" w14:textId="5CEE92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6AD1F56" w14:textId="4C4EF64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3E313821" w14:textId="77777777" w:rsidTr="00D31A53">
        <w:tc>
          <w:tcPr>
            <w:tcW w:w="2943" w:type="dxa"/>
          </w:tcPr>
          <w:p w14:paraId="3A8650F2" w14:textId="1C56CF2E"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DDC2AC1" w14:textId="23ABB956" w:rsidR="008118C6" w:rsidRDefault="00763EF1" w:rsidP="000A04FD">
            <w:pPr>
              <w:rPr>
                <w:rFonts w:ascii="Times New Roman" w:hAnsi="Times New Roman" w:cs="Times New Roman"/>
              </w:rPr>
            </w:pPr>
            <w:r>
              <w:rPr>
                <w:rFonts w:ascii="Times New Roman" w:hAnsi="Times New Roman" w:cs="Times New Roman"/>
              </w:rPr>
              <w:t>0.80</w:t>
            </w:r>
            <w:r w:rsidRPr="008729B4">
              <w:rPr>
                <w:rFonts w:ascii="Times New Roman" w:hAnsi="Times New Roman" w:cs="Times New Roman"/>
                <w:vertAlign w:val="subscript"/>
              </w:rPr>
              <w:t>(9,95.5)</w:t>
            </w:r>
          </w:p>
        </w:tc>
        <w:tc>
          <w:tcPr>
            <w:tcW w:w="1323" w:type="dxa"/>
          </w:tcPr>
          <w:p w14:paraId="12611BF6" w14:textId="10690049" w:rsidR="008118C6" w:rsidRDefault="00763EF1" w:rsidP="000A04FD">
            <w:pPr>
              <w:rPr>
                <w:rFonts w:ascii="Times New Roman" w:hAnsi="Times New Roman" w:cs="Times New Roman"/>
              </w:rPr>
            </w:pPr>
            <w:r>
              <w:rPr>
                <w:rFonts w:ascii="Times New Roman" w:hAnsi="Times New Roman" w:cs="Times New Roman"/>
              </w:rPr>
              <w:t>0.36</w:t>
            </w:r>
            <w:r w:rsidRPr="008729B4">
              <w:rPr>
                <w:rFonts w:ascii="Times New Roman" w:hAnsi="Times New Roman" w:cs="Times New Roman"/>
                <w:vertAlign w:val="subscript"/>
              </w:rPr>
              <w:t>(1,8.7)</w:t>
            </w:r>
          </w:p>
        </w:tc>
        <w:tc>
          <w:tcPr>
            <w:tcW w:w="1559" w:type="dxa"/>
          </w:tcPr>
          <w:p w14:paraId="327A6AC9" w14:textId="37EC2DE0"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1D5F6043" w14:textId="2FC9074F" w:rsidR="008118C6" w:rsidRDefault="00763EF1" w:rsidP="000A04FD">
            <w:pPr>
              <w:rPr>
                <w:rFonts w:ascii="Times New Roman" w:hAnsi="Times New Roman" w:cs="Times New Roman"/>
              </w:rPr>
            </w:pPr>
            <w:r>
              <w:rPr>
                <w:rFonts w:ascii="Times New Roman" w:hAnsi="Times New Roman" w:cs="Times New Roman"/>
              </w:rPr>
              <w:t>1.03</w:t>
            </w:r>
            <w:r w:rsidRPr="009D1255">
              <w:rPr>
                <w:rFonts w:ascii="Times New Roman" w:hAnsi="Times New Roman" w:cs="Times New Roman"/>
                <w:vertAlign w:val="subscript"/>
              </w:rPr>
              <w:t>(9,96.4)</w:t>
            </w:r>
          </w:p>
        </w:tc>
        <w:tc>
          <w:tcPr>
            <w:tcW w:w="1276" w:type="dxa"/>
          </w:tcPr>
          <w:p w14:paraId="6EFCA980" w14:textId="5A531281"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DFF986C" w14:textId="47649B6A"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1874A12" w14:textId="0C4BC17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6D20C37" w14:textId="77777777" w:rsidTr="00D31A53">
        <w:tc>
          <w:tcPr>
            <w:tcW w:w="2943" w:type="dxa"/>
          </w:tcPr>
          <w:p w14:paraId="793ABB7E" w14:textId="4956D860"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5D37C210" w14:textId="4C5F4CD5" w:rsidR="008118C6" w:rsidRDefault="00AF6F4C" w:rsidP="000A04FD">
            <w:pPr>
              <w:rPr>
                <w:rFonts w:ascii="Times New Roman" w:hAnsi="Times New Roman" w:cs="Times New Roman"/>
              </w:rPr>
            </w:pPr>
            <w:r>
              <w:rPr>
                <w:rFonts w:ascii="Times New Roman" w:hAnsi="Times New Roman" w:cs="Times New Roman"/>
              </w:rPr>
              <w:t>0.87</w:t>
            </w:r>
            <w:r w:rsidRPr="008729B4">
              <w:rPr>
                <w:rFonts w:ascii="Times New Roman" w:hAnsi="Times New Roman" w:cs="Times New Roman"/>
                <w:vertAlign w:val="subscript"/>
              </w:rPr>
              <w:t>(9,95.1)</w:t>
            </w:r>
          </w:p>
        </w:tc>
        <w:tc>
          <w:tcPr>
            <w:tcW w:w="1323" w:type="dxa"/>
          </w:tcPr>
          <w:p w14:paraId="3F1CD23A" w14:textId="01F141A4" w:rsidR="008118C6" w:rsidRDefault="00AF6F4C" w:rsidP="000A04FD">
            <w:pPr>
              <w:rPr>
                <w:rFonts w:ascii="Times New Roman" w:hAnsi="Times New Roman" w:cs="Times New Roman"/>
              </w:rPr>
            </w:pPr>
            <w:r>
              <w:rPr>
                <w:rFonts w:ascii="Times New Roman" w:hAnsi="Times New Roman" w:cs="Times New Roman"/>
              </w:rPr>
              <w:t>0.88</w:t>
            </w:r>
            <w:r w:rsidRPr="008729B4">
              <w:rPr>
                <w:rFonts w:ascii="Times New Roman" w:hAnsi="Times New Roman" w:cs="Times New Roman"/>
                <w:vertAlign w:val="subscript"/>
              </w:rPr>
              <w:t>(1,8.8)</w:t>
            </w:r>
          </w:p>
        </w:tc>
        <w:tc>
          <w:tcPr>
            <w:tcW w:w="1559" w:type="dxa"/>
          </w:tcPr>
          <w:p w14:paraId="4FB9E2EC" w14:textId="7AA8B52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434822" w14:textId="363B9061" w:rsidR="008118C6" w:rsidRDefault="00AF6F4C" w:rsidP="000A04FD">
            <w:pPr>
              <w:rPr>
                <w:rFonts w:ascii="Times New Roman" w:hAnsi="Times New Roman" w:cs="Times New Roman"/>
              </w:rPr>
            </w:pPr>
            <w:r>
              <w:rPr>
                <w:rFonts w:ascii="Times New Roman" w:hAnsi="Times New Roman" w:cs="Times New Roman"/>
              </w:rPr>
              <w:t>0.93</w:t>
            </w:r>
            <w:r w:rsidRPr="009D1255">
              <w:rPr>
                <w:rFonts w:ascii="Times New Roman" w:hAnsi="Times New Roman" w:cs="Times New Roman"/>
                <w:vertAlign w:val="subscript"/>
              </w:rPr>
              <w:t>(9,95.9)</w:t>
            </w:r>
          </w:p>
        </w:tc>
        <w:tc>
          <w:tcPr>
            <w:tcW w:w="1276" w:type="dxa"/>
          </w:tcPr>
          <w:p w14:paraId="1533165F" w14:textId="3FF9BBC6"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3EE0211" w14:textId="79AB03E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3CD231EC" w14:textId="5148BAE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D671FF4" w14:textId="77777777" w:rsidTr="00D31A53">
        <w:tc>
          <w:tcPr>
            <w:tcW w:w="2943" w:type="dxa"/>
          </w:tcPr>
          <w:p w14:paraId="431181EB" w14:textId="20D0CCF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11B1EBE4" w14:textId="1FBE4274" w:rsidR="008118C6" w:rsidRDefault="00BA314E" w:rsidP="000A04FD">
            <w:pPr>
              <w:rPr>
                <w:rFonts w:ascii="Times New Roman" w:hAnsi="Times New Roman" w:cs="Times New Roman"/>
              </w:rPr>
            </w:pPr>
            <w:r w:rsidRPr="00BA314E">
              <w:rPr>
                <w:rFonts w:ascii="Times New Roman" w:hAnsi="Times New Roman" w:cs="Times New Roman"/>
                <w:b/>
              </w:rPr>
              <w:t>1.01</w:t>
            </w:r>
            <w:r w:rsidRPr="008729B4">
              <w:rPr>
                <w:rFonts w:ascii="Times New Roman" w:hAnsi="Times New Roman" w:cs="Times New Roman"/>
                <w:vertAlign w:val="subscript"/>
              </w:rPr>
              <w:t>(9,117)</w:t>
            </w:r>
          </w:p>
        </w:tc>
        <w:tc>
          <w:tcPr>
            <w:tcW w:w="1323" w:type="dxa"/>
          </w:tcPr>
          <w:p w14:paraId="71B3434C" w14:textId="0F0C5DE6" w:rsidR="008118C6" w:rsidRDefault="00BA314E" w:rsidP="000A04FD">
            <w:pPr>
              <w:rPr>
                <w:rFonts w:ascii="Times New Roman" w:hAnsi="Times New Roman" w:cs="Times New Roman"/>
              </w:rPr>
            </w:pPr>
            <w:r>
              <w:rPr>
                <w:rFonts w:ascii="Times New Roman" w:hAnsi="Times New Roman" w:cs="Times New Roman"/>
              </w:rPr>
              <w:t>1.18</w:t>
            </w:r>
            <w:r w:rsidRPr="008729B4">
              <w:rPr>
                <w:rFonts w:ascii="Times New Roman" w:hAnsi="Times New Roman" w:cs="Times New Roman"/>
                <w:vertAlign w:val="subscript"/>
              </w:rPr>
              <w:t>(1,9)</w:t>
            </w:r>
          </w:p>
        </w:tc>
        <w:tc>
          <w:tcPr>
            <w:tcW w:w="1559" w:type="dxa"/>
          </w:tcPr>
          <w:p w14:paraId="0529A0AA" w14:textId="353A7DA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055C85" w14:textId="59B56795"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(9,108)</w:t>
            </w:r>
          </w:p>
        </w:tc>
        <w:tc>
          <w:tcPr>
            <w:tcW w:w="1276" w:type="dxa"/>
          </w:tcPr>
          <w:p w14:paraId="4DBB2E16" w14:textId="6AA57DC2"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0E3DEAE" w14:textId="30C293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0E28722" w14:textId="6E3637BB"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A7D083C" w14:textId="77777777" w:rsidTr="00D31A53">
        <w:tc>
          <w:tcPr>
            <w:tcW w:w="2943" w:type="dxa"/>
          </w:tcPr>
          <w:p w14:paraId="1F4D431B" w14:textId="59B1C8ED" w:rsidR="008118C6" w:rsidRPr="008545FB" w:rsidRDefault="008118C6" w:rsidP="008545FB">
            <w:pPr>
              <w:rPr>
                <w:rFonts w:ascii="Times New Roman" w:hAnsi="Times New Roman" w:cs="Times New Roman"/>
                <w:i/>
              </w:rPr>
            </w:pPr>
            <w:r>
              <w:rPr>
                <w:rFonts w:ascii="Times New Roman" w:hAnsi="Times New Roman" w:cs="Times New Roman"/>
                <w:i/>
              </w:rPr>
              <w:t>Root-associated Bacteria</w:t>
            </w:r>
          </w:p>
        </w:tc>
        <w:tc>
          <w:tcPr>
            <w:tcW w:w="1796" w:type="dxa"/>
          </w:tcPr>
          <w:p w14:paraId="7214377A" w14:textId="77777777" w:rsidR="008118C6" w:rsidRDefault="008118C6" w:rsidP="000A04FD">
            <w:pPr>
              <w:rPr>
                <w:rFonts w:ascii="Times New Roman" w:hAnsi="Times New Roman" w:cs="Times New Roman"/>
              </w:rPr>
            </w:pPr>
          </w:p>
        </w:tc>
        <w:tc>
          <w:tcPr>
            <w:tcW w:w="1323" w:type="dxa"/>
          </w:tcPr>
          <w:p w14:paraId="0CA126E7" w14:textId="77777777" w:rsidR="008118C6" w:rsidRDefault="008118C6" w:rsidP="000A04FD">
            <w:pPr>
              <w:rPr>
                <w:rFonts w:ascii="Times New Roman" w:hAnsi="Times New Roman" w:cs="Times New Roman"/>
              </w:rPr>
            </w:pPr>
          </w:p>
        </w:tc>
        <w:tc>
          <w:tcPr>
            <w:tcW w:w="1559" w:type="dxa"/>
          </w:tcPr>
          <w:p w14:paraId="1D5E2ED5" w14:textId="77777777" w:rsidR="008118C6" w:rsidRDefault="008118C6" w:rsidP="000A04FD">
            <w:pPr>
              <w:rPr>
                <w:rFonts w:ascii="Times New Roman" w:hAnsi="Times New Roman" w:cs="Times New Roman"/>
              </w:rPr>
            </w:pPr>
          </w:p>
        </w:tc>
        <w:tc>
          <w:tcPr>
            <w:tcW w:w="1276" w:type="dxa"/>
          </w:tcPr>
          <w:p w14:paraId="41375CB9" w14:textId="77777777" w:rsidR="008118C6" w:rsidRDefault="008118C6" w:rsidP="000A04FD">
            <w:pPr>
              <w:rPr>
                <w:rFonts w:ascii="Times New Roman" w:hAnsi="Times New Roman" w:cs="Times New Roman"/>
              </w:rPr>
            </w:pPr>
          </w:p>
        </w:tc>
        <w:tc>
          <w:tcPr>
            <w:tcW w:w="1276" w:type="dxa"/>
          </w:tcPr>
          <w:p w14:paraId="03ECF9A8" w14:textId="69D66BB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5324A58" w14:textId="33AD37A7"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55AE12A" w14:textId="3104F3A6"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010E9963" w14:textId="77777777" w:rsidTr="00D31A53">
        <w:tc>
          <w:tcPr>
            <w:tcW w:w="2943" w:type="dxa"/>
          </w:tcPr>
          <w:p w14:paraId="21EF9475" w14:textId="10A3D73A"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7F1F0286" w14:textId="30BFE4D6" w:rsidR="008118C6" w:rsidRDefault="00AF6F4C" w:rsidP="000A04FD">
            <w:pPr>
              <w:rPr>
                <w:rFonts w:ascii="Times New Roman" w:hAnsi="Times New Roman" w:cs="Times New Roman"/>
              </w:rPr>
            </w:pPr>
            <w:r>
              <w:rPr>
                <w:rFonts w:ascii="Times New Roman" w:hAnsi="Times New Roman" w:cs="Times New Roman"/>
              </w:rPr>
              <w:t>1.35</w:t>
            </w:r>
            <w:r w:rsidRPr="008729B4">
              <w:rPr>
                <w:rFonts w:ascii="Times New Roman" w:hAnsi="Times New Roman" w:cs="Times New Roman"/>
                <w:vertAlign w:val="subscript"/>
              </w:rPr>
              <w:t>(9,100.8)</w:t>
            </w:r>
          </w:p>
        </w:tc>
        <w:tc>
          <w:tcPr>
            <w:tcW w:w="1323" w:type="dxa"/>
          </w:tcPr>
          <w:p w14:paraId="63B0CD75" w14:textId="48B07C1F" w:rsidR="008118C6" w:rsidRDefault="00AF6F4C" w:rsidP="000A04FD">
            <w:pPr>
              <w:rPr>
                <w:rFonts w:ascii="Times New Roman" w:hAnsi="Times New Roman" w:cs="Times New Roman"/>
              </w:rPr>
            </w:pPr>
            <w:r w:rsidRPr="00AF6F4C">
              <w:rPr>
                <w:rFonts w:ascii="Times New Roman" w:hAnsi="Times New Roman" w:cs="Times New Roman"/>
                <w:i/>
              </w:rPr>
              <w:t>4.53</w:t>
            </w:r>
            <w:r w:rsidRPr="008729B4">
              <w:rPr>
                <w:rFonts w:ascii="Times New Roman" w:hAnsi="Times New Roman" w:cs="Times New Roman"/>
                <w:vertAlign w:val="subscript"/>
              </w:rPr>
              <w:t>(1,7.9)</w:t>
            </w:r>
          </w:p>
        </w:tc>
        <w:tc>
          <w:tcPr>
            <w:tcW w:w="1559" w:type="dxa"/>
          </w:tcPr>
          <w:p w14:paraId="10C6E83C" w14:textId="30BA87CD"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39C7FA66" w14:textId="637F0058" w:rsidR="008118C6" w:rsidRDefault="00AF6F4C"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(9,101.5)</w:t>
            </w:r>
          </w:p>
        </w:tc>
        <w:tc>
          <w:tcPr>
            <w:tcW w:w="1276" w:type="dxa"/>
          </w:tcPr>
          <w:p w14:paraId="47DDE229" w14:textId="61EF4F6D"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63A2732" w14:textId="173CD823"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1FFE7D03" w14:textId="260404BE"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BEC868C" w14:textId="77777777" w:rsidTr="00D31A53">
        <w:tc>
          <w:tcPr>
            <w:tcW w:w="2943" w:type="dxa"/>
          </w:tcPr>
          <w:p w14:paraId="40DD842B" w14:textId="4897FB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D243FFD" w14:textId="21C0E0B4" w:rsidR="008118C6" w:rsidRDefault="00AF6F4C" w:rsidP="000A04FD">
            <w:pPr>
              <w:rPr>
                <w:rFonts w:ascii="Times New Roman" w:hAnsi="Times New Roman" w:cs="Times New Roman"/>
              </w:rPr>
            </w:pPr>
            <w:r>
              <w:rPr>
                <w:rFonts w:ascii="Times New Roman" w:hAnsi="Times New Roman" w:cs="Times New Roman"/>
              </w:rPr>
              <w:t>1.39</w:t>
            </w:r>
            <w:r w:rsidRPr="008729B4">
              <w:rPr>
                <w:rFonts w:ascii="Times New Roman" w:hAnsi="Times New Roman" w:cs="Times New Roman"/>
                <w:vertAlign w:val="subscript"/>
              </w:rPr>
              <w:t>(9,102.3)</w:t>
            </w:r>
          </w:p>
        </w:tc>
        <w:tc>
          <w:tcPr>
            <w:tcW w:w="1323" w:type="dxa"/>
          </w:tcPr>
          <w:p w14:paraId="42B782A2" w14:textId="4ABC9884" w:rsidR="008118C6" w:rsidRDefault="00AF6F4C" w:rsidP="000A04FD">
            <w:pPr>
              <w:rPr>
                <w:rFonts w:ascii="Times New Roman" w:hAnsi="Times New Roman" w:cs="Times New Roman"/>
              </w:rPr>
            </w:pPr>
            <w:r>
              <w:rPr>
                <w:rFonts w:ascii="Times New Roman" w:hAnsi="Times New Roman" w:cs="Times New Roman"/>
              </w:rPr>
              <w:t>2.00</w:t>
            </w:r>
            <w:r w:rsidRPr="008729B4">
              <w:rPr>
                <w:rFonts w:ascii="Times New Roman" w:hAnsi="Times New Roman" w:cs="Times New Roman"/>
                <w:vertAlign w:val="subscript"/>
              </w:rPr>
              <w:t>(1,8.0)</w:t>
            </w:r>
          </w:p>
        </w:tc>
        <w:tc>
          <w:tcPr>
            <w:tcW w:w="1559" w:type="dxa"/>
          </w:tcPr>
          <w:p w14:paraId="151B63C3" w14:textId="7EF894EB"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56CEDA53" w14:textId="289E0B61" w:rsidR="008118C6" w:rsidRDefault="00AF6F4C" w:rsidP="000A04FD">
            <w:pPr>
              <w:rPr>
                <w:rFonts w:ascii="Times New Roman" w:hAnsi="Times New Roman" w:cs="Times New Roman"/>
              </w:rPr>
            </w:pPr>
            <w:r>
              <w:rPr>
                <w:rFonts w:ascii="Times New Roman" w:hAnsi="Times New Roman" w:cs="Times New Roman"/>
              </w:rPr>
              <w:t>0.64</w:t>
            </w:r>
            <w:r w:rsidRPr="009D1255">
              <w:rPr>
                <w:rFonts w:ascii="Times New Roman" w:hAnsi="Times New Roman" w:cs="Times New Roman"/>
                <w:vertAlign w:val="subscript"/>
              </w:rPr>
              <w:t>(9,103.2)</w:t>
            </w:r>
          </w:p>
        </w:tc>
        <w:tc>
          <w:tcPr>
            <w:tcW w:w="1276" w:type="dxa"/>
          </w:tcPr>
          <w:p w14:paraId="589A7B9E" w14:textId="34C703C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9853198" w14:textId="143C81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45CC5BDA" w14:textId="0336B3E9"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FF94639" w14:textId="77777777" w:rsidTr="00D31A53">
        <w:tc>
          <w:tcPr>
            <w:tcW w:w="2943" w:type="dxa"/>
          </w:tcPr>
          <w:p w14:paraId="526D2968" w14:textId="02E93F32"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0DA6661" w14:textId="222B394E" w:rsidR="008118C6" w:rsidRDefault="00BA314E" w:rsidP="000A04FD">
            <w:pPr>
              <w:rPr>
                <w:rFonts w:ascii="Times New Roman" w:hAnsi="Times New Roman" w:cs="Times New Roman"/>
              </w:rPr>
            </w:pPr>
            <w:r>
              <w:rPr>
                <w:rFonts w:ascii="Times New Roman" w:hAnsi="Times New Roman" w:cs="Times New Roman"/>
              </w:rPr>
              <w:t>1.48</w:t>
            </w:r>
            <w:r w:rsidRPr="008729B4">
              <w:rPr>
                <w:rFonts w:ascii="Times New Roman" w:hAnsi="Times New Roman" w:cs="Times New Roman"/>
                <w:vertAlign w:val="subscript"/>
              </w:rPr>
              <w:t>(9,99.9)</w:t>
            </w:r>
          </w:p>
        </w:tc>
        <w:tc>
          <w:tcPr>
            <w:tcW w:w="1323" w:type="dxa"/>
          </w:tcPr>
          <w:p w14:paraId="15966AC9" w14:textId="4DA5FD03" w:rsidR="008118C6" w:rsidRDefault="00BA314E" w:rsidP="000A04FD">
            <w:pPr>
              <w:rPr>
                <w:rFonts w:ascii="Times New Roman" w:hAnsi="Times New Roman" w:cs="Times New Roman"/>
              </w:rPr>
            </w:pPr>
            <w:r w:rsidRPr="00BA314E">
              <w:rPr>
                <w:rFonts w:ascii="Times New Roman" w:hAnsi="Times New Roman" w:cs="Times New Roman"/>
                <w:b/>
              </w:rPr>
              <w:t>6.03</w:t>
            </w:r>
            <w:r w:rsidRPr="008729B4">
              <w:rPr>
                <w:rFonts w:ascii="Times New Roman" w:hAnsi="Times New Roman" w:cs="Times New Roman"/>
                <w:vertAlign w:val="subscript"/>
              </w:rPr>
              <w:t>(1,7.8)</w:t>
            </w:r>
          </w:p>
        </w:tc>
        <w:tc>
          <w:tcPr>
            <w:tcW w:w="1559" w:type="dxa"/>
          </w:tcPr>
          <w:p w14:paraId="468B68CD" w14:textId="2175E639"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D405AC2" w14:textId="2F4FB2CA" w:rsidR="008118C6" w:rsidRDefault="00BA314E" w:rsidP="000A04FD">
            <w:pPr>
              <w:rPr>
                <w:rFonts w:ascii="Times New Roman" w:hAnsi="Times New Roman" w:cs="Times New Roman"/>
              </w:rPr>
            </w:pPr>
            <w:r>
              <w:rPr>
                <w:rFonts w:ascii="Times New Roman" w:hAnsi="Times New Roman" w:cs="Times New Roman"/>
              </w:rPr>
              <w:t>1.35</w:t>
            </w:r>
            <w:r w:rsidRPr="009D1255">
              <w:rPr>
                <w:rFonts w:ascii="Times New Roman" w:hAnsi="Times New Roman" w:cs="Times New Roman"/>
                <w:vertAlign w:val="subscript"/>
              </w:rPr>
              <w:t>(9,100.5)</w:t>
            </w:r>
          </w:p>
        </w:tc>
        <w:tc>
          <w:tcPr>
            <w:tcW w:w="1276" w:type="dxa"/>
          </w:tcPr>
          <w:p w14:paraId="58E6BFF5" w14:textId="51E8DA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75F0108" w14:textId="704942D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2B76062" w14:textId="64A09EA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25EDA732" w14:textId="77777777" w:rsidTr="00D31A53">
        <w:tc>
          <w:tcPr>
            <w:tcW w:w="2943" w:type="dxa"/>
          </w:tcPr>
          <w:p w14:paraId="4AE52599" w14:textId="21A594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53E04B01" w14:textId="26F89773" w:rsidR="008118C6" w:rsidRDefault="00BA314E" w:rsidP="000A04FD">
            <w:pPr>
              <w:rPr>
                <w:rFonts w:ascii="Times New Roman" w:hAnsi="Times New Roman" w:cs="Times New Roman"/>
              </w:rPr>
            </w:pPr>
            <w:r>
              <w:rPr>
                <w:rFonts w:ascii="Times New Roman" w:hAnsi="Times New Roman" w:cs="Times New Roman"/>
              </w:rPr>
              <w:t>0.93</w:t>
            </w:r>
            <w:r w:rsidRPr="008729B4">
              <w:rPr>
                <w:rFonts w:ascii="Times New Roman" w:hAnsi="Times New Roman" w:cs="Times New Roman"/>
                <w:vertAlign w:val="subscript"/>
              </w:rPr>
              <w:t>(9,120)</w:t>
            </w:r>
          </w:p>
        </w:tc>
        <w:tc>
          <w:tcPr>
            <w:tcW w:w="1323" w:type="dxa"/>
          </w:tcPr>
          <w:p w14:paraId="5EAA38D5" w14:textId="30D4C8E1" w:rsidR="008118C6" w:rsidRDefault="00BA314E" w:rsidP="000A04FD">
            <w:pPr>
              <w:rPr>
                <w:rFonts w:ascii="Times New Roman" w:hAnsi="Times New Roman" w:cs="Times New Roman"/>
              </w:rPr>
            </w:pPr>
            <w:r w:rsidRPr="00BA314E">
              <w:rPr>
                <w:rFonts w:ascii="Times New Roman" w:hAnsi="Times New Roman" w:cs="Times New Roman"/>
                <w:i/>
              </w:rPr>
              <w:t>1.38</w:t>
            </w:r>
            <w:r w:rsidRPr="008729B4">
              <w:rPr>
                <w:rFonts w:ascii="Times New Roman" w:hAnsi="Times New Roman" w:cs="Times New Roman"/>
                <w:vertAlign w:val="subscript"/>
              </w:rPr>
              <w:t>(1,9)</w:t>
            </w:r>
          </w:p>
        </w:tc>
        <w:tc>
          <w:tcPr>
            <w:tcW w:w="1559" w:type="dxa"/>
          </w:tcPr>
          <w:p w14:paraId="43532A8E" w14:textId="430DCD15"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89467FE" w14:textId="76FF37AE"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(9,111)</w:t>
            </w:r>
          </w:p>
        </w:tc>
        <w:tc>
          <w:tcPr>
            <w:tcW w:w="1276" w:type="dxa"/>
          </w:tcPr>
          <w:p w14:paraId="20667662" w14:textId="6D1F1827"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15D851CA" w14:textId="4596FC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26C6711A" w14:textId="00F43310"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63C1DDD" w14:textId="77777777" w:rsidTr="00D31A53">
        <w:tc>
          <w:tcPr>
            <w:tcW w:w="2943" w:type="dxa"/>
          </w:tcPr>
          <w:p w14:paraId="13E7839E" w14:textId="3EEF7D7D" w:rsidR="00B25B30" w:rsidRPr="008545FB" w:rsidRDefault="00B25B30" w:rsidP="008545FB">
            <w:pPr>
              <w:rPr>
                <w:rFonts w:ascii="Times New Roman" w:hAnsi="Times New Roman" w:cs="Times New Roman"/>
                <w:i/>
              </w:rPr>
            </w:pPr>
            <w:r w:rsidRPr="008545FB">
              <w:rPr>
                <w:rFonts w:ascii="Times New Roman" w:hAnsi="Times New Roman" w:cs="Times New Roman"/>
                <w:i/>
              </w:rPr>
              <w:t>Soil characteristics</w:t>
            </w:r>
          </w:p>
        </w:tc>
        <w:tc>
          <w:tcPr>
            <w:tcW w:w="1796" w:type="dxa"/>
            <w:vAlign w:val="bottom"/>
          </w:tcPr>
          <w:p w14:paraId="33B10477" w14:textId="77777777" w:rsidR="00B25B30" w:rsidRDefault="00B25B30" w:rsidP="000A04FD">
            <w:pPr>
              <w:rPr>
                <w:rFonts w:ascii="Times New Roman" w:hAnsi="Times New Roman" w:cs="Times New Roman"/>
              </w:rPr>
            </w:pPr>
          </w:p>
        </w:tc>
        <w:tc>
          <w:tcPr>
            <w:tcW w:w="1323" w:type="dxa"/>
          </w:tcPr>
          <w:p w14:paraId="29050852" w14:textId="3AC6E9FE" w:rsidR="00B25B30" w:rsidRDefault="00B25B30" w:rsidP="000A04FD">
            <w:pPr>
              <w:rPr>
                <w:rFonts w:ascii="Times New Roman" w:hAnsi="Times New Roman" w:cs="Times New Roman"/>
              </w:rPr>
            </w:pPr>
          </w:p>
        </w:tc>
        <w:tc>
          <w:tcPr>
            <w:tcW w:w="1559" w:type="dxa"/>
          </w:tcPr>
          <w:p w14:paraId="411D0961" w14:textId="77777777" w:rsidR="00B25B30" w:rsidRDefault="00B25B30" w:rsidP="000A04FD">
            <w:pPr>
              <w:rPr>
                <w:rFonts w:ascii="Times New Roman" w:hAnsi="Times New Roman" w:cs="Times New Roman"/>
              </w:rPr>
            </w:pPr>
          </w:p>
        </w:tc>
        <w:tc>
          <w:tcPr>
            <w:tcW w:w="1276" w:type="dxa"/>
          </w:tcPr>
          <w:p w14:paraId="11FDB50B" w14:textId="77777777" w:rsidR="00B25B30" w:rsidRDefault="00B25B30" w:rsidP="000A04FD">
            <w:pPr>
              <w:rPr>
                <w:rFonts w:ascii="Times New Roman" w:hAnsi="Times New Roman" w:cs="Times New Roman"/>
              </w:rPr>
            </w:pPr>
          </w:p>
        </w:tc>
        <w:tc>
          <w:tcPr>
            <w:tcW w:w="1276" w:type="dxa"/>
          </w:tcPr>
          <w:p w14:paraId="4D172290" w14:textId="77777777" w:rsidR="00B25B30" w:rsidRDefault="00B25B30" w:rsidP="000A04FD">
            <w:pPr>
              <w:rPr>
                <w:rFonts w:ascii="Times New Roman" w:hAnsi="Times New Roman" w:cs="Times New Roman"/>
              </w:rPr>
            </w:pPr>
          </w:p>
        </w:tc>
        <w:tc>
          <w:tcPr>
            <w:tcW w:w="1417" w:type="dxa"/>
          </w:tcPr>
          <w:p w14:paraId="0B95D7AA" w14:textId="77777777" w:rsidR="00B25B30" w:rsidRDefault="00B25B30" w:rsidP="000A04FD">
            <w:pPr>
              <w:rPr>
                <w:rFonts w:ascii="Times New Roman" w:hAnsi="Times New Roman" w:cs="Times New Roman"/>
              </w:rPr>
            </w:pPr>
          </w:p>
        </w:tc>
        <w:tc>
          <w:tcPr>
            <w:tcW w:w="1843" w:type="dxa"/>
          </w:tcPr>
          <w:p w14:paraId="0E7F5713" w14:textId="77777777" w:rsidR="00B25B30" w:rsidRDefault="00B25B30" w:rsidP="000A04FD">
            <w:pPr>
              <w:rPr>
                <w:rFonts w:ascii="Times New Roman" w:hAnsi="Times New Roman" w:cs="Times New Roman"/>
              </w:rPr>
            </w:pPr>
          </w:p>
        </w:tc>
      </w:tr>
      <w:tr w:rsidR="000A04FD" w14:paraId="0225F993" w14:textId="77777777" w:rsidTr="00D31A53">
        <w:tc>
          <w:tcPr>
            <w:tcW w:w="2943" w:type="dxa"/>
          </w:tcPr>
          <w:p w14:paraId="0B527657" w14:textId="7F5DB973" w:rsidR="008118C6" w:rsidRPr="00B25B30" w:rsidRDefault="008118C6" w:rsidP="00B25B30">
            <w:pPr>
              <w:jc w:val="right"/>
              <w:rPr>
                <w:rFonts w:ascii="Times New Roman" w:hAnsi="Times New Roman" w:cs="Times New Roman"/>
              </w:rPr>
            </w:pPr>
            <w:r>
              <w:rPr>
                <w:rFonts w:ascii="Times New Roman" w:hAnsi="Times New Roman" w:cs="Times New Roman"/>
              </w:rPr>
              <w:t xml:space="preserve"> Total N</w:t>
            </w:r>
            <w:r w:rsidR="00AD5662">
              <w:rPr>
                <w:rFonts w:ascii="Times New Roman" w:hAnsi="Times New Roman" w:cs="Times New Roman"/>
                <w:vertAlign w:val="superscript"/>
              </w:rPr>
              <w:t>b</w:t>
            </w:r>
          </w:p>
        </w:tc>
        <w:tc>
          <w:tcPr>
            <w:tcW w:w="1796" w:type="dxa"/>
          </w:tcPr>
          <w:p w14:paraId="75928CEB" w14:textId="5F0FEDF7"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1234FEBF" w14:textId="61D5DC38" w:rsidR="008118C6" w:rsidRDefault="00712CBF" w:rsidP="000A04FD">
            <w:pPr>
              <w:rPr>
                <w:rFonts w:ascii="Times New Roman" w:hAnsi="Times New Roman" w:cs="Times New Roman"/>
              </w:rPr>
            </w:pPr>
            <w:r w:rsidRPr="00712CBF">
              <w:rPr>
                <w:rFonts w:ascii="Times New Roman" w:hAnsi="Times New Roman" w:cs="Times New Roman"/>
                <w:i/>
              </w:rPr>
              <w:t>5.08</w:t>
            </w:r>
            <w:r w:rsidRPr="008729B4">
              <w:rPr>
                <w:rFonts w:ascii="Times New Roman" w:hAnsi="Times New Roman" w:cs="Times New Roman"/>
                <w:vertAlign w:val="subscript"/>
              </w:rPr>
              <w:t>(1,9)</w:t>
            </w:r>
          </w:p>
        </w:tc>
        <w:tc>
          <w:tcPr>
            <w:tcW w:w="1559" w:type="dxa"/>
          </w:tcPr>
          <w:p w14:paraId="161DA41B" w14:textId="3B5D94B5"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A2D5490" w14:textId="5953752C"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811C6FF" w14:textId="56183568"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2D0BDE55" w14:textId="7F402B4F"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3B5D3779" w14:textId="27B3E150"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F790284" w14:textId="77777777" w:rsidTr="00D31A53">
        <w:tc>
          <w:tcPr>
            <w:tcW w:w="2943" w:type="dxa"/>
          </w:tcPr>
          <w:p w14:paraId="349B2FE9" w14:textId="2EE50F12" w:rsidR="008118C6" w:rsidRDefault="008118C6" w:rsidP="00B25B30">
            <w:pPr>
              <w:jc w:val="right"/>
              <w:rPr>
                <w:rFonts w:ascii="Times New Roman" w:hAnsi="Times New Roman" w:cs="Times New Roman"/>
              </w:rPr>
            </w:pPr>
            <w:r>
              <w:rPr>
                <w:rFonts w:ascii="Times New Roman" w:hAnsi="Times New Roman" w:cs="Times New Roman"/>
              </w:rPr>
              <w:t>Soil moisture</w:t>
            </w:r>
            <w:r w:rsidR="00AD5662">
              <w:rPr>
                <w:rFonts w:ascii="Times New Roman" w:hAnsi="Times New Roman" w:cs="Times New Roman"/>
                <w:vertAlign w:val="superscript"/>
              </w:rPr>
              <w:t>b</w:t>
            </w:r>
          </w:p>
        </w:tc>
        <w:tc>
          <w:tcPr>
            <w:tcW w:w="1796" w:type="dxa"/>
          </w:tcPr>
          <w:p w14:paraId="4089C8F3" w14:textId="01290B7B"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0EEDAD0" w14:textId="28C3623F" w:rsidR="008118C6" w:rsidRDefault="00712CBF" w:rsidP="000A04FD">
            <w:pPr>
              <w:rPr>
                <w:rFonts w:ascii="Times New Roman" w:hAnsi="Times New Roman" w:cs="Times New Roman"/>
              </w:rPr>
            </w:pPr>
            <w:r w:rsidRPr="00712CBF">
              <w:rPr>
                <w:rFonts w:ascii="Times New Roman" w:hAnsi="Times New Roman" w:cs="Times New Roman"/>
                <w:i/>
              </w:rPr>
              <w:t>3.52</w:t>
            </w:r>
            <w:r w:rsidRPr="008729B4">
              <w:rPr>
                <w:rFonts w:ascii="Times New Roman" w:hAnsi="Times New Roman" w:cs="Times New Roman"/>
                <w:vertAlign w:val="subscript"/>
              </w:rPr>
              <w:t>(1,9)</w:t>
            </w:r>
          </w:p>
        </w:tc>
        <w:tc>
          <w:tcPr>
            <w:tcW w:w="1559" w:type="dxa"/>
          </w:tcPr>
          <w:p w14:paraId="664D0A71" w14:textId="101EA80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349689B0" w14:textId="71C30C83"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E2CF4D0" w14:textId="79C5B26A"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6DB89B2A" w14:textId="5BCA7E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E257EA9" w14:textId="3AD77315"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109488DB" w14:textId="77777777" w:rsidTr="00D31A53">
        <w:tc>
          <w:tcPr>
            <w:tcW w:w="2943" w:type="dxa"/>
          </w:tcPr>
          <w:p w14:paraId="7CDE4D03" w14:textId="6C7BE73F" w:rsidR="008118C6" w:rsidRDefault="008118C6" w:rsidP="00B25B30">
            <w:pPr>
              <w:jc w:val="right"/>
              <w:rPr>
                <w:rFonts w:ascii="Times New Roman" w:hAnsi="Times New Roman" w:cs="Times New Roman"/>
              </w:rPr>
            </w:pPr>
            <w:r>
              <w:rPr>
                <w:rFonts w:ascii="Times New Roman" w:hAnsi="Times New Roman" w:cs="Times New Roman"/>
              </w:rPr>
              <w:t>Percent organic matter</w:t>
            </w:r>
            <w:r w:rsidR="00AD5662">
              <w:rPr>
                <w:rFonts w:ascii="Times New Roman" w:hAnsi="Times New Roman" w:cs="Times New Roman"/>
                <w:vertAlign w:val="superscript"/>
              </w:rPr>
              <w:t>b</w:t>
            </w:r>
          </w:p>
        </w:tc>
        <w:tc>
          <w:tcPr>
            <w:tcW w:w="1796" w:type="dxa"/>
          </w:tcPr>
          <w:p w14:paraId="773D6EFD" w14:textId="1EAA0CA2"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AD7C657" w14:textId="7668644A" w:rsidR="008118C6" w:rsidRDefault="00712CBF" w:rsidP="000A04FD">
            <w:pPr>
              <w:rPr>
                <w:rFonts w:ascii="Times New Roman" w:hAnsi="Times New Roman" w:cs="Times New Roman"/>
              </w:rPr>
            </w:pPr>
            <w:r>
              <w:rPr>
                <w:rFonts w:ascii="Times New Roman" w:hAnsi="Times New Roman" w:cs="Times New Roman"/>
              </w:rPr>
              <w:t>0.68</w:t>
            </w:r>
            <w:r w:rsidRPr="008729B4">
              <w:rPr>
                <w:rFonts w:ascii="Times New Roman" w:hAnsi="Times New Roman" w:cs="Times New Roman"/>
                <w:vertAlign w:val="subscript"/>
              </w:rPr>
              <w:t>(1,8.4)</w:t>
            </w:r>
          </w:p>
        </w:tc>
        <w:tc>
          <w:tcPr>
            <w:tcW w:w="1559" w:type="dxa"/>
          </w:tcPr>
          <w:p w14:paraId="12E0B6C6" w14:textId="032067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51D08220" w14:textId="62C3F1F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471CE84E" w14:textId="305A9255"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3B08DAA4" w14:textId="02562271"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DB8AB67" w14:textId="7666CF3B"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A2AE62E" w14:textId="77777777" w:rsidTr="00D31A53">
        <w:tc>
          <w:tcPr>
            <w:tcW w:w="2943" w:type="dxa"/>
          </w:tcPr>
          <w:p w14:paraId="6C31115D" w14:textId="186C63B6" w:rsidR="008118C6" w:rsidRDefault="008118C6" w:rsidP="00B25B30">
            <w:pPr>
              <w:jc w:val="right"/>
              <w:rPr>
                <w:rFonts w:ascii="Times New Roman" w:hAnsi="Times New Roman" w:cs="Times New Roman"/>
              </w:rPr>
            </w:pPr>
            <w:r>
              <w:rPr>
                <w:rFonts w:ascii="Times New Roman" w:hAnsi="Times New Roman" w:cs="Times New Roman"/>
              </w:rPr>
              <w:t>Nutrient PC1</w:t>
            </w:r>
            <w:r w:rsidR="00AD5662">
              <w:rPr>
                <w:rFonts w:ascii="Times New Roman" w:hAnsi="Times New Roman" w:cs="Times New Roman"/>
                <w:vertAlign w:val="superscript"/>
              </w:rPr>
              <w:t>b</w:t>
            </w:r>
          </w:p>
        </w:tc>
        <w:tc>
          <w:tcPr>
            <w:tcW w:w="1796" w:type="dxa"/>
          </w:tcPr>
          <w:p w14:paraId="31741E0A" w14:textId="7CB35700"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4EB125D9" w14:textId="1C1A121F" w:rsidR="008118C6" w:rsidRDefault="00712CBF" w:rsidP="000A04FD">
            <w:pPr>
              <w:rPr>
                <w:rFonts w:ascii="Times New Roman" w:hAnsi="Times New Roman" w:cs="Times New Roman"/>
              </w:rPr>
            </w:pPr>
            <w:r>
              <w:rPr>
                <w:rFonts w:ascii="Times New Roman" w:hAnsi="Times New Roman" w:cs="Times New Roman"/>
              </w:rPr>
              <w:t>1.31</w:t>
            </w:r>
            <w:r w:rsidRPr="008729B4">
              <w:rPr>
                <w:rFonts w:ascii="Times New Roman" w:hAnsi="Times New Roman" w:cs="Times New Roman"/>
                <w:vertAlign w:val="subscript"/>
              </w:rPr>
              <w:t>(1,9)</w:t>
            </w:r>
          </w:p>
        </w:tc>
        <w:tc>
          <w:tcPr>
            <w:tcW w:w="1559" w:type="dxa"/>
          </w:tcPr>
          <w:p w14:paraId="7D05C2DB" w14:textId="0D2180B6"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1114145" w14:textId="1225FAEE"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E01DBB1" w14:textId="1DAC8A3E"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5855F728" w14:textId="3D740A17"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74F79C0F" w14:textId="61290C22"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4D0822A8" w14:textId="77777777" w:rsidTr="00D31A53">
        <w:tc>
          <w:tcPr>
            <w:tcW w:w="2943" w:type="dxa"/>
          </w:tcPr>
          <w:p w14:paraId="4538BA73" w14:textId="77777777" w:rsidR="00B25B30" w:rsidRPr="008545FB" w:rsidRDefault="00B25B30" w:rsidP="008545FB">
            <w:pPr>
              <w:rPr>
                <w:rFonts w:ascii="Times New Roman" w:hAnsi="Times New Roman" w:cs="Times New Roman"/>
                <w:i/>
              </w:rPr>
            </w:pPr>
            <w:r w:rsidRPr="008545FB">
              <w:rPr>
                <w:rFonts w:ascii="Times New Roman" w:hAnsi="Times New Roman" w:cs="Times New Roman"/>
                <w:i/>
              </w:rPr>
              <w:t>Plant traits</w:t>
            </w:r>
          </w:p>
        </w:tc>
        <w:tc>
          <w:tcPr>
            <w:tcW w:w="1796" w:type="dxa"/>
          </w:tcPr>
          <w:p w14:paraId="2C559B08" w14:textId="77777777" w:rsidR="00B25B30" w:rsidRDefault="00B25B30" w:rsidP="000A04FD">
            <w:pPr>
              <w:rPr>
                <w:rFonts w:ascii="Times New Roman" w:hAnsi="Times New Roman" w:cs="Times New Roman"/>
              </w:rPr>
            </w:pPr>
          </w:p>
        </w:tc>
        <w:tc>
          <w:tcPr>
            <w:tcW w:w="1323" w:type="dxa"/>
          </w:tcPr>
          <w:p w14:paraId="6B293FCB" w14:textId="4DFAB73F" w:rsidR="00B25B30" w:rsidRDefault="00B25B30" w:rsidP="000A04FD">
            <w:pPr>
              <w:rPr>
                <w:rFonts w:ascii="Times New Roman" w:hAnsi="Times New Roman" w:cs="Times New Roman"/>
              </w:rPr>
            </w:pPr>
          </w:p>
        </w:tc>
        <w:tc>
          <w:tcPr>
            <w:tcW w:w="1559" w:type="dxa"/>
          </w:tcPr>
          <w:p w14:paraId="2881504D" w14:textId="77777777" w:rsidR="00B25B30" w:rsidRDefault="00B25B30" w:rsidP="000A04FD">
            <w:pPr>
              <w:rPr>
                <w:rFonts w:ascii="Times New Roman" w:hAnsi="Times New Roman" w:cs="Times New Roman"/>
              </w:rPr>
            </w:pPr>
          </w:p>
        </w:tc>
        <w:tc>
          <w:tcPr>
            <w:tcW w:w="1276" w:type="dxa"/>
          </w:tcPr>
          <w:p w14:paraId="03F24FB3" w14:textId="77777777" w:rsidR="00B25B30" w:rsidRDefault="00B25B30" w:rsidP="000A04FD">
            <w:pPr>
              <w:rPr>
                <w:rFonts w:ascii="Times New Roman" w:hAnsi="Times New Roman" w:cs="Times New Roman"/>
              </w:rPr>
            </w:pPr>
          </w:p>
        </w:tc>
        <w:tc>
          <w:tcPr>
            <w:tcW w:w="1276" w:type="dxa"/>
          </w:tcPr>
          <w:p w14:paraId="01E84293" w14:textId="77777777" w:rsidR="00B25B30" w:rsidRDefault="00B25B30" w:rsidP="000A04FD">
            <w:pPr>
              <w:rPr>
                <w:rFonts w:ascii="Times New Roman" w:hAnsi="Times New Roman" w:cs="Times New Roman"/>
              </w:rPr>
            </w:pPr>
          </w:p>
        </w:tc>
        <w:tc>
          <w:tcPr>
            <w:tcW w:w="1417" w:type="dxa"/>
          </w:tcPr>
          <w:p w14:paraId="464EABE3" w14:textId="77777777" w:rsidR="00B25B30" w:rsidRDefault="00B25B30" w:rsidP="000A04FD">
            <w:pPr>
              <w:rPr>
                <w:rFonts w:ascii="Times New Roman" w:hAnsi="Times New Roman" w:cs="Times New Roman"/>
              </w:rPr>
            </w:pPr>
          </w:p>
        </w:tc>
        <w:tc>
          <w:tcPr>
            <w:tcW w:w="1843" w:type="dxa"/>
          </w:tcPr>
          <w:p w14:paraId="5324FCEE" w14:textId="77777777" w:rsidR="00B25B30" w:rsidRDefault="00B25B30" w:rsidP="000A04FD">
            <w:pPr>
              <w:rPr>
                <w:rFonts w:ascii="Times New Roman" w:hAnsi="Times New Roman" w:cs="Times New Roman"/>
              </w:rPr>
            </w:pPr>
          </w:p>
        </w:tc>
      </w:tr>
      <w:tr w:rsidR="000A04FD" w14:paraId="713310E6" w14:textId="77777777" w:rsidTr="00D31A53">
        <w:tc>
          <w:tcPr>
            <w:tcW w:w="2943" w:type="dxa"/>
          </w:tcPr>
          <w:p w14:paraId="4C266BF6" w14:textId="17D23574" w:rsidR="00AD246B" w:rsidRDefault="00AD246B" w:rsidP="00B25B30">
            <w:pPr>
              <w:jc w:val="right"/>
              <w:rPr>
                <w:rFonts w:ascii="Times New Roman" w:hAnsi="Times New Roman" w:cs="Times New Roman"/>
              </w:rPr>
            </w:pPr>
            <w:r>
              <w:rPr>
                <w:rFonts w:ascii="Times New Roman" w:hAnsi="Times New Roman" w:cs="Times New Roman"/>
              </w:rPr>
              <w:t>Height</w:t>
            </w:r>
            <w:r>
              <w:rPr>
                <w:rFonts w:ascii="Times New Roman" w:hAnsi="Times New Roman" w:cs="Times New Roman"/>
                <w:vertAlign w:val="superscript"/>
              </w:rPr>
              <w:t>b</w:t>
            </w:r>
          </w:p>
        </w:tc>
        <w:tc>
          <w:tcPr>
            <w:tcW w:w="1796" w:type="dxa"/>
          </w:tcPr>
          <w:p w14:paraId="7908898A" w14:textId="60066921" w:rsidR="00AD246B" w:rsidRDefault="00AD246B" w:rsidP="000A04FD">
            <w:pPr>
              <w:rPr>
                <w:rFonts w:ascii="Times New Roman" w:hAnsi="Times New Roman" w:cs="Times New Roman"/>
              </w:rPr>
            </w:pPr>
            <w:r>
              <w:rPr>
                <w:rFonts w:ascii="Times New Roman" w:hAnsi="Times New Roman" w:cs="Times New Roman"/>
                <w:b/>
              </w:rPr>
              <w:t>9.13</w:t>
            </w:r>
            <w:r w:rsidRPr="008729B4">
              <w:rPr>
                <w:rFonts w:ascii="Times New Roman" w:hAnsi="Times New Roman" w:cs="Times New Roman"/>
                <w:vertAlign w:val="subscript"/>
              </w:rPr>
              <w:t>(9,145.3)</w:t>
            </w:r>
          </w:p>
        </w:tc>
        <w:tc>
          <w:tcPr>
            <w:tcW w:w="1323" w:type="dxa"/>
          </w:tcPr>
          <w:p w14:paraId="579176C8" w14:textId="10452945" w:rsidR="00AD246B" w:rsidRDefault="00AD246B" w:rsidP="000A04FD">
            <w:pPr>
              <w:rPr>
                <w:rFonts w:ascii="Times New Roman" w:hAnsi="Times New Roman" w:cs="Times New Roman"/>
              </w:rPr>
            </w:pPr>
            <w:r>
              <w:rPr>
                <w:rFonts w:ascii="Times New Roman" w:hAnsi="Times New Roman" w:cs="Times New Roman"/>
                <w:b/>
              </w:rPr>
              <w:t>29.10</w:t>
            </w:r>
            <w:r w:rsidRPr="008729B4">
              <w:rPr>
                <w:rFonts w:ascii="Times New Roman" w:hAnsi="Times New Roman" w:cs="Times New Roman"/>
                <w:vertAlign w:val="subscript"/>
              </w:rPr>
              <w:t>(1,9.0)</w:t>
            </w:r>
          </w:p>
        </w:tc>
        <w:tc>
          <w:tcPr>
            <w:tcW w:w="1559" w:type="dxa"/>
          </w:tcPr>
          <w:p w14:paraId="0286B60B" w14:textId="4C65E3F5" w:rsidR="00AD246B" w:rsidRDefault="00AD246B" w:rsidP="000A04FD">
            <w:pPr>
              <w:rPr>
                <w:rFonts w:ascii="Times New Roman" w:hAnsi="Times New Roman" w:cs="Times New Roman"/>
              </w:rPr>
            </w:pPr>
            <w:r>
              <w:rPr>
                <w:rFonts w:ascii="Times New Roman" w:hAnsi="Times New Roman" w:cs="Times New Roman"/>
                <w:b/>
              </w:rPr>
              <w:t>210.09</w:t>
            </w:r>
            <w:r w:rsidRPr="00683E40">
              <w:rPr>
                <w:rFonts w:ascii="Times New Roman" w:hAnsi="Times New Roman" w:cs="Times New Roman"/>
                <w:vertAlign w:val="subscript"/>
              </w:rPr>
              <w:t>(1,156.3)</w:t>
            </w:r>
          </w:p>
        </w:tc>
        <w:tc>
          <w:tcPr>
            <w:tcW w:w="1276" w:type="dxa"/>
          </w:tcPr>
          <w:p w14:paraId="0502803E" w14:textId="00B0CBD6" w:rsidR="00AD246B" w:rsidRDefault="00AD246B" w:rsidP="000A04FD">
            <w:pPr>
              <w:rPr>
                <w:rFonts w:ascii="Times New Roman" w:hAnsi="Times New Roman" w:cs="Times New Roman"/>
              </w:rPr>
            </w:pPr>
            <w:r>
              <w:rPr>
                <w:rFonts w:ascii="Times New Roman" w:hAnsi="Times New Roman" w:cs="Times New Roman"/>
              </w:rPr>
              <w:t>0.71</w:t>
            </w:r>
            <w:r w:rsidRPr="00AC4967">
              <w:rPr>
                <w:rFonts w:ascii="Times New Roman" w:hAnsi="Times New Roman" w:cs="Times New Roman"/>
                <w:vertAlign w:val="subscript"/>
              </w:rPr>
              <w:t>(9,147.9)</w:t>
            </w:r>
          </w:p>
        </w:tc>
        <w:tc>
          <w:tcPr>
            <w:tcW w:w="1276" w:type="dxa"/>
          </w:tcPr>
          <w:p w14:paraId="4BFE7F80" w14:textId="25570992" w:rsidR="00AD246B" w:rsidRDefault="00AD246B" w:rsidP="000A04FD">
            <w:pPr>
              <w:rPr>
                <w:rFonts w:ascii="Times New Roman" w:hAnsi="Times New Roman" w:cs="Times New Roman"/>
              </w:rPr>
            </w:pPr>
            <w:r>
              <w:rPr>
                <w:rFonts w:ascii="Times New Roman" w:hAnsi="Times New Roman" w:cs="Times New Roman"/>
              </w:rPr>
              <w:t>0.80</w:t>
            </w:r>
            <w:r w:rsidRPr="00AC4967">
              <w:rPr>
                <w:rFonts w:ascii="Times New Roman" w:hAnsi="Times New Roman" w:cs="Times New Roman"/>
                <w:vertAlign w:val="subscript"/>
              </w:rPr>
              <w:t>(9,157.8)</w:t>
            </w:r>
          </w:p>
        </w:tc>
        <w:tc>
          <w:tcPr>
            <w:tcW w:w="1417" w:type="dxa"/>
          </w:tcPr>
          <w:p w14:paraId="7D6E2C13" w14:textId="66D686BF" w:rsidR="00AD246B" w:rsidRDefault="00AD246B" w:rsidP="000A04FD">
            <w:pPr>
              <w:rPr>
                <w:rFonts w:ascii="Times New Roman" w:hAnsi="Times New Roman" w:cs="Times New Roman"/>
              </w:rPr>
            </w:pPr>
            <w:r>
              <w:rPr>
                <w:rFonts w:ascii="Times New Roman" w:hAnsi="Times New Roman" w:cs="Times New Roman"/>
                <w:b/>
              </w:rPr>
              <w:t>16.69</w:t>
            </w:r>
            <w:r w:rsidRPr="00AC4967">
              <w:rPr>
                <w:rFonts w:ascii="Times New Roman" w:hAnsi="Times New Roman" w:cs="Times New Roman"/>
                <w:vertAlign w:val="subscript"/>
              </w:rPr>
              <w:t>(1,158.4)</w:t>
            </w:r>
          </w:p>
        </w:tc>
        <w:tc>
          <w:tcPr>
            <w:tcW w:w="1843" w:type="dxa"/>
          </w:tcPr>
          <w:p w14:paraId="069DDCFA" w14:textId="12602987" w:rsidR="00AD246B" w:rsidRDefault="00AD246B" w:rsidP="000A04FD">
            <w:pPr>
              <w:rPr>
                <w:rFonts w:ascii="Times New Roman" w:hAnsi="Times New Roman" w:cs="Times New Roman"/>
              </w:rPr>
            </w:pPr>
            <w:r w:rsidRPr="00E27BCE">
              <w:rPr>
                <w:rFonts w:ascii="Times New Roman" w:hAnsi="Times New Roman" w:cs="Times New Roman"/>
                <w:i/>
              </w:rPr>
              <w:t>1.84</w:t>
            </w:r>
            <w:r w:rsidRPr="009D1255">
              <w:rPr>
                <w:rFonts w:ascii="Times New Roman" w:hAnsi="Times New Roman" w:cs="Times New Roman"/>
                <w:vertAlign w:val="subscript"/>
              </w:rPr>
              <w:t>(9,160.9)</w:t>
            </w:r>
          </w:p>
        </w:tc>
      </w:tr>
      <w:tr w:rsidR="000A04FD" w14:paraId="6A8006C5" w14:textId="77777777" w:rsidTr="00D31A53">
        <w:tc>
          <w:tcPr>
            <w:tcW w:w="2943" w:type="dxa"/>
          </w:tcPr>
          <w:p w14:paraId="4F1C3C98" w14:textId="6072118D" w:rsidR="00AD246B" w:rsidRPr="00AD5662" w:rsidRDefault="00AD246B" w:rsidP="00B25B30">
            <w:pPr>
              <w:jc w:val="right"/>
              <w:rPr>
                <w:rFonts w:ascii="Times New Roman" w:hAnsi="Times New Roman" w:cs="Times New Roman"/>
                <w:vertAlign w:val="superscript"/>
              </w:rPr>
            </w:pPr>
            <w:r>
              <w:rPr>
                <w:rFonts w:ascii="Times New Roman" w:hAnsi="Times New Roman" w:cs="Times New Roman"/>
              </w:rPr>
              <w:t>Shoot count</w:t>
            </w:r>
            <w:r>
              <w:rPr>
                <w:rFonts w:ascii="Times New Roman" w:hAnsi="Times New Roman" w:cs="Times New Roman"/>
                <w:vertAlign w:val="superscript"/>
              </w:rPr>
              <w:t>a</w:t>
            </w:r>
          </w:p>
        </w:tc>
        <w:tc>
          <w:tcPr>
            <w:tcW w:w="1796" w:type="dxa"/>
          </w:tcPr>
          <w:p w14:paraId="094D6292" w14:textId="4F6BAE1F" w:rsidR="00AD246B" w:rsidRDefault="00AD246B" w:rsidP="000A04FD">
            <w:pPr>
              <w:rPr>
                <w:rFonts w:ascii="Times New Roman" w:hAnsi="Times New Roman" w:cs="Times New Roman"/>
              </w:rPr>
            </w:pPr>
            <w:r>
              <w:rPr>
                <w:rFonts w:ascii="Times New Roman" w:hAnsi="Times New Roman" w:cs="Times New Roman"/>
                <w:b/>
              </w:rPr>
              <w:t>47.42</w:t>
            </w:r>
            <w:r w:rsidRPr="008729B4">
              <w:rPr>
                <w:rFonts w:ascii="Times New Roman" w:hAnsi="Times New Roman" w:cs="Times New Roman"/>
                <w:vertAlign w:val="subscript"/>
              </w:rPr>
              <w:t>(9)</w:t>
            </w:r>
          </w:p>
        </w:tc>
        <w:tc>
          <w:tcPr>
            <w:tcW w:w="1323" w:type="dxa"/>
          </w:tcPr>
          <w:p w14:paraId="78CB3C39" w14:textId="7395A86F" w:rsidR="00AD246B" w:rsidRDefault="00AD246B" w:rsidP="000A04FD">
            <w:pPr>
              <w:rPr>
                <w:rFonts w:ascii="Times New Roman" w:hAnsi="Times New Roman" w:cs="Times New Roman"/>
              </w:rPr>
            </w:pPr>
            <w:r>
              <w:rPr>
                <w:rFonts w:ascii="Times New Roman" w:hAnsi="Times New Roman" w:cs="Times New Roman"/>
                <w:b/>
              </w:rPr>
              <w:t>9.91</w:t>
            </w:r>
            <w:r w:rsidRPr="008729B4">
              <w:rPr>
                <w:rFonts w:ascii="Times New Roman" w:hAnsi="Times New Roman" w:cs="Times New Roman"/>
                <w:vertAlign w:val="subscript"/>
              </w:rPr>
              <w:t>(1)</w:t>
            </w:r>
          </w:p>
        </w:tc>
        <w:tc>
          <w:tcPr>
            <w:tcW w:w="1559" w:type="dxa"/>
          </w:tcPr>
          <w:p w14:paraId="27D257F6" w14:textId="293FF3D2" w:rsidR="00AD246B" w:rsidRDefault="00AD246B" w:rsidP="000A04FD">
            <w:pPr>
              <w:rPr>
                <w:rFonts w:ascii="Times New Roman" w:hAnsi="Times New Roman" w:cs="Times New Roman"/>
              </w:rPr>
            </w:pPr>
            <w:r w:rsidRPr="00E27BCE">
              <w:rPr>
                <w:rFonts w:ascii="Times New Roman" w:hAnsi="Times New Roman" w:cs="Times New Roman"/>
                <w:b/>
              </w:rPr>
              <w:t>5.68</w:t>
            </w:r>
            <w:r w:rsidRPr="00683E40">
              <w:rPr>
                <w:rFonts w:ascii="Times New Roman" w:hAnsi="Times New Roman" w:cs="Times New Roman"/>
                <w:vertAlign w:val="subscript"/>
              </w:rPr>
              <w:t>(1)</w:t>
            </w:r>
          </w:p>
        </w:tc>
        <w:tc>
          <w:tcPr>
            <w:tcW w:w="1276" w:type="dxa"/>
          </w:tcPr>
          <w:p w14:paraId="4B853895" w14:textId="7EA55F24" w:rsidR="00AD246B" w:rsidRDefault="00AD246B" w:rsidP="000A04FD">
            <w:pPr>
              <w:rPr>
                <w:rFonts w:ascii="Times New Roman" w:hAnsi="Times New Roman" w:cs="Times New Roman"/>
              </w:rPr>
            </w:pPr>
            <w:r>
              <w:rPr>
                <w:rFonts w:ascii="Times New Roman" w:hAnsi="Times New Roman" w:cs="Times New Roman"/>
              </w:rPr>
              <w:t>10.70</w:t>
            </w:r>
            <w:r w:rsidRPr="00AC4967">
              <w:rPr>
                <w:rFonts w:ascii="Times New Roman" w:hAnsi="Times New Roman" w:cs="Times New Roman"/>
                <w:vertAlign w:val="subscript"/>
              </w:rPr>
              <w:t>(9)</w:t>
            </w:r>
          </w:p>
        </w:tc>
        <w:tc>
          <w:tcPr>
            <w:tcW w:w="1276" w:type="dxa"/>
          </w:tcPr>
          <w:p w14:paraId="50D87928" w14:textId="0539EA15" w:rsidR="00AD246B" w:rsidRDefault="00AD246B" w:rsidP="000A04FD">
            <w:pPr>
              <w:rPr>
                <w:rFonts w:ascii="Times New Roman" w:hAnsi="Times New Roman" w:cs="Times New Roman"/>
              </w:rPr>
            </w:pPr>
            <w:r w:rsidRPr="00E27BCE">
              <w:rPr>
                <w:rFonts w:ascii="Times New Roman" w:hAnsi="Times New Roman" w:cs="Times New Roman"/>
                <w:b/>
              </w:rPr>
              <w:t>18.26</w:t>
            </w:r>
            <w:r w:rsidRPr="00AC4967">
              <w:rPr>
                <w:rFonts w:ascii="Times New Roman" w:hAnsi="Times New Roman" w:cs="Times New Roman"/>
                <w:vertAlign w:val="subscript"/>
              </w:rPr>
              <w:t>(9)</w:t>
            </w:r>
          </w:p>
        </w:tc>
        <w:tc>
          <w:tcPr>
            <w:tcW w:w="1417" w:type="dxa"/>
          </w:tcPr>
          <w:p w14:paraId="1BACC2E2" w14:textId="19D5D0C4" w:rsidR="00AD246B" w:rsidRDefault="00AD246B" w:rsidP="000A04FD">
            <w:pPr>
              <w:rPr>
                <w:rFonts w:ascii="Times New Roman" w:hAnsi="Times New Roman" w:cs="Times New Roman"/>
              </w:rPr>
            </w:pPr>
            <w:r>
              <w:rPr>
                <w:rFonts w:ascii="Times New Roman" w:hAnsi="Times New Roman" w:cs="Times New Roman"/>
                <w:b/>
              </w:rPr>
              <w:t>12.53</w:t>
            </w:r>
            <w:r w:rsidRPr="00AC4967">
              <w:rPr>
                <w:rFonts w:ascii="Times New Roman" w:hAnsi="Times New Roman" w:cs="Times New Roman"/>
                <w:vertAlign w:val="subscript"/>
              </w:rPr>
              <w:t>(1)</w:t>
            </w:r>
          </w:p>
        </w:tc>
        <w:tc>
          <w:tcPr>
            <w:tcW w:w="1843" w:type="dxa"/>
          </w:tcPr>
          <w:p w14:paraId="4DBD194A" w14:textId="1501E84F" w:rsidR="00AD246B" w:rsidRDefault="00AD246B" w:rsidP="000A04FD">
            <w:pPr>
              <w:rPr>
                <w:rFonts w:ascii="Times New Roman" w:hAnsi="Times New Roman" w:cs="Times New Roman"/>
              </w:rPr>
            </w:pPr>
            <w:r>
              <w:rPr>
                <w:rFonts w:ascii="Times New Roman" w:hAnsi="Times New Roman" w:cs="Times New Roman"/>
              </w:rPr>
              <w:t>5.76</w:t>
            </w:r>
            <w:r w:rsidRPr="009D1255">
              <w:rPr>
                <w:rFonts w:ascii="Times New Roman" w:hAnsi="Times New Roman" w:cs="Times New Roman"/>
                <w:vertAlign w:val="subscript"/>
              </w:rPr>
              <w:t>(9)</w:t>
            </w:r>
          </w:p>
        </w:tc>
      </w:tr>
      <w:tr w:rsidR="000A04FD" w14:paraId="5B5B15AF" w14:textId="77777777" w:rsidTr="00D31A53">
        <w:tc>
          <w:tcPr>
            <w:tcW w:w="2943" w:type="dxa"/>
          </w:tcPr>
          <w:p w14:paraId="4C909A11" w14:textId="594CD803" w:rsidR="00AD246B" w:rsidRDefault="00AD246B" w:rsidP="00B25B30">
            <w:pPr>
              <w:jc w:val="right"/>
              <w:rPr>
                <w:rFonts w:ascii="Times New Roman" w:hAnsi="Times New Roman" w:cs="Times New Roman"/>
              </w:rPr>
            </w:pPr>
            <w:r>
              <w:rPr>
                <w:rFonts w:ascii="Times New Roman" w:hAnsi="Times New Roman" w:cs="Times New Roman"/>
              </w:rPr>
              <w:t>Shoot length</w:t>
            </w:r>
            <w:r>
              <w:rPr>
                <w:rFonts w:ascii="Times New Roman" w:hAnsi="Times New Roman" w:cs="Times New Roman"/>
                <w:vertAlign w:val="superscript"/>
              </w:rPr>
              <w:t>b</w:t>
            </w:r>
          </w:p>
        </w:tc>
        <w:tc>
          <w:tcPr>
            <w:tcW w:w="1796" w:type="dxa"/>
          </w:tcPr>
          <w:p w14:paraId="62736A98" w14:textId="005752D0" w:rsidR="00AD246B" w:rsidRDefault="00AD246B" w:rsidP="000A04FD">
            <w:pPr>
              <w:rPr>
                <w:rFonts w:ascii="Times New Roman" w:hAnsi="Times New Roman" w:cs="Times New Roman"/>
              </w:rPr>
            </w:pPr>
            <w:r>
              <w:rPr>
                <w:rFonts w:ascii="Times New Roman" w:hAnsi="Times New Roman" w:cs="Times New Roman"/>
                <w:b/>
              </w:rPr>
              <w:t>4.97</w:t>
            </w:r>
            <w:r w:rsidRPr="008729B4">
              <w:rPr>
                <w:rFonts w:ascii="Times New Roman" w:hAnsi="Times New Roman" w:cs="Times New Roman"/>
                <w:vertAlign w:val="subscript"/>
              </w:rPr>
              <w:t>(9,144.2)</w:t>
            </w:r>
          </w:p>
        </w:tc>
        <w:tc>
          <w:tcPr>
            <w:tcW w:w="1323" w:type="dxa"/>
          </w:tcPr>
          <w:p w14:paraId="00CD430E" w14:textId="37756E19" w:rsidR="00AD246B" w:rsidRDefault="00AD246B" w:rsidP="000A04FD">
            <w:pPr>
              <w:rPr>
                <w:rFonts w:ascii="Times New Roman" w:hAnsi="Times New Roman" w:cs="Times New Roman"/>
              </w:rPr>
            </w:pPr>
            <w:r>
              <w:rPr>
                <w:rFonts w:ascii="Times New Roman" w:hAnsi="Times New Roman" w:cs="Times New Roman"/>
                <w:b/>
              </w:rPr>
              <w:t>10.44</w:t>
            </w:r>
            <w:r w:rsidRPr="008729B4">
              <w:rPr>
                <w:rFonts w:ascii="Times New Roman" w:hAnsi="Times New Roman" w:cs="Times New Roman"/>
                <w:vertAlign w:val="subscript"/>
              </w:rPr>
              <w:t>(1,9.0)</w:t>
            </w:r>
          </w:p>
        </w:tc>
        <w:tc>
          <w:tcPr>
            <w:tcW w:w="1559" w:type="dxa"/>
          </w:tcPr>
          <w:p w14:paraId="5D9230E6" w14:textId="4AFF192B" w:rsidR="00AD246B" w:rsidRDefault="00AD246B" w:rsidP="000A04FD">
            <w:pPr>
              <w:rPr>
                <w:rFonts w:ascii="Times New Roman" w:hAnsi="Times New Roman" w:cs="Times New Roman"/>
              </w:rPr>
            </w:pPr>
            <w:r>
              <w:rPr>
                <w:rFonts w:ascii="Times New Roman" w:hAnsi="Times New Roman" w:cs="Times New Roman"/>
                <w:b/>
              </w:rPr>
              <w:t>75.36</w:t>
            </w:r>
            <w:r w:rsidRPr="00683E40">
              <w:rPr>
                <w:rFonts w:ascii="Times New Roman" w:hAnsi="Times New Roman" w:cs="Times New Roman"/>
                <w:vertAlign w:val="subscript"/>
              </w:rPr>
              <w:t>(1,158.5)</w:t>
            </w:r>
          </w:p>
        </w:tc>
        <w:tc>
          <w:tcPr>
            <w:tcW w:w="1276" w:type="dxa"/>
          </w:tcPr>
          <w:p w14:paraId="4C6AC5F7" w14:textId="7FFF0C33" w:rsidR="00AD246B" w:rsidRDefault="00AD246B" w:rsidP="000A04FD">
            <w:pPr>
              <w:rPr>
                <w:rFonts w:ascii="Times New Roman" w:hAnsi="Times New Roman" w:cs="Times New Roman"/>
              </w:rPr>
            </w:pPr>
            <w:r>
              <w:rPr>
                <w:rFonts w:ascii="Times New Roman" w:hAnsi="Times New Roman" w:cs="Times New Roman"/>
              </w:rPr>
              <w:t>0.84</w:t>
            </w:r>
            <w:r w:rsidRPr="00AC4967">
              <w:rPr>
                <w:rFonts w:ascii="Times New Roman" w:hAnsi="Times New Roman" w:cs="Times New Roman"/>
                <w:vertAlign w:val="subscript"/>
              </w:rPr>
              <w:t>(9,146.9)</w:t>
            </w:r>
          </w:p>
        </w:tc>
        <w:tc>
          <w:tcPr>
            <w:tcW w:w="1276" w:type="dxa"/>
          </w:tcPr>
          <w:p w14:paraId="373974F0" w14:textId="76F009E5" w:rsidR="00AD246B" w:rsidRDefault="00AD246B" w:rsidP="000A04FD">
            <w:pPr>
              <w:rPr>
                <w:rFonts w:ascii="Times New Roman" w:hAnsi="Times New Roman" w:cs="Times New Roman"/>
              </w:rPr>
            </w:pPr>
            <w:r>
              <w:rPr>
                <w:rFonts w:ascii="Times New Roman" w:hAnsi="Times New Roman" w:cs="Times New Roman"/>
              </w:rPr>
              <w:t>1.61</w:t>
            </w:r>
            <w:r w:rsidRPr="00AC4967">
              <w:rPr>
                <w:rFonts w:ascii="Times New Roman" w:hAnsi="Times New Roman" w:cs="Times New Roman"/>
                <w:vertAlign w:val="subscript"/>
              </w:rPr>
              <w:t>(9,160.1)</w:t>
            </w:r>
          </w:p>
        </w:tc>
        <w:tc>
          <w:tcPr>
            <w:tcW w:w="1417" w:type="dxa"/>
          </w:tcPr>
          <w:p w14:paraId="3247FDB8" w14:textId="1A602ECC" w:rsidR="00AD246B" w:rsidRDefault="00AD246B" w:rsidP="000A04FD">
            <w:pPr>
              <w:rPr>
                <w:rFonts w:ascii="Times New Roman" w:hAnsi="Times New Roman" w:cs="Times New Roman"/>
              </w:rPr>
            </w:pPr>
            <w:r>
              <w:rPr>
                <w:rFonts w:ascii="Times New Roman" w:hAnsi="Times New Roman" w:cs="Times New Roman"/>
              </w:rPr>
              <w:t>0.05</w:t>
            </w:r>
            <w:r w:rsidRPr="00AC4967">
              <w:rPr>
                <w:rFonts w:ascii="Times New Roman" w:hAnsi="Times New Roman" w:cs="Times New Roman"/>
                <w:vertAlign w:val="subscript"/>
              </w:rPr>
              <w:t>(1,160.7)</w:t>
            </w:r>
          </w:p>
        </w:tc>
        <w:tc>
          <w:tcPr>
            <w:tcW w:w="1843" w:type="dxa"/>
          </w:tcPr>
          <w:p w14:paraId="0EDD5037" w14:textId="6E5B7C02" w:rsidR="00AD246B" w:rsidRDefault="00AD246B" w:rsidP="000A04FD">
            <w:pPr>
              <w:rPr>
                <w:rFonts w:ascii="Times New Roman" w:hAnsi="Times New Roman" w:cs="Times New Roman"/>
              </w:rPr>
            </w:pPr>
            <w:r>
              <w:rPr>
                <w:rFonts w:ascii="Times New Roman" w:hAnsi="Times New Roman" w:cs="Times New Roman"/>
              </w:rPr>
              <w:t>0.70</w:t>
            </w:r>
            <w:r w:rsidRPr="009D1255">
              <w:rPr>
                <w:rFonts w:ascii="Times New Roman" w:hAnsi="Times New Roman" w:cs="Times New Roman"/>
                <w:vertAlign w:val="subscript"/>
              </w:rPr>
              <w:t>(9,163.2)</w:t>
            </w:r>
          </w:p>
        </w:tc>
      </w:tr>
      <w:tr w:rsidR="000A04FD" w14:paraId="69D0B0FA" w14:textId="77777777" w:rsidTr="00D31A53">
        <w:tc>
          <w:tcPr>
            <w:tcW w:w="2943" w:type="dxa"/>
          </w:tcPr>
          <w:p w14:paraId="505BD442" w14:textId="45B7AB1D" w:rsidR="00AD246B" w:rsidRDefault="00AD246B" w:rsidP="00B25B30">
            <w:pPr>
              <w:jc w:val="right"/>
              <w:rPr>
                <w:rFonts w:ascii="Times New Roman" w:hAnsi="Times New Roman" w:cs="Times New Roman"/>
              </w:rPr>
            </w:pPr>
            <w:r>
              <w:rPr>
                <w:rFonts w:ascii="Times New Roman" w:hAnsi="Times New Roman" w:cs="Times New Roman"/>
              </w:rPr>
              <w:t>Leaf water content</w:t>
            </w:r>
            <w:r>
              <w:rPr>
                <w:rFonts w:ascii="Times New Roman" w:hAnsi="Times New Roman" w:cs="Times New Roman"/>
                <w:vertAlign w:val="superscript"/>
              </w:rPr>
              <w:t>b</w:t>
            </w:r>
          </w:p>
        </w:tc>
        <w:tc>
          <w:tcPr>
            <w:tcW w:w="1796" w:type="dxa"/>
          </w:tcPr>
          <w:p w14:paraId="6DEAC137" w14:textId="6E40A96E" w:rsidR="00AD246B" w:rsidRDefault="001066C3" w:rsidP="000A04FD">
            <w:pPr>
              <w:rPr>
                <w:rFonts w:ascii="Times New Roman" w:hAnsi="Times New Roman" w:cs="Times New Roman"/>
              </w:rPr>
            </w:pPr>
            <w:r>
              <w:rPr>
                <w:rFonts w:ascii="Times New Roman" w:hAnsi="Times New Roman" w:cs="Times New Roman"/>
                <w:b/>
              </w:rPr>
              <w:t>4.90</w:t>
            </w:r>
            <w:r w:rsidRPr="008729B4">
              <w:rPr>
                <w:rFonts w:ascii="Times New Roman" w:hAnsi="Times New Roman" w:cs="Times New Roman"/>
                <w:vertAlign w:val="subscript"/>
              </w:rPr>
              <w:t>(9,129.0)</w:t>
            </w:r>
          </w:p>
        </w:tc>
        <w:tc>
          <w:tcPr>
            <w:tcW w:w="1323" w:type="dxa"/>
          </w:tcPr>
          <w:p w14:paraId="620341A1" w14:textId="3519D27B" w:rsidR="00AD246B" w:rsidRDefault="001066C3" w:rsidP="000A04FD">
            <w:pPr>
              <w:rPr>
                <w:rFonts w:ascii="Times New Roman" w:hAnsi="Times New Roman" w:cs="Times New Roman"/>
              </w:rPr>
            </w:pPr>
            <w:r>
              <w:rPr>
                <w:rFonts w:ascii="Times New Roman" w:hAnsi="Times New Roman" w:cs="Times New Roman"/>
              </w:rPr>
              <w:t>0.97</w:t>
            </w:r>
            <w:r w:rsidRPr="008729B4">
              <w:rPr>
                <w:rFonts w:ascii="Times New Roman" w:hAnsi="Times New Roman" w:cs="Times New Roman"/>
                <w:vertAlign w:val="subscript"/>
              </w:rPr>
              <w:t>(1,8.7)</w:t>
            </w:r>
          </w:p>
        </w:tc>
        <w:tc>
          <w:tcPr>
            <w:tcW w:w="1559" w:type="dxa"/>
          </w:tcPr>
          <w:p w14:paraId="31F9B7FF" w14:textId="42A0E0DC" w:rsidR="00AD246B" w:rsidRDefault="001066C3" w:rsidP="000A04FD">
            <w:pPr>
              <w:rPr>
                <w:rFonts w:ascii="Times New Roman" w:hAnsi="Times New Roman" w:cs="Times New Roman"/>
              </w:rPr>
            </w:pPr>
            <w:r w:rsidRPr="001066C3">
              <w:rPr>
                <w:rFonts w:ascii="Times New Roman" w:hAnsi="Times New Roman" w:cs="Times New Roman"/>
                <w:i/>
              </w:rPr>
              <w:t>2.93</w:t>
            </w:r>
            <w:r w:rsidRPr="008729B4">
              <w:rPr>
                <w:rFonts w:ascii="Times New Roman" w:hAnsi="Times New Roman" w:cs="Times New Roman"/>
                <w:vertAlign w:val="subscript"/>
              </w:rPr>
              <w:t>(1,139.7)</w:t>
            </w:r>
          </w:p>
        </w:tc>
        <w:tc>
          <w:tcPr>
            <w:tcW w:w="1276" w:type="dxa"/>
          </w:tcPr>
          <w:p w14:paraId="54148ACD" w14:textId="6DBDBEDB" w:rsidR="00AD246B" w:rsidRDefault="001066C3" w:rsidP="000A04FD">
            <w:pPr>
              <w:rPr>
                <w:rFonts w:ascii="Times New Roman" w:hAnsi="Times New Roman" w:cs="Times New Roman"/>
              </w:rPr>
            </w:pPr>
            <w:r>
              <w:rPr>
                <w:rFonts w:ascii="Times New Roman" w:hAnsi="Times New Roman" w:cs="Times New Roman"/>
              </w:rPr>
              <w:t>0.47</w:t>
            </w:r>
            <w:r w:rsidRPr="00AC4967">
              <w:rPr>
                <w:rFonts w:ascii="Times New Roman" w:hAnsi="Times New Roman" w:cs="Times New Roman"/>
                <w:vertAlign w:val="subscript"/>
              </w:rPr>
              <w:t>(9,132.0)</w:t>
            </w:r>
          </w:p>
        </w:tc>
        <w:tc>
          <w:tcPr>
            <w:tcW w:w="1276" w:type="dxa"/>
          </w:tcPr>
          <w:p w14:paraId="331DBA28" w14:textId="7060C96C" w:rsidR="00AD246B" w:rsidRDefault="001066C3" w:rsidP="000A04FD">
            <w:pPr>
              <w:rPr>
                <w:rFonts w:ascii="Times New Roman" w:hAnsi="Times New Roman" w:cs="Times New Roman"/>
              </w:rPr>
            </w:pPr>
            <w:r>
              <w:rPr>
                <w:rFonts w:ascii="Times New Roman" w:hAnsi="Times New Roman" w:cs="Times New Roman"/>
                <w:b/>
              </w:rPr>
              <w:t>2.80</w:t>
            </w:r>
            <w:r w:rsidRPr="00AC4967">
              <w:rPr>
                <w:rFonts w:ascii="Times New Roman" w:hAnsi="Times New Roman" w:cs="Times New Roman"/>
                <w:vertAlign w:val="subscript"/>
              </w:rPr>
              <w:t>(9,141.6)</w:t>
            </w:r>
          </w:p>
        </w:tc>
        <w:tc>
          <w:tcPr>
            <w:tcW w:w="1417" w:type="dxa"/>
          </w:tcPr>
          <w:p w14:paraId="167B68A6" w14:textId="7D8AAB32" w:rsidR="00AD246B" w:rsidRDefault="001066C3" w:rsidP="000A04FD">
            <w:pPr>
              <w:rPr>
                <w:rFonts w:ascii="Times New Roman" w:hAnsi="Times New Roman" w:cs="Times New Roman"/>
              </w:rPr>
            </w:pPr>
            <w:r>
              <w:rPr>
                <w:rFonts w:ascii="Times New Roman" w:hAnsi="Times New Roman" w:cs="Times New Roman"/>
              </w:rPr>
              <w:t>2.03</w:t>
            </w:r>
            <w:r w:rsidRPr="00AC4967">
              <w:rPr>
                <w:rFonts w:ascii="Times New Roman" w:hAnsi="Times New Roman" w:cs="Times New Roman"/>
                <w:vertAlign w:val="subscript"/>
              </w:rPr>
              <w:t>(1,141.5)</w:t>
            </w:r>
          </w:p>
        </w:tc>
        <w:tc>
          <w:tcPr>
            <w:tcW w:w="1843" w:type="dxa"/>
          </w:tcPr>
          <w:p w14:paraId="176A7329" w14:textId="1AB7FE45" w:rsidR="00AD246B" w:rsidRDefault="00AD246B" w:rsidP="000A04FD">
            <w:pPr>
              <w:rPr>
                <w:rFonts w:ascii="Times New Roman" w:hAnsi="Times New Roman" w:cs="Times New Roman"/>
              </w:rPr>
            </w:pPr>
            <w:r>
              <w:rPr>
                <w:rFonts w:ascii="Times New Roman" w:hAnsi="Times New Roman" w:cs="Times New Roman"/>
              </w:rPr>
              <w:t>1.56</w:t>
            </w:r>
            <w:r w:rsidR="001066C3" w:rsidRPr="009D1255">
              <w:rPr>
                <w:rFonts w:ascii="Times New Roman" w:hAnsi="Times New Roman" w:cs="Times New Roman"/>
                <w:vertAlign w:val="subscript"/>
              </w:rPr>
              <w:t>(9,144.1)</w:t>
            </w:r>
          </w:p>
        </w:tc>
      </w:tr>
      <w:tr w:rsidR="000A04FD" w14:paraId="6065CE73" w14:textId="77777777" w:rsidTr="00D31A53">
        <w:tc>
          <w:tcPr>
            <w:tcW w:w="2943" w:type="dxa"/>
          </w:tcPr>
          <w:p w14:paraId="062252CC" w14:textId="71699A85"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trichome density</w:t>
            </w:r>
            <w:r>
              <w:rPr>
                <w:rFonts w:ascii="Times New Roman" w:hAnsi="Times New Roman" w:cs="Times New Roman"/>
                <w:vertAlign w:val="subscript"/>
              </w:rPr>
              <w:t>2012</w:t>
            </w:r>
            <w:r>
              <w:rPr>
                <w:rFonts w:ascii="Times New Roman" w:hAnsi="Times New Roman" w:cs="Times New Roman"/>
                <w:vertAlign w:val="superscript"/>
              </w:rPr>
              <w:t>b</w:t>
            </w:r>
          </w:p>
        </w:tc>
        <w:tc>
          <w:tcPr>
            <w:tcW w:w="1796" w:type="dxa"/>
          </w:tcPr>
          <w:p w14:paraId="6DCF05C4" w14:textId="27E7A81A" w:rsidR="00AD246B" w:rsidRDefault="001066C3" w:rsidP="000A04FD">
            <w:pPr>
              <w:rPr>
                <w:rFonts w:ascii="Times New Roman" w:hAnsi="Times New Roman" w:cs="Times New Roman"/>
              </w:rPr>
            </w:pPr>
            <w:r>
              <w:rPr>
                <w:rFonts w:ascii="Times New Roman" w:hAnsi="Times New Roman" w:cs="Times New Roman"/>
                <w:b/>
              </w:rPr>
              <w:t>67.31</w:t>
            </w:r>
            <w:r w:rsidRPr="008729B4">
              <w:rPr>
                <w:rFonts w:ascii="Times New Roman" w:hAnsi="Times New Roman" w:cs="Times New Roman"/>
                <w:vertAlign w:val="subscript"/>
              </w:rPr>
              <w:t>(9)</w:t>
            </w:r>
          </w:p>
        </w:tc>
        <w:tc>
          <w:tcPr>
            <w:tcW w:w="1323" w:type="dxa"/>
          </w:tcPr>
          <w:p w14:paraId="3A1D301B" w14:textId="2F6B1254" w:rsidR="00AD246B" w:rsidRDefault="001066C3" w:rsidP="000A04FD">
            <w:pPr>
              <w:rPr>
                <w:rFonts w:ascii="Times New Roman" w:hAnsi="Times New Roman" w:cs="Times New Roman"/>
              </w:rPr>
            </w:pPr>
            <w:r>
              <w:rPr>
                <w:rFonts w:ascii="Times New Roman" w:hAnsi="Times New Roman" w:cs="Times New Roman"/>
              </w:rPr>
              <w:t>0.02</w:t>
            </w:r>
            <w:r w:rsidRPr="008729B4">
              <w:rPr>
                <w:rFonts w:ascii="Times New Roman" w:hAnsi="Times New Roman" w:cs="Times New Roman"/>
                <w:vertAlign w:val="subscript"/>
              </w:rPr>
              <w:t>(1)</w:t>
            </w:r>
          </w:p>
        </w:tc>
        <w:tc>
          <w:tcPr>
            <w:tcW w:w="1559" w:type="dxa"/>
          </w:tcPr>
          <w:p w14:paraId="0CCB580C" w14:textId="49B694B5"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FFD8ED6" w14:textId="54F403D4" w:rsidR="00AD246B" w:rsidRDefault="001066C3" w:rsidP="000A04FD">
            <w:pPr>
              <w:rPr>
                <w:rFonts w:ascii="Times New Roman" w:hAnsi="Times New Roman" w:cs="Times New Roman"/>
              </w:rPr>
            </w:pPr>
            <w:r>
              <w:rPr>
                <w:rFonts w:ascii="Times New Roman" w:hAnsi="Times New Roman" w:cs="Times New Roman"/>
              </w:rPr>
              <w:t>10.45</w:t>
            </w:r>
            <w:r w:rsidRPr="00AC4967">
              <w:rPr>
                <w:rFonts w:ascii="Times New Roman" w:hAnsi="Times New Roman" w:cs="Times New Roman"/>
                <w:vertAlign w:val="subscript"/>
              </w:rPr>
              <w:t>(9)</w:t>
            </w:r>
          </w:p>
        </w:tc>
        <w:tc>
          <w:tcPr>
            <w:tcW w:w="1276" w:type="dxa"/>
          </w:tcPr>
          <w:p w14:paraId="6D5D96B5" w14:textId="352B7746"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3A6B9E68" w14:textId="5F8B8EF8"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4DA8D0F9" w14:textId="07F8B86F" w:rsidR="00AD246B" w:rsidRDefault="00AD246B" w:rsidP="000A04FD">
            <w:pPr>
              <w:rPr>
                <w:rFonts w:ascii="Times New Roman" w:hAnsi="Times New Roman" w:cs="Times New Roman"/>
              </w:rPr>
            </w:pPr>
            <w:r>
              <w:rPr>
                <w:rFonts w:ascii="Times New Roman" w:hAnsi="Times New Roman" w:cs="Times New Roman"/>
              </w:rPr>
              <w:t>-</w:t>
            </w:r>
          </w:p>
        </w:tc>
      </w:tr>
      <w:tr w:rsidR="000A04FD" w14:paraId="6B069A6E" w14:textId="77777777" w:rsidTr="00D31A53">
        <w:tc>
          <w:tcPr>
            <w:tcW w:w="2943" w:type="dxa"/>
          </w:tcPr>
          <w:p w14:paraId="1B6AC9CA" w14:textId="2D137B4B"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SLA</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6ACC1310" w14:textId="3E5C957A" w:rsidR="00AD246B" w:rsidRDefault="003E337F" w:rsidP="000A04FD">
            <w:pPr>
              <w:rPr>
                <w:rFonts w:ascii="Times New Roman" w:hAnsi="Times New Roman" w:cs="Times New Roman"/>
              </w:rPr>
            </w:pPr>
            <w:r>
              <w:rPr>
                <w:rFonts w:ascii="Times New Roman" w:hAnsi="Times New Roman" w:cs="Times New Roman"/>
                <w:b/>
              </w:rPr>
              <w:t>4.21</w:t>
            </w:r>
            <w:r w:rsidRPr="008729B4">
              <w:rPr>
                <w:rFonts w:ascii="Times New Roman" w:hAnsi="Times New Roman" w:cs="Times New Roman"/>
                <w:vertAlign w:val="subscript"/>
              </w:rPr>
              <w:t>(9,122.5)</w:t>
            </w:r>
          </w:p>
        </w:tc>
        <w:tc>
          <w:tcPr>
            <w:tcW w:w="1323" w:type="dxa"/>
          </w:tcPr>
          <w:p w14:paraId="32042DFF" w14:textId="6C7BFC8C" w:rsidR="00AD246B" w:rsidRDefault="003E337F" w:rsidP="000A04FD">
            <w:pPr>
              <w:rPr>
                <w:rFonts w:ascii="Times New Roman" w:hAnsi="Times New Roman" w:cs="Times New Roman"/>
              </w:rPr>
            </w:pPr>
            <w:r>
              <w:rPr>
                <w:rFonts w:ascii="Times New Roman" w:hAnsi="Times New Roman" w:cs="Times New Roman"/>
              </w:rPr>
              <w:t>0.34</w:t>
            </w:r>
            <w:r w:rsidRPr="008729B4">
              <w:rPr>
                <w:rFonts w:ascii="Times New Roman" w:hAnsi="Times New Roman" w:cs="Times New Roman"/>
                <w:vertAlign w:val="subscript"/>
              </w:rPr>
              <w:t>(1,8.9)</w:t>
            </w:r>
          </w:p>
        </w:tc>
        <w:tc>
          <w:tcPr>
            <w:tcW w:w="1559" w:type="dxa"/>
          </w:tcPr>
          <w:p w14:paraId="656559BD" w14:textId="7C73AF0E"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7C309A26" w14:textId="5F3B13C0" w:rsidR="00AD246B" w:rsidRDefault="003E337F" w:rsidP="000A04FD">
            <w:pPr>
              <w:rPr>
                <w:rFonts w:ascii="Times New Roman" w:hAnsi="Times New Roman" w:cs="Times New Roman"/>
              </w:rPr>
            </w:pPr>
            <w:r>
              <w:rPr>
                <w:rFonts w:ascii="Times New Roman" w:hAnsi="Times New Roman" w:cs="Times New Roman"/>
              </w:rPr>
              <w:t>1.19</w:t>
            </w:r>
            <w:r w:rsidRPr="00AC4967">
              <w:rPr>
                <w:rFonts w:ascii="Times New Roman" w:hAnsi="Times New Roman" w:cs="Times New Roman"/>
                <w:vertAlign w:val="subscript"/>
              </w:rPr>
              <w:t>(9,123.4)</w:t>
            </w:r>
          </w:p>
        </w:tc>
        <w:tc>
          <w:tcPr>
            <w:tcW w:w="1276" w:type="dxa"/>
          </w:tcPr>
          <w:p w14:paraId="6F96929F" w14:textId="1125DD4D"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7E83D079" w14:textId="74A7889E"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21E1B5C2" w14:textId="5A3117B3" w:rsidR="00AD246B" w:rsidRDefault="00AD246B" w:rsidP="000A04FD">
            <w:pPr>
              <w:rPr>
                <w:rFonts w:ascii="Times New Roman" w:hAnsi="Times New Roman" w:cs="Times New Roman"/>
              </w:rPr>
            </w:pPr>
            <w:r>
              <w:rPr>
                <w:rFonts w:ascii="Times New Roman" w:hAnsi="Times New Roman" w:cs="Times New Roman"/>
              </w:rPr>
              <w:t>-</w:t>
            </w:r>
          </w:p>
        </w:tc>
      </w:tr>
      <w:tr w:rsidR="000A04FD" w14:paraId="6EADEE87" w14:textId="77777777" w:rsidTr="00D31A53">
        <w:tc>
          <w:tcPr>
            <w:tcW w:w="2943" w:type="dxa"/>
          </w:tcPr>
          <w:p w14:paraId="7073EA17" w14:textId="7531F640"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C:N</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29E862E0" w14:textId="297A41F7" w:rsidR="00AD246B" w:rsidRDefault="003E337F" w:rsidP="000A04FD">
            <w:pPr>
              <w:rPr>
                <w:rFonts w:ascii="Times New Roman" w:hAnsi="Times New Roman" w:cs="Times New Roman"/>
              </w:rPr>
            </w:pPr>
            <w:r>
              <w:rPr>
                <w:rFonts w:ascii="Times New Roman" w:hAnsi="Times New Roman" w:cs="Times New Roman"/>
                <w:b/>
              </w:rPr>
              <w:t>4.88</w:t>
            </w:r>
            <w:r w:rsidRPr="008729B4">
              <w:rPr>
                <w:rFonts w:ascii="Times New Roman" w:hAnsi="Times New Roman" w:cs="Times New Roman"/>
                <w:vertAlign w:val="subscript"/>
              </w:rPr>
              <w:t>(9,70.48)</w:t>
            </w:r>
          </w:p>
        </w:tc>
        <w:tc>
          <w:tcPr>
            <w:tcW w:w="1323" w:type="dxa"/>
          </w:tcPr>
          <w:p w14:paraId="53260237" w14:textId="17835DFB" w:rsidR="00AD246B" w:rsidRDefault="003E337F" w:rsidP="000A04FD">
            <w:pPr>
              <w:rPr>
                <w:rFonts w:ascii="Times New Roman" w:hAnsi="Times New Roman" w:cs="Times New Roman"/>
              </w:rPr>
            </w:pPr>
            <w:r>
              <w:rPr>
                <w:rFonts w:ascii="Times New Roman" w:hAnsi="Times New Roman" w:cs="Times New Roman"/>
              </w:rPr>
              <w:t>1.54</w:t>
            </w:r>
            <w:r w:rsidRPr="008729B4">
              <w:rPr>
                <w:rFonts w:ascii="Times New Roman" w:hAnsi="Times New Roman" w:cs="Times New Roman"/>
                <w:vertAlign w:val="subscript"/>
              </w:rPr>
              <w:t>(1,7.8)</w:t>
            </w:r>
          </w:p>
        </w:tc>
        <w:tc>
          <w:tcPr>
            <w:tcW w:w="1559" w:type="dxa"/>
          </w:tcPr>
          <w:p w14:paraId="742FE5D3" w14:textId="7D0F9AFA"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C90B46E" w14:textId="5FCB74BA" w:rsidR="00AD246B" w:rsidRDefault="00AD246B" w:rsidP="000A04FD">
            <w:pPr>
              <w:rPr>
                <w:rFonts w:ascii="Times New Roman" w:hAnsi="Times New Roman" w:cs="Times New Roman"/>
              </w:rPr>
            </w:pPr>
            <w:r>
              <w:rPr>
                <w:rFonts w:ascii="Times New Roman" w:hAnsi="Times New Roman" w:cs="Times New Roman"/>
              </w:rPr>
              <w:t>1.3</w:t>
            </w:r>
            <w:r w:rsidR="003E337F">
              <w:rPr>
                <w:rFonts w:ascii="Times New Roman" w:hAnsi="Times New Roman" w:cs="Times New Roman"/>
              </w:rPr>
              <w:t>1</w:t>
            </w:r>
            <w:r w:rsidR="003E337F" w:rsidRPr="00AC4967">
              <w:rPr>
                <w:rFonts w:ascii="Times New Roman" w:hAnsi="Times New Roman" w:cs="Times New Roman"/>
                <w:vertAlign w:val="subscript"/>
              </w:rPr>
              <w:t>(9,71.6)</w:t>
            </w:r>
          </w:p>
        </w:tc>
        <w:tc>
          <w:tcPr>
            <w:tcW w:w="1276" w:type="dxa"/>
          </w:tcPr>
          <w:p w14:paraId="0666C5A4" w14:textId="48BFF949"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2FB8EACA" w14:textId="07CB2F1A"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6414026D" w14:textId="18DABA29" w:rsidR="00AD246B" w:rsidRDefault="00AD246B" w:rsidP="000A04FD">
            <w:pPr>
              <w:rPr>
                <w:rFonts w:ascii="Times New Roman" w:hAnsi="Times New Roman" w:cs="Times New Roman"/>
              </w:rPr>
            </w:pPr>
            <w:r>
              <w:rPr>
                <w:rFonts w:ascii="Times New Roman" w:hAnsi="Times New Roman" w:cs="Times New Roman"/>
              </w:rPr>
              <w:t>-</w:t>
            </w:r>
          </w:p>
        </w:tc>
      </w:tr>
      <w:tr w:rsidR="000A04FD" w14:paraId="0524F75A" w14:textId="77777777" w:rsidTr="00D31A53">
        <w:tc>
          <w:tcPr>
            <w:tcW w:w="2943" w:type="dxa"/>
          </w:tcPr>
          <w:p w14:paraId="32768215" w14:textId="10E3A851"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Root C:N</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07693FFE" w14:textId="4188F0BB" w:rsidR="00AD246B" w:rsidRDefault="003E337F" w:rsidP="000A04FD">
            <w:pPr>
              <w:rPr>
                <w:rFonts w:ascii="Times New Roman" w:hAnsi="Times New Roman" w:cs="Times New Roman"/>
              </w:rPr>
            </w:pPr>
            <w:r>
              <w:rPr>
                <w:rFonts w:ascii="Times New Roman" w:hAnsi="Times New Roman" w:cs="Times New Roman"/>
              </w:rPr>
              <w:t>0.85</w:t>
            </w:r>
            <w:r w:rsidRPr="003E337F">
              <w:rPr>
                <w:rFonts w:ascii="Times New Roman" w:hAnsi="Times New Roman" w:cs="Times New Roman"/>
                <w:vertAlign w:val="subscript"/>
              </w:rPr>
              <w:t>(9,107.0)</w:t>
            </w:r>
          </w:p>
        </w:tc>
        <w:tc>
          <w:tcPr>
            <w:tcW w:w="1323" w:type="dxa"/>
          </w:tcPr>
          <w:p w14:paraId="6BC8AE04" w14:textId="486EDC88" w:rsidR="00AD246B" w:rsidRDefault="003E337F" w:rsidP="000A04FD">
            <w:pPr>
              <w:rPr>
                <w:rFonts w:ascii="Times New Roman" w:hAnsi="Times New Roman" w:cs="Times New Roman"/>
              </w:rPr>
            </w:pPr>
            <w:r>
              <w:rPr>
                <w:rFonts w:ascii="Times New Roman" w:hAnsi="Times New Roman" w:cs="Times New Roman"/>
              </w:rPr>
              <w:t>0.31</w:t>
            </w:r>
            <w:r w:rsidR="008729B4">
              <w:rPr>
                <w:rFonts w:ascii="Times New Roman" w:hAnsi="Times New Roman" w:cs="Times New Roman"/>
                <w:vertAlign w:val="subscript"/>
              </w:rPr>
              <w:t>(1,8.</w:t>
            </w:r>
            <w:r w:rsidRPr="003E337F">
              <w:rPr>
                <w:rFonts w:ascii="Times New Roman" w:hAnsi="Times New Roman" w:cs="Times New Roman"/>
                <w:vertAlign w:val="subscript"/>
              </w:rPr>
              <w:t>7)</w:t>
            </w:r>
          </w:p>
        </w:tc>
        <w:tc>
          <w:tcPr>
            <w:tcW w:w="1559" w:type="dxa"/>
          </w:tcPr>
          <w:p w14:paraId="0CC8B8E1" w14:textId="5AB9626D"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0B695919" w14:textId="28CB22AB" w:rsidR="00AD246B" w:rsidRDefault="00AD246B" w:rsidP="000A04FD">
            <w:pPr>
              <w:rPr>
                <w:rFonts w:ascii="Times New Roman" w:hAnsi="Times New Roman" w:cs="Times New Roman"/>
              </w:rPr>
            </w:pPr>
            <w:r>
              <w:rPr>
                <w:rFonts w:ascii="Times New Roman" w:hAnsi="Times New Roman" w:cs="Times New Roman"/>
              </w:rPr>
              <w:t>0.3</w:t>
            </w:r>
            <w:r w:rsidR="003E337F">
              <w:rPr>
                <w:rFonts w:ascii="Times New Roman" w:hAnsi="Times New Roman" w:cs="Times New Roman"/>
              </w:rPr>
              <w:t>3</w:t>
            </w:r>
            <w:r w:rsidR="003E337F" w:rsidRPr="00AC4967">
              <w:rPr>
                <w:rFonts w:ascii="Times New Roman" w:hAnsi="Times New Roman" w:cs="Times New Roman"/>
                <w:vertAlign w:val="subscript"/>
              </w:rPr>
              <w:t>(9,107.5)</w:t>
            </w:r>
          </w:p>
        </w:tc>
        <w:tc>
          <w:tcPr>
            <w:tcW w:w="1276" w:type="dxa"/>
          </w:tcPr>
          <w:p w14:paraId="638BC0E3" w14:textId="160760E4"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0373B623" w14:textId="341CC114"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091EFEE3" w14:textId="4E27E339" w:rsidR="00AD246B" w:rsidRDefault="00AD246B" w:rsidP="000A04FD">
            <w:pPr>
              <w:rPr>
                <w:rFonts w:ascii="Times New Roman" w:hAnsi="Times New Roman" w:cs="Times New Roman"/>
              </w:rPr>
            </w:pPr>
            <w:r>
              <w:rPr>
                <w:rFonts w:ascii="Times New Roman" w:hAnsi="Times New Roman" w:cs="Times New Roman"/>
              </w:rPr>
              <w:t>-</w:t>
            </w:r>
          </w:p>
        </w:tc>
      </w:tr>
    </w:tbl>
    <w:p w14:paraId="51282C50" w14:textId="7E4397EE" w:rsidR="00A54CF8" w:rsidRDefault="00A54CF8" w:rsidP="00A54CF8">
      <w:pPr>
        <w:rPr>
          <w:rFonts w:ascii="Times New Roman" w:hAnsi="Times New Roman" w:cs="Times New Roman"/>
        </w:rPr>
      </w:pPr>
      <w:r>
        <w:rPr>
          <w:rFonts w:ascii="Times New Roman" w:hAnsi="Times New Roman" w:cs="Times New Roman"/>
        </w:rPr>
        <w:t xml:space="preserve">Notes: </w:t>
      </w:r>
      <w:r>
        <w:rPr>
          <w:rFonts w:ascii="Times New Roman" w:hAnsi="Times New Roman" w:cs="Times New Roman"/>
          <w:vertAlign w:val="superscript"/>
        </w:rPr>
        <w:t>a</w:t>
      </w:r>
      <w:r>
        <w:rPr>
          <w:rFonts w:ascii="Times New Roman" w:hAnsi="Times New Roman" w:cs="Times New Roman"/>
        </w:rPr>
        <w:t xml:space="preserve">Likelihood-ratio test and degrees of freedom calculated using a generalized linear mixed-effect model (error distribution = Poisson, link function = log); </w:t>
      </w:r>
      <w:r>
        <w:rPr>
          <w:rFonts w:ascii="Times New Roman" w:hAnsi="Times New Roman" w:cs="Times New Roman"/>
          <w:vertAlign w:val="superscript"/>
        </w:rPr>
        <w:t>b</w:t>
      </w:r>
      <w:r w:rsidRPr="000C4E0C">
        <w:rPr>
          <w:rFonts w:ascii="Times New Roman" w:hAnsi="Times New Roman" w:cs="Times New Roman"/>
          <w:i/>
        </w:rPr>
        <w:t>F</w:t>
      </w:r>
      <w:r>
        <w:rPr>
          <w:rFonts w:ascii="Times New Roman" w:hAnsi="Times New Roman" w:cs="Times New Roman"/>
        </w:rPr>
        <w:t xml:space="preserve">-test and Kenward-Roger approximated degrees of freedom calculated using a linear mixed-effect model; </w:t>
      </w:r>
      <w:r w:rsidRPr="000C4E0C">
        <w:rPr>
          <w:rFonts w:ascii="Times New Roman" w:hAnsi="Times New Roman" w:cs="Times New Roman"/>
          <w:vertAlign w:val="superscript"/>
        </w:rPr>
        <w:t>c</w:t>
      </w:r>
      <w:r w:rsidRPr="000C4E0C">
        <w:rPr>
          <w:rFonts w:ascii="Times New Roman" w:hAnsi="Times New Roman" w:cs="Times New Roman"/>
          <w:i/>
        </w:rPr>
        <w:t>F</w:t>
      </w:r>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Hellinger-transformed community data; *indicates that predictor was modeled as a random effect and its significance was determined using a likelihood ratio test</w:t>
      </w:r>
      <w:r w:rsidR="007264A7">
        <w:rPr>
          <w:rFonts w:ascii="Times New Roman" w:hAnsi="Times New Roman" w:cs="Times New Roman"/>
        </w:rPr>
        <w:t>.</w:t>
      </w:r>
    </w:p>
    <w:p w14:paraId="4FF03350" w14:textId="77777777" w:rsidR="0023400A" w:rsidRDefault="0023400A" w:rsidP="0059295B">
      <w:pPr>
        <w:spacing w:line="480" w:lineRule="auto"/>
        <w:rPr>
          <w:rFonts w:ascii="Times New Roman" w:hAnsi="Times New Roman" w:cs="Times New Roman"/>
        </w:rPr>
      </w:pPr>
    </w:p>
    <w:tbl>
      <w:tblPr>
        <w:tblStyle w:val="TableGrid"/>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943"/>
        <w:gridCol w:w="1336"/>
        <w:gridCol w:w="1332"/>
        <w:gridCol w:w="1322"/>
        <w:gridCol w:w="1253"/>
        <w:gridCol w:w="1253"/>
      </w:tblGrid>
      <w:tr w:rsidR="00CD4E80" w14:paraId="0D40D5A1" w14:textId="77777777" w:rsidTr="00D31A53">
        <w:tc>
          <w:tcPr>
            <w:tcW w:w="10313" w:type="dxa"/>
            <w:gridSpan w:val="7"/>
          </w:tcPr>
          <w:p w14:paraId="7E74BCD9" w14:textId="2E1FF930" w:rsidR="00CD4E80" w:rsidRDefault="00CD4E80" w:rsidP="00CD4E80">
            <w:pPr>
              <w:rPr>
                <w:rFonts w:ascii="Times New Roman" w:hAnsi="Times New Roman" w:cs="Times New Roman"/>
              </w:rPr>
            </w:pPr>
            <w:r w:rsidRPr="00CD4E80">
              <w:rPr>
                <w:rFonts w:ascii="Times New Roman" w:hAnsi="Times New Roman" w:cs="Times New Roman"/>
                <w:b/>
              </w:rPr>
              <w:t>Table 3</w:t>
            </w:r>
            <w:r>
              <w:rPr>
                <w:rFonts w:ascii="Times New Roman" w:hAnsi="Times New Roman" w:cs="Times New Roman"/>
              </w:rPr>
              <w:t xml:space="preserve">: </w:t>
            </w:r>
            <w:r w:rsidR="007264A7">
              <w:rPr>
                <w:rFonts w:ascii="Times New Roman" w:hAnsi="Times New Roman" w:cs="Times New Roman"/>
              </w:rPr>
              <w:t xml:space="preserve">Redundancy analyses of foliar arthropods and root-associated </w:t>
            </w:r>
            <w:r w:rsidR="00BA4023">
              <w:rPr>
                <w:rFonts w:ascii="Times New Roman" w:hAnsi="Times New Roman" w:cs="Times New Roman"/>
              </w:rPr>
              <w:t>ecto</w:t>
            </w:r>
            <w:r w:rsidR="007264A7">
              <w:rPr>
                <w:rFonts w:ascii="Times New Roman" w:hAnsi="Times New Roman" w:cs="Times New Roman"/>
              </w:rPr>
              <w:t>mycorrhiza and bacteria. We report F-statistics and degrees of freedom in parenthesis.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52973108" w14:textId="7EC4ED47" w:rsidR="00D31A53" w:rsidRPr="00CD4E80" w:rsidRDefault="00D31A53" w:rsidP="00CD4E80">
            <w:pPr>
              <w:rPr>
                <w:rFonts w:ascii="Times New Roman" w:hAnsi="Times New Roman" w:cs="Times New Roman"/>
              </w:rPr>
            </w:pPr>
          </w:p>
        </w:tc>
      </w:tr>
      <w:tr w:rsidR="00CD4E80" w14:paraId="406458BA" w14:textId="77777777" w:rsidTr="00D31A53">
        <w:tc>
          <w:tcPr>
            <w:tcW w:w="2874" w:type="dxa"/>
          </w:tcPr>
          <w:p w14:paraId="2B41031C" w14:textId="359B1831"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Community composition</w:t>
            </w:r>
          </w:p>
        </w:tc>
        <w:tc>
          <w:tcPr>
            <w:tcW w:w="943" w:type="dxa"/>
          </w:tcPr>
          <w:p w14:paraId="78211DC3" w14:textId="19FBE8D1" w:rsidR="00CD4E80" w:rsidRDefault="00CD4E80" w:rsidP="0023400A">
            <w:pPr>
              <w:jc w:val="center"/>
              <w:rPr>
                <w:rFonts w:ascii="Times New Roman" w:hAnsi="Times New Roman" w:cs="Times New Roman"/>
                <w:b/>
              </w:rPr>
            </w:pPr>
            <w:r>
              <w:rPr>
                <w:rFonts w:ascii="Times New Roman" w:hAnsi="Times New Roman" w:cs="Times New Roman"/>
                <w:b/>
              </w:rPr>
              <w:t>E</w:t>
            </w:r>
            <w:r>
              <w:rPr>
                <w:rFonts w:ascii="Times New Roman" w:hAnsi="Times New Roman" w:cs="Times New Roman"/>
                <w:b/>
                <w:vertAlign w:val="subscript"/>
              </w:rPr>
              <w:t>wind</w:t>
            </w:r>
          </w:p>
        </w:tc>
        <w:tc>
          <w:tcPr>
            <w:tcW w:w="1336" w:type="dxa"/>
          </w:tcPr>
          <w:p w14:paraId="297FC4D1" w14:textId="701F6BA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PC1</w:t>
            </w:r>
          </w:p>
        </w:tc>
        <w:tc>
          <w:tcPr>
            <w:tcW w:w="1332" w:type="dxa"/>
          </w:tcPr>
          <w:p w14:paraId="25AE4CE3" w14:textId="007285D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PC2</w:t>
            </w:r>
          </w:p>
        </w:tc>
        <w:tc>
          <w:tcPr>
            <w:tcW w:w="1322" w:type="dxa"/>
          </w:tcPr>
          <w:p w14:paraId="2AC85477" w14:textId="448579B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Root C:N</w:t>
            </w:r>
          </w:p>
        </w:tc>
        <w:tc>
          <w:tcPr>
            <w:tcW w:w="1253" w:type="dxa"/>
          </w:tcPr>
          <w:p w14:paraId="625D3551" w14:textId="4F9B8845"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PC1</w:t>
            </w:r>
          </w:p>
        </w:tc>
        <w:tc>
          <w:tcPr>
            <w:tcW w:w="1253" w:type="dxa"/>
          </w:tcPr>
          <w:p w14:paraId="2CD34755" w14:textId="1CC7B11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PC2</w:t>
            </w:r>
          </w:p>
        </w:tc>
      </w:tr>
      <w:tr w:rsidR="00CD4E80" w14:paraId="4995D44E" w14:textId="77777777" w:rsidTr="00D31A53">
        <w:tc>
          <w:tcPr>
            <w:tcW w:w="2874" w:type="dxa"/>
          </w:tcPr>
          <w:p w14:paraId="0B502D2D" w14:textId="7748D7E6" w:rsidR="00CD4E80" w:rsidRDefault="00CD4E80" w:rsidP="0023400A">
            <w:pPr>
              <w:jc w:val="right"/>
              <w:rPr>
                <w:rFonts w:ascii="Times New Roman" w:hAnsi="Times New Roman" w:cs="Times New Roman"/>
              </w:rPr>
            </w:pPr>
            <w:r>
              <w:rPr>
                <w:rFonts w:ascii="Times New Roman" w:hAnsi="Times New Roman" w:cs="Times New Roman"/>
              </w:rPr>
              <w:t>Arthropods</w:t>
            </w:r>
          </w:p>
        </w:tc>
        <w:tc>
          <w:tcPr>
            <w:tcW w:w="943" w:type="dxa"/>
          </w:tcPr>
          <w:p w14:paraId="72E7EF4D" w14:textId="04A8617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0.83</w:t>
            </w:r>
            <w:r>
              <w:rPr>
                <w:rFonts w:ascii="Times New Roman" w:hAnsi="Times New Roman" w:cs="Times New Roman"/>
                <w:vertAlign w:val="subscript"/>
              </w:rPr>
              <w:t>(1,9)</w:t>
            </w:r>
          </w:p>
        </w:tc>
        <w:tc>
          <w:tcPr>
            <w:tcW w:w="1336" w:type="dxa"/>
          </w:tcPr>
          <w:p w14:paraId="1DE1C6DB" w14:textId="666C197C" w:rsidR="00CD4E80" w:rsidRPr="001022D0" w:rsidRDefault="00CD4E80" w:rsidP="0023400A">
            <w:pPr>
              <w:jc w:val="center"/>
              <w:rPr>
                <w:rFonts w:ascii="Times New Roman" w:hAnsi="Times New Roman" w:cs="Times New Roman"/>
                <w:vertAlign w:val="subscript"/>
              </w:rPr>
            </w:pPr>
            <w:r w:rsidRPr="001022D0">
              <w:rPr>
                <w:rFonts w:ascii="Times New Roman" w:hAnsi="Times New Roman" w:cs="Times New Roman"/>
                <w:b/>
              </w:rPr>
              <w:t>12.05</w:t>
            </w:r>
            <w:r>
              <w:rPr>
                <w:rFonts w:ascii="Times New Roman" w:hAnsi="Times New Roman" w:cs="Times New Roman"/>
                <w:vertAlign w:val="subscript"/>
              </w:rPr>
              <w:t>(1,76)</w:t>
            </w:r>
          </w:p>
        </w:tc>
        <w:tc>
          <w:tcPr>
            <w:tcW w:w="1332" w:type="dxa"/>
          </w:tcPr>
          <w:p w14:paraId="7996792D" w14:textId="03A6861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0.65</w:t>
            </w:r>
            <w:r>
              <w:rPr>
                <w:rFonts w:ascii="Times New Roman" w:hAnsi="Times New Roman" w:cs="Times New Roman"/>
                <w:vertAlign w:val="subscript"/>
              </w:rPr>
              <w:t>(1,76)</w:t>
            </w:r>
          </w:p>
        </w:tc>
        <w:tc>
          <w:tcPr>
            <w:tcW w:w="1322" w:type="dxa"/>
          </w:tcPr>
          <w:p w14:paraId="1CB3A757" w14:textId="0AF5AE97"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33276EFA" w14:textId="73C7EE48"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0AD93368" w14:textId="580D229C" w:rsidR="00CD4E80" w:rsidRDefault="00CD4E80" w:rsidP="0023400A">
            <w:pPr>
              <w:jc w:val="center"/>
              <w:rPr>
                <w:rFonts w:ascii="Times New Roman" w:hAnsi="Times New Roman" w:cs="Times New Roman"/>
              </w:rPr>
            </w:pPr>
            <w:r>
              <w:rPr>
                <w:rFonts w:ascii="Times New Roman" w:hAnsi="Times New Roman" w:cs="Times New Roman"/>
              </w:rPr>
              <w:t>-</w:t>
            </w:r>
          </w:p>
        </w:tc>
      </w:tr>
      <w:tr w:rsidR="00CD4E80" w14:paraId="26CD1AAB" w14:textId="77777777" w:rsidTr="00D31A53">
        <w:tc>
          <w:tcPr>
            <w:tcW w:w="2874" w:type="dxa"/>
          </w:tcPr>
          <w:p w14:paraId="13FE7EAB" w14:textId="408F8F76" w:rsidR="00CD4E80" w:rsidRDefault="00CD4E80" w:rsidP="0023400A">
            <w:pPr>
              <w:jc w:val="right"/>
              <w:rPr>
                <w:rFonts w:ascii="Times New Roman" w:hAnsi="Times New Roman" w:cs="Times New Roman"/>
              </w:rPr>
            </w:pPr>
            <w:r>
              <w:rPr>
                <w:rFonts w:ascii="Times New Roman" w:hAnsi="Times New Roman" w:cs="Times New Roman"/>
              </w:rPr>
              <w:t xml:space="preserve">Mycorrhiza </w:t>
            </w:r>
          </w:p>
        </w:tc>
        <w:tc>
          <w:tcPr>
            <w:tcW w:w="943" w:type="dxa"/>
          </w:tcPr>
          <w:p w14:paraId="58EDFCCA" w14:textId="7CACC9EA"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254E20CB" w14:textId="46D4487F"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414CC7D7" w14:textId="2EB14A5C"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399B5082" w14:textId="245F60C4" w:rsidR="00CD4E80" w:rsidRPr="001F6400" w:rsidRDefault="00CD4E80" w:rsidP="0023400A">
            <w:pPr>
              <w:jc w:val="center"/>
              <w:rPr>
                <w:rFonts w:ascii="Times New Roman" w:hAnsi="Times New Roman" w:cs="Times New Roman"/>
                <w:vertAlign w:val="subscript"/>
              </w:rPr>
            </w:pPr>
            <w:r>
              <w:rPr>
                <w:rFonts w:ascii="Times New Roman" w:hAnsi="Times New Roman" w:cs="Times New Roman"/>
              </w:rPr>
              <w:t>1.17</w:t>
            </w:r>
            <w:r>
              <w:rPr>
                <w:rFonts w:ascii="Times New Roman" w:hAnsi="Times New Roman" w:cs="Times New Roman"/>
                <w:vertAlign w:val="subscript"/>
              </w:rPr>
              <w:t>(1,115)</w:t>
            </w:r>
          </w:p>
        </w:tc>
        <w:tc>
          <w:tcPr>
            <w:tcW w:w="1253" w:type="dxa"/>
          </w:tcPr>
          <w:p w14:paraId="166C570F" w14:textId="7C2CCF7E"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1.89</w:t>
            </w:r>
            <w:r>
              <w:rPr>
                <w:rFonts w:ascii="Times New Roman" w:hAnsi="Times New Roman" w:cs="Times New Roman"/>
                <w:vertAlign w:val="subscript"/>
              </w:rPr>
              <w:t>(1,8)</w:t>
            </w:r>
          </w:p>
        </w:tc>
        <w:tc>
          <w:tcPr>
            <w:tcW w:w="1253" w:type="dxa"/>
          </w:tcPr>
          <w:p w14:paraId="55548708" w14:textId="5E212203"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0.85</w:t>
            </w:r>
            <w:r>
              <w:rPr>
                <w:rFonts w:ascii="Times New Roman" w:hAnsi="Times New Roman" w:cs="Times New Roman"/>
                <w:vertAlign w:val="subscript"/>
              </w:rPr>
              <w:t>(1,8)</w:t>
            </w:r>
          </w:p>
        </w:tc>
      </w:tr>
      <w:tr w:rsidR="00CD4E80" w14:paraId="3C46B947" w14:textId="77777777" w:rsidTr="00D31A53">
        <w:tc>
          <w:tcPr>
            <w:tcW w:w="2874" w:type="dxa"/>
          </w:tcPr>
          <w:p w14:paraId="2584E704" w14:textId="5A8EADE0" w:rsidR="00CD4E80" w:rsidRDefault="00CD4E80" w:rsidP="0023400A">
            <w:pPr>
              <w:jc w:val="right"/>
              <w:rPr>
                <w:rFonts w:ascii="Times New Roman" w:hAnsi="Times New Roman" w:cs="Times New Roman"/>
              </w:rPr>
            </w:pPr>
            <w:r>
              <w:rPr>
                <w:rFonts w:ascii="Times New Roman" w:hAnsi="Times New Roman" w:cs="Times New Roman"/>
              </w:rPr>
              <w:t>Bacteria</w:t>
            </w:r>
          </w:p>
        </w:tc>
        <w:tc>
          <w:tcPr>
            <w:tcW w:w="943" w:type="dxa"/>
          </w:tcPr>
          <w:p w14:paraId="69352767" w14:textId="0BCB067B"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769F5692" w14:textId="3D07A441"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59C9223D" w14:textId="18B5394E"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14335A1A" w14:textId="4002DB90" w:rsidR="00CD4E80" w:rsidRPr="000B698A" w:rsidRDefault="00CD4E80" w:rsidP="0023400A">
            <w:pPr>
              <w:jc w:val="center"/>
              <w:rPr>
                <w:rFonts w:ascii="Times New Roman" w:hAnsi="Times New Roman" w:cs="Times New Roman"/>
                <w:vertAlign w:val="subscript"/>
              </w:rPr>
            </w:pPr>
            <w:r w:rsidRPr="000B698A">
              <w:rPr>
                <w:rFonts w:ascii="Times New Roman" w:hAnsi="Times New Roman" w:cs="Times New Roman"/>
                <w:i/>
              </w:rPr>
              <w:t>1.31</w:t>
            </w:r>
            <w:r>
              <w:rPr>
                <w:rFonts w:ascii="Times New Roman" w:hAnsi="Times New Roman" w:cs="Times New Roman"/>
                <w:vertAlign w:val="subscript"/>
              </w:rPr>
              <w:t>(1,116)</w:t>
            </w:r>
          </w:p>
        </w:tc>
        <w:tc>
          <w:tcPr>
            <w:tcW w:w="1253" w:type="dxa"/>
          </w:tcPr>
          <w:p w14:paraId="1114460E" w14:textId="29644E08"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1.90</w:t>
            </w:r>
            <w:r>
              <w:rPr>
                <w:rFonts w:ascii="Times New Roman" w:hAnsi="Times New Roman" w:cs="Times New Roman"/>
                <w:vertAlign w:val="subscript"/>
              </w:rPr>
              <w:t>(1,8)</w:t>
            </w:r>
          </w:p>
        </w:tc>
        <w:tc>
          <w:tcPr>
            <w:tcW w:w="1253" w:type="dxa"/>
          </w:tcPr>
          <w:p w14:paraId="51D039D0" w14:textId="0812430E"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0.81</w:t>
            </w:r>
            <w:r>
              <w:rPr>
                <w:rFonts w:ascii="Times New Roman" w:hAnsi="Times New Roman" w:cs="Times New Roman"/>
                <w:vertAlign w:val="subscript"/>
              </w:rPr>
              <w:t>(1,8)</w:t>
            </w:r>
          </w:p>
        </w:tc>
      </w:tr>
    </w:tbl>
    <w:p w14:paraId="4A29ADBA" w14:textId="77777777" w:rsidR="0023400A" w:rsidRDefault="0023400A" w:rsidP="0059295B">
      <w:pPr>
        <w:spacing w:line="480" w:lineRule="auto"/>
        <w:rPr>
          <w:rFonts w:ascii="Times New Roman" w:hAnsi="Times New Roman" w:cs="Times New Roman"/>
        </w:rPr>
        <w:sectPr w:rsidR="0023400A" w:rsidSect="00A54CF8">
          <w:pgSz w:w="15842" w:h="12242" w:orient="landscape"/>
          <w:pgMar w:top="1797" w:right="1440" w:bottom="1797" w:left="1440" w:header="709" w:footer="709" w:gutter="0"/>
          <w:cols w:space="708"/>
        </w:sectPr>
      </w:pPr>
    </w:p>
    <w:p w14:paraId="55C0C82D" w14:textId="2C317BF0"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Matthew Barbour" w:date="2016-07-02T13:56:00Z" w:initials="MB">
    <w:p w14:paraId="769E298A" w14:textId="28FA4A5F" w:rsidR="00E36EF0" w:rsidRDefault="00E36EF0">
      <w:pPr>
        <w:pStyle w:val="CommentText"/>
      </w:pPr>
      <w:r>
        <w:rPr>
          <w:rStyle w:val="CommentReference"/>
        </w:rPr>
        <w:annotationRef/>
      </w:r>
      <w:r>
        <w:t>Okay, I’ve tried to make it more clear that filling this knowledge gap is important for ecology in general. Do you think my argument is convincing?</w:t>
      </w:r>
    </w:p>
  </w:comment>
  <w:comment w:id="11" w:author="Mary O'Connor" w:date="2016-06-14T16:39:00Z" w:initials="MO">
    <w:p w14:paraId="7328C00A" w14:textId="5B81BAE7" w:rsidR="00E36EF0" w:rsidRDefault="00E36EF0">
      <w:pPr>
        <w:pStyle w:val="CommentText"/>
      </w:pPr>
      <w:r>
        <w:rPr>
          <w:rStyle w:val="CommentReference"/>
        </w:rPr>
        <w:annotationRef/>
      </w:r>
      <w:r>
        <w:t>It is important to clearly highlight a knowledge gap, and you have done that well. But you also have to convey that the knowledge gap is problematic or important, and that filling it is an important contribution. So try to revise this so the problem statement isn’t that it’s poorly understood, but in stead that two major lines of thinking converge here yet we have no evidence to test this logical prediction.</w:t>
      </w:r>
    </w:p>
  </w:comment>
  <w:comment w:id="19" w:author="Matthew Barbour" w:date="2016-07-02T14:05:00Z" w:initials="MB">
    <w:p w14:paraId="5872CD5A" w14:textId="554F7456" w:rsidR="00E36EF0" w:rsidRDefault="00E36EF0">
      <w:pPr>
        <w:pStyle w:val="CommentText"/>
      </w:pPr>
      <w:ins w:id="21" w:author="Matthew Barbour" w:date="2016-07-02T14:04:00Z">
        <w:r>
          <w:rPr>
            <w:rStyle w:val="CommentReference"/>
          </w:rPr>
          <w:annotationRef/>
        </w:r>
      </w:ins>
      <w:r>
        <w:t>I’ve revised this statement so it is clear that I have solution to the problem laid out above.</w:t>
      </w:r>
    </w:p>
  </w:comment>
  <w:comment w:id="28" w:author="Mary O'Connor" w:date="2016-06-14T16:40:00Z" w:initials="MO">
    <w:p w14:paraId="7705AA5D" w14:textId="315B29AE" w:rsidR="00E36EF0" w:rsidRDefault="00E36EF0">
      <w:pPr>
        <w:pStyle w:val="CommentText"/>
      </w:pPr>
      <w:r>
        <w:rPr>
          <w:rStyle w:val="CommentReference"/>
        </w:rPr>
        <w:annotationRef/>
      </w:r>
      <w:r>
        <w:t>Make sure this action exactly matches the solution required to test the hypothesis laid out above.</w:t>
      </w:r>
    </w:p>
  </w:comment>
  <w:comment w:id="32" w:author="Matthew Barbour" w:date="2016-07-02T14:28:00Z" w:initials="MB">
    <w:p w14:paraId="01850C2F" w14:textId="702D58B9" w:rsidR="00E36EF0" w:rsidRDefault="00E36EF0">
      <w:pPr>
        <w:pStyle w:val="CommentText"/>
      </w:pPr>
      <w:r>
        <w:rPr>
          <w:rStyle w:val="CommentReference"/>
        </w:rPr>
        <w:annotationRef/>
      </w:r>
      <w:r>
        <w:t xml:space="preserve">I’ve tried to make the wording a bit more broad and impactful here. </w:t>
      </w:r>
    </w:p>
    <w:p w14:paraId="177CC022" w14:textId="77777777" w:rsidR="00E36EF0" w:rsidRDefault="00E36EF0">
      <w:pPr>
        <w:pStyle w:val="CommentText"/>
      </w:pPr>
    </w:p>
    <w:p w14:paraId="63354A9F" w14:textId="4EE08B7C" w:rsidR="00E36EF0" w:rsidRDefault="00E36EF0">
      <w:pPr>
        <w:pStyle w:val="CommentText"/>
      </w:pPr>
      <w:r>
        <w:t xml:space="preserve">In regards to the first evidence…there have been plenty of GxE studies on aboveground arthropods before. Most of them fall into the following categories: manipulating presence of biotic factors (e.g. ants or aphids); unrealistic manipulations of nutrient availability (at least unclear whether they mimic natural gradients); over broad spatial scales so that the specific biotic and abiotic environmental factors are unclear. I would argue that my study is among the first to: (i) simultaneously compare community responses to specific biotic and abiotic factors in a natural context; and (ii) examine above and belowground responses to variation in G and E. </w:t>
      </w:r>
    </w:p>
    <w:p w14:paraId="16B19AA2" w14:textId="77777777" w:rsidR="00E36EF0" w:rsidRDefault="00E36EF0">
      <w:pPr>
        <w:pStyle w:val="CommentText"/>
      </w:pPr>
    </w:p>
    <w:p w14:paraId="36860235" w14:textId="4371E6E7" w:rsidR="00E36EF0" w:rsidRDefault="00E36EF0">
      <w:pPr>
        <w:pStyle w:val="CommentText"/>
      </w:pPr>
      <w:r>
        <w:t>Do you think this now describes the main contribution in grander terms?</w:t>
      </w:r>
    </w:p>
  </w:comment>
  <w:comment w:id="33" w:author="Mary O'Connor" w:date="2016-06-14T16:44:00Z" w:initials="MO">
    <w:p w14:paraId="6E0970BB" w14:textId="221F09A4" w:rsidR="00E36EF0" w:rsidRDefault="00E36EF0">
      <w:pPr>
        <w:pStyle w:val="CommentText"/>
      </w:pPr>
      <w:r>
        <w:rPr>
          <w:rStyle w:val="CommentReference"/>
        </w:rPr>
        <w:annotationRef/>
      </w:r>
      <w:r>
        <w:t>Would be good to bring this back to the bigger picture. Is this the first evidence fo this? Or what is the main contribution here – in grander terms?</w:t>
      </w:r>
    </w:p>
  </w:comment>
  <w:comment w:id="39" w:author="Mary O'Connor" w:date="2016-06-14T16:44:00Z" w:initials="MO">
    <w:p w14:paraId="098A7DDD" w14:textId="5A619B55" w:rsidR="00E36EF0" w:rsidRDefault="00E36EF0">
      <w:pPr>
        <w:pStyle w:val="CommentText"/>
      </w:pPr>
      <w:r>
        <w:rPr>
          <w:rStyle w:val="CommentReference"/>
        </w:rPr>
        <w:annotationRef/>
      </w:r>
      <w:r>
        <w:t>Cut this, it’s not really adding anyting.</w:t>
      </w:r>
    </w:p>
  </w:comment>
  <w:comment w:id="45" w:author="Matthew Barbour" w:date="2016-07-03T08:50:00Z" w:initials="MB">
    <w:p w14:paraId="29DCD87B" w14:textId="2FBCB062" w:rsidR="00E36EF0" w:rsidRDefault="00E36EF0">
      <w:pPr>
        <w:pStyle w:val="CommentText"/>
      </w:pPr>
      <w:ins w:id="48" w:author="Matthew Barbour" w:date="2016-07-02T16:10:00Z">
        <w:r>
          <w:rPr>
            <w:rStyle w:val="CommentReference"/>
          </w:rPr>
          <w:annotationRef/>
        </w:r>
      </w:ins>
      <w:r>
        <w:t>I’ve modified this accordingly. Throughout virtually the entire manuscript, I use traits instead of phenotypes to be consistent.</w:t>
      </w:r>
    </w:p>
  </w:comment>
  <w:comment w:id="44" w:author="Mary O'Connor" w:date="2016-06-14T16:48:00Z" w:initials="MO">
    <w:p w14:paraId="3CCDD77A" w14:textId="370EEC7E" w:rsidR="00E36EF0" w:rsidRDefault="00E36EF0">
      <w:pPr>
        <w:pStyle w:val="CommentText"/>
      </w:pPr>
      <w:r>
        <w:rPr>
          <w:rStyle w:val="CommentReference"/>
        </w:rPr>
        <w:annotationRef/>
      </w:r>
      <w:r>
        <w:t>Do you mean phenotypes here? Like, a genotype might exist in different environemnts but express different phenotypes? Or to you mean that abiotic conditions can select for different genotyps and their associated different phenotypes? You need to link this step in the logic chain to genotypes</w:t>
      </w:r>
    </w:p>
  </w:comment>
  <w:comment w:id="60" w:author="Mary O'Connor" w:date="2016-06-14T16:48:00Z" w:initials="MO">
    <w:p w14:paraId="52936E9F" w14:textId="08007B99" w:rsidR="00E36EF0" w:rsidRDefault="00E36EF0">
      <w:pPr>
        <w:pStyle w:val="CommentText"/>
      </w:pPr>
      <w:r>
        <w:rPr>
          <w:rStyle w:val="CommentReference"/>
        </w:rPr>
        <w:annotationRef/>
      </w:r>
      <w:r>
        <w:t>I think your question is not just about the relative importance per se, but about whether environmental context can render the genotype effects on communities irrelevant or unimportant as a community-level predictor.</w:t>
      </w:r>
    </w:p>
  </w:comment>
  <w:comment w:id="64" w:author="Matthew Barbour" w:date="2016-07-03T09:11:00Z" w:initials="MB">
    <w:p w14:paraId="3CA90BBE" w14:textId="3BF396F4" w:rsidR="00E36EF0" w:rsidRDefault="00E36EF0">
      <w:pPr>
        <w:pStyle w:val="CommentText"/>
      </w:pPr>
      <w:ins w:id="66" w:author="Matthew Barbour" w:date="2016-07-03T09:11:00Z">
        <w:r>
          <w:rPr>
            <w:rStyle w:val="CommentReference"/>
          </w:rPr>
          <w:annotationRef/>
        </w:r>
      </w:ins>
      <w:r>
        <w:t>Do you think this is a better way to frame my study?</w:t>
      </w:r>
    </w:p>
  </w:comment>
  <w:comment w:id="75" w:author="Mary O'Connor" w:date="2016-06-14T16:52:00Z" w:initials="MO">
    <w:p w14:paraId="74C1CE98" w14:textId="2826D21D" w:rsidR="00E36EF0" w:rsidRDefault="00E36EF0">
      <w:pPr>
        <w:pStyle w:val="CommentText"/>
      </w:pPr>
      <w:r>
        <w:rPr>
          <w:rStyle w:val="CommentReference"/>
        </w:rPr>
        <w:annotationRef/>
      </w:r>
      <w:r>
        <w:t>It’s not about each ecosystem, isn’t it about finding environmental gradients that might be expected to influence community structure and also (or not?) affect plant phenotype?</w:t>
      </w:r>
    </w:p>
  </w:comment>
  <w:comment w:id="73" w:author="Matthew Barbour" w:date="2016-07-02T16:09:00Z" w:initials="MB">
    <w:p w14:paraId="7B42395D" w14:textId="640F3FCB" w:rsidR="00E36EF0" w:rsidRDefault="00E36EF0">
      <w:pPr>
        <w:pStyle w:val="CommentText"/>
      </w:pPr>
      <w:r>
        <w:rPr>
          <w:rStyle w:val="CommentReference"/>
        </w:rPr>
        <w:annotationRef/>
      </w:r>
      <w:r>
        <w:t>I’ve modified this accordingly. Does this address your comment?</w:t>
      </w:r>
    </w:p>
  </w:comment>
  <w:comment w:id="104" w:author="Matthew Barbour" w:date="2016-07-02T14:34:00Z" w:initials="MB">
    <w:p w14:paraId="7CCB7CFC" w14:textId="2FD75C01" w:rsidR="00E36EF0" w:rsidRDefault="00E36EF0">
      <w:pPr>
        <w:pStyle w:val="CommentText"/>
      </w:pPr>
      <w:ins w:id="106" w:author="Matthew Barbour" w:date="2016-07-02T14:34:00Z">
        <w:r>
          <w:rPr>
            <w:rStyle w:val="CommentReference"/>
          </w:rPr>
          <w:annotationRef/>
        </w:r>
      </w:ins>
      <w:r>
        <w:t>Do you feel this now conveys the novelty/importance of this work better?</w:t>
      </w:r>
    </w:p>
  </w:comment>
  <w:comment w:id="110" w:author="Mary O'Connor" w:date="2016-06-14T16:53:00Z" w:initials="MO">
    <w:p w14:paraId="59749616" w14:textId="1863B4FC" w:rsidR="00E36EF0" w:rsidRDefault="00E36EF0">
      <w:pPr>
        <w:pStyle w:val="CommentText"/>
      </w:pPr>
      <w:r>
        <w:rPr>
          <w:rStyle w:val="CommentReference"/>
        </w:rPr>
        <w:annotationRef/>
      </w:r>
      <w:r>
        <w:t>Is the novelty here really just applying it to a different system? What was the main insight gained from the milkweed experiments and what is still missing? From this list here, it looks like those experiments don’t include abiotic context, just biotic?</w:t>
      </w:r>
    </w:p>
  </w:comment>
  <w:comment w:id="117" w:author="Mary O'Connor" w:date="2016-06-14T16:56:00Z" w:initials="MO">
    <w:p w14:paraId="52BC7299" w14:textId="2F173E0F" w:rsidR="00E36EF0" w:rsidRDefault="00E36EF0">
      <w:pPr>
        <w:pStyle w:val="CommentText"/>
      </w:pPr>
      <w:r>
        <w:rPr>
          <w:rStyle w:val="CommentReference"/>
        </w:rPr>
        <w:annotationRef/>
      </w:r>
      <w:r>
        <w:t>Ok, this is potentially important. Are there trade-offs between above and belowground responses that could make their covariation interesting? This is coming across as, ‘no one has measured this thing, so we did, and it might be important’. But I think there is a more informative driving conceptual question here that needs to be articulated.</w:t>
      </w:r>
    </w:p>
  </w:comment>
  <w:comment w:id="115" w:author="Matthew Barbour" w:date="2016-07-02T14:37:00Z" w:initials="MB">
    <w:p w14:paraId="2347EDEC" w14:textId="13C93D62" w:rsidR="00E36EF0" w:rsidRDefault="00E36EF0">
      <w:pPr>
        <w:pStyle w:val="CommentText"/>
      </w:pPr>
      <w:ins w:id="120" w:author="Matthew Barbour" w:date="2016-07-02T14:36:00Z">
        <w:r>
          <w:rPr>
            <w:rStyle w:val="CommentReference"/>
          </w:rPr>
          <w:annotationRef/>
        </w:r>
      </w:ins>
      <w:r>
        <w:t>With these two sentences, I’ve tried to make it more clear why studying this covariation is interesting and important.</w:t>
      </w:r>
    </w:p>
  </w:comment>
  <w:comment w:id="189" w:author="Mary O'Connor" w:date="2016-06-14T16:57:00Z" w:initials="MO">
    <w:p w14:paraId="3A8A620B" w14:textId="3BAA827E" w:rsidR="00E36EF0" w:rsidRDefault="00E36EF0">
      <w:pPr>
        <w:pStyle w:val="CommentText"/>
      </w:pPr>
      <w:r>
        <w:rPr>
          <w:rStyle w:val="CommentReference"/>
        </w:rPr>
        <w:annotationRef/>
      </w:r>
      <w:r>
        <w:t>I’d cut this here, I don’t think it’s making a point about the importance of the research question. This point can be made in the discussion, in terms of what wasn’t known before but is known now that you’ve done your study.</w:t>
      </w:r>
    </w:p>
  </w:comment>
  <w:comment w:id="190" w:author="Matthew Barbour" w:date="2016-06-30T13:28:00Z" w:initials="MB">
    <w:p w14:paraId="2FBB912F" w14:textId="6E72CFBC" w:rsidR="00E36EF0" w:rsidRDefault="00E36EF0">
      <w:pPr>
        <w:pStyle w:val="CommentText"/>
      </w:pPr>
      <w:r>
        <w:rPr>
          <w:rStyle w:val="CommentReference"/>
        </w:rPr>
        <w:annotationRef/>
      </w:r>
      <w:r>
        <w:t>I don’t fully agree with your point here. If you do feel strongly about this on a second read then I will remove it. I do think though it provides a nice ending to the paragraph and does highlight another way in which my study is different from other previous ones.</w:t>
      </w:r>
    </w:p>
  </w:comment>
  <w:comment w:id="197" w:author="Matthew Barbour" w:date="2016-07-02T15:59:00Z" w:initials="MB">
    <w:p w14:paraId="327869C1" w14:textId="212ED1F0" w:rsidR="00E36EF0" w:rsidRDefault="00E36EF0">
      <w:pPr>
        <w:pStyle w:val="CommentText"/>
      </w:pPr>
      <w:r>
        <w:rPr>
          <w:rStyle w:val="CommentReference"/>
        </w:rPr>
        <w:annotationRef/>
      </w:r>
      <w:r>
        <w:t>Inserting your previous comment:</w:t>
      </w:r>
    </w:p>
    <w:p w14:paraId="44E33391" w14:textId="77777777" w:rsidR="00E36EF0" w:rsidRDefault="00E36EF0">
      <w:pPr>
        <w:pStyle w:val="CommentText"/>
      </w:pPr>
    </w:p>
    <w:p w14:paraId="5B3E1272" w14:textId="2C7416D3" w:rsidR="00E36EF0" w:rsidRDefault="00E36EF0">
      <w:pPr>
        <w:pStyle w:val="CommentText"/>
      </w:pPr>
      <w:r>
        <w:t>“The wording here is good, assuming you have set up earlier why relative importance, unknown mechanisms and above/below ground communiteis are interesting and important focal points to make scientific advances.”</w:t>
      </w:r>
    </w:p>
    <w:p w14:paraId="2B06065C" w14:textId="77777777" w:rsidR="00E36EF0" w:rsidRDefault="00E36EF0">
      <w:pPr>
        <w:pStyle w:val="CommentText"/>
      </w:pPr>
    </w:p>
    <w:p w14:paraId="1C38A7DA" w14:textId="77777777" w:rsidR="00E36EF0" w:rsidRDefault="00E36EF0">
      <w:pPr>
        <w:pStyle w:val="CommentText"/>
      </w:pPr>
    </w:p>
  </w:comment>
  <w:comment w:id="198" w:author="Matthew Barbour" w:date="2016-07-02T14:41:00Z" w:initials="MB">
    <w:p w14:paraId="501C8EBE" w14:textId="485F0120" w:rsidR="00E36EF0" w:rsidRDefault="00E36EF0">
      <w:pPr>
        <w:pStyle w:val="CommentText"/>
      </w:pPr>
      <w:r>
        <w:rPr>
          <w:rStyle w:val="CommentReference"/>
        </w:rPr>
        <w:annotationRef/>
      </w:r>
      <w:r>
        <w:t>Do you think I’ve done a better job of communicating in the Intro. why these are interesting and important focal points for ecology?</w:t>
      </w:r>
    </w:p>
  </w:comment>
  <w:comment w:id="199" w:author="Mary O'Connor" w:date="2016-06-14T17:06:00Z" w:initials="MO">
    <w:p w14:paraId="13E36EE5" w14:textId="65C66DF7" w:rsidR="00E36EF0" w:rsidRDefault="00E36EF0">
      <w:pPr>
        <w:pStyle w:val="CommentText"/>
      </w:pPr>
      <w:r>
        <w:rPr>
          <w:rStyle w:val="CommentReference"/>
        </w:rPr>
        <w:annotationRef/>
      </w:r>
      <w:r>
        <w:t>So is the idea here that phenotypic plasticity related to wind would be a stronger signal than genotype on community structure? Seems like a question of genotype vs plasticity as being more important for community genetics. Is that right? That seems more general than how its’ introduced here.</w:t>
      </w:r>
    </w:p>
  </w:comment>
  <w:comment w:id="200" w:author="Matthew Barbour" w:date="2016-07-02T15:58:00Z" w:initials="MB">
    <w:p w14:paraId="3995BE2E" w14:textId="58A2FF86" w:rsidR="00E36EF0" w:rsidRDefault="00E36EF0">
      <w:pPr>
        <w:pStyle w:val="CommentText"/>
      </w:pPr>
      <w:r>
        <w:rPr>
          <w:rStyle w:val="CommentReference"/>
        </w:rPr>
        <w:annotationRef/>
      </w:r>
      <w:r>
        <w:t xml:space="preserve">Phenotypic plasticity is certainly an important mechanism, but I don’t know if this is the main point of the manuscript. The environment may also have other direct and indirect effects that are not mediated by changes in plant phenotypes. </w:t>
      </w:r>
    </w:p>
  </w:comment>
  <w:comment w:id="215" w:author="Matthew Barbour" w:date="2016-07-02T15:57:00Z" w:initials="MB">
    <w:p w14:paraId="50113564" w14:textId="584B4367" w:rsidR="00E36EF0" w:rsidRDefault="00E36EF0">
      <w:pPr>
        <w:pStyle w:val="CommentText"/>
      </w:pPr>
      <w:r>
        <w:rPr>
          <w:rStyle w:val="CommentReference"/>
        </w:rPr>
        <w:annotationRef/>
      </w:r>
      <w:r>
        <w:t>No, however, these are the potential mechanisms that could mediate differences in community structure. Would you prefer I use that wording instead of “hypothesis”?</w:t>
      </w:r>
    </w:p>
  </w:comment>
  <w:comment w:id="216" w:author="Mary O'Connor" w:date="2016-06-14T17:02:00Z" w:initials="MO">
    <w:p w14:paraId="1C3F3AF4" w14:textId="29C3C400" w:rsidR="00E36EF0" w:rsidRDefault="00E36EF0">
      <w:pPr>
        <w:pStyle w:val="CommentText"/>
      </w:pPr>
      <w:r>
        <w:rPr>
          <w:rStyle w:val="CommentReference"/>
        </w:rPr>
        <w:annotationRef/>
      </w:r>
      <w:r>
        <w:t>Is this study testing this hypothesis?</w:t>
      </w:r>
    </w:p>
  </w:comment>
  <w:comment w:id="230" w:author="Matthew Barbour" w:date="2016-07-03T08:24:00Z" w:initials="MB">
    <w:p w14:paraId="7B8F34C0" w14:textId="35D742BC" w:rsidR="00E36EF0" w:rsidRDefault="00E36EF0">
      <w:pPr>
        <w:pStyle w:val="CommentText"/>
      </w:pPr>
      <w:r>
        <w:rPr>
          <w:rStyle w:val="CommentReference"/>
        </w:rPr>
        <w:annotationRef/>
      </w:r>
      <w:r>
        <w:t>So do you think it would be more informative to focus the intro on ant-aphid interactions and wind exposure? I was thinking it would be more general to focus on biotic vs. abiotic, and then try to give more natural history information here about the mechanisms by which these specific environmental factors would affect the communities.</w:t>
      </w:r>
    </w:p>
    <w:p w14:paraId="2A9282DA" w14:textId="77777777" w:rsidR="00E36EF0" w:rsidRDefault="00E36EF0">
      <w:pPr>
        <w:pStyle w:val="CommentText"/>
      </w:pPr>
    </w:p>
    <w:p w14:paraId="51B2A3C2" w14:textId="0A412E8B" w:rsidR="00E36EF0" w:rsidRDefault="00E36EF0">
      <w:pPr>
        <w:pStyle w:val="CommentText"/>
      </w:pPr>
      <w:r>
        <w:t>While these mechanisms are important, I’m only examining their potential importance in this study (through an SEM), as I’m not explicitly manipulating any of these factors.</w:t>
      </w:r>
    </w:p>
  </w:comment>
  <w:comment w:id="232" w:author="Mary O'Connor" w:date="2016-06-14T17:10:00Z" w:initials="MO">
    <w:p w14:paraId="56430AEA" w14:textId="01D6E668" w:rsidR="00E36EF0" w:rsidRDefault="00E36EF0">
      <w:pPr>
        <w:pStyle w:val="CommentText"/>
      </w:pPr>
      <w:r>
        <w:rPr>
          <w:rStyle w:val="CommentReference"/>
        </w:rPr>
        <w:annotationRef/>
      </w:r>
      <w:r>
        <w:t>It seems this could be made more clear in the intro. The ant mound presence is expected to act as an ‘external’ influence to above ground community structure, presumably by having such a strong influence on communities with aphids that the signal of and predation and protection swamps any signal of genotypic variation (or not). If I’ve understood that correctly, then it might be good to spell this out a little more clearly; it’s getting a general aspect of community variation (by whatever mechanism in Crutsinger and sanders. (resource augmentation? Dispersal? Explain that).</w:t>
      </w:r>
    </w:p>
  </w:comment>
  <w:comment w:id="237" w:author="Matthew Barbour" w:date="2016-07-02T15:52:00Z" w:initials="MB">
    <w:p w14:paraId="7B6FCE90" w14:textId="65EC5C9D" w:rsidR="00E36EF0" w:rsidRDefault="00E36EF0">
      <w:pPr>
        <w:pStyle w:val="CommentText"/>
      </w:pPr>
      <w:r>
        <w:rPr>
          <w:rStyle w:val="CommentReference"/>
        </w:rPr>
        <w:annotationRef/>
      </w:r>
      <w:r>
        <w:t>I’ve tried to make this more clear at the beginning of the paragraph.</w:t>
      </w:r>
    </w:p>
  </w:comment>
  <w:comment w:id="238" w:author="Mary O'Connor" w:date="2016-06-14T17:08:00Z" w:initials="MO">
    <w:p w14:paraId="4BE31A47" w14:textId="030B952A" w:rsidR="00E36EF0" w:rsidRDefault="00E36EF0">
      <w:pPr>
        <w:pStyle w:val="CommentText"/>
      </w:pPr>
      <w:r>
        <w:rPr>
          <w:rStyle w:val="CommentReference"/>
        </w:rPr>
        <w:annotationRef/>
      </w:r>
      <w:r>
        <w:t xml:space="preserve">I’m confused; after the set-up, I was expecting the treatments to be ant/no ant. </w:t>
      </w:r>
    </w:p>
  </w:comment>
  <w:comment w:id="239" w:author="Matthew Barbour" w:date="2016-07-02T15:50:00Z" w:initials="MB">
    <w:p w14:paraId="1BFC6DDC" w14:textId="46CB6F2A" w:rsidR="00E36EF0" w:rsidRDefault="00E36EF0">
      <w:pPr>
        <w:pStyle w:val="CommentText"/>
      </w:pPr>
      <w:ins w:id="240" w:author="Matthew Barbour" w:date="2016-07-02T15:14:00Z">
        <w:r>
          <w:rPr>
            <w:rStyle w:val="CommentReference"/>
          </w:rPr>
          <w:annotationRef/>
        </w:r>
      </w:ins>
      <w:r>
        <w:t xml:space="preserve">I’ve tried reformatting the Methods, Results, and Discussion around the 3 questions posed at the end of the Intro. </w:t>
      </w:r>
    </w:p>
  </w:comment>
  <w:comment w:id="242" w:author="Mary O'Connor" w:date="2016-06-14T17:15:00Z" w:initials="MO">
    <w:p w14:paraId="76265327" w14:textId="294B2191" w:rsidR="00E36EF0" w:rsidRDefault="00E36EF0">
      <w:pPr>
        <w:pStyle w:val="CommentText"/>
      </w:pPr>
      <w:r>
        <w:rPr>
          <w:rStyle w:val="CommentReference"/>
        </w:rPr>
        <w:annotationRef/>
      </w:r>
      <w:r>
        <w:t>This surprised me, might need more clear set up in the intro (or maybe I spaced it…). Or maybe this is more about ‘plant phenotype’?</w:t>
      </w:r>
    </w:p>
  </w:comment>
  <w:comment w:id="243" w:author="Matthew Barbour" w:date="2016-06-29T22:15:00Z" w:initials="MB">
    <w:p w14:paraId="77BBC062" w14:textId="674C161C" w:rsidR="00E36EF0" w:rsidRDefault="00E36EF0">
      <w:pPr>
        <w:pStyle w:val="CommentText"/>
      </w:pPr>
      <w:r>
        <w:rPr>
          <w:rStyle w:val="CommentReference"/>
        </w:rPr>
        <w:annotationRef/>
      </w:r>
      <w:r>
        <w:t>I’ve modified the intro now to include both plant traits and other mechanisms (e.g. soil characteristics).</w:t>
      </w:r>
    </w:p>
  </w:comment>
  <w:comment w:id="247" w:author="Mary O'Connor" w:date="2016-06-14T17:16:00Z" w:initials="MO">
    <w:p w14:paraId="1BC8711D" w14:textId="2A26B097" w:rsidR="00E36EF0" w:rsidRDefault="00E36EF0">
      <w:pPr>
        <w:pStyle w:val="CommentText"/>
      </w:pPr>
      <w:r>
        <w:rPr>
          <w:rStyle w:val="CommentReference"/>
        </w:rPr>
        <w:annotationRef/>
      </w:r>
      <w:r>
        <w:t>Ok, tthis also surprised me, so also needs a little set up in the intro. Or start this section off with ‘to control for the possibility of other systematic environmental variation…’</w:t>
      </w:r>
    </w:p>
  </w:comment>
  <w:comment w:id="248" w:author="Matthew Barbour" w:date="2016-06-29T22:17:00Z" w:initials="MB">
    <w:p w14:paraId="28919AFC" w14:textId="02625897" w:rsidR="00E36EF0" w:rsidRDefault="00E36EF0">
      <w:pPr>
        <w:pStyle w:val="CommentText"/>
      </w:pPr>
      <w:r>
        <w:rPr>
          <w:rStyle w:val="CommentReference"/>
        </w:rPr>
        <w:annotationRef/>
      </w:r>
      <w:r>
        <w:t xml:space="preserve">Okay, I’ve set this up a bit more in the intro. Let me know if you still think I need to set this up more. </w:t>
      </w:r>
    </w:p>
  </w:comment>
  <w:comment w:id="249" w:author="Mary O'Connor" w:date="2016-06-29T10:36:00Z" w:initials="MO">
    <w:p w14:paraId="22402F0F" w14:textId="77777777" w:rsidR="00E36EF0" w:rsidRDefault="00E36EF0" w:rsidP="008B7895">
      <w:pPr>
        <w:pStyle w:val="CommentText"/>
      </w:pPr>
      <w:r>
        <w:rPr>
          <w:rStyle w:val="CommentReference"/>
        </w:rPr>
        <w:annotationRef/>
      </w:r>
      <w:r>
        <w:t>Wouldn’t it make more sense to combine all the statistical analysis into one section? Now the text alternates between field and lab methods and stats.</w:t>
      </w:r>
    </w:p>
  </w:comment>
  <w:comment w:id="250" w:author="Matthew Barbour" w:date="2016-06-30T13:35:00Z" w:initials="MB">
    <w:p w14:paraId="135A2300" w14:textId="0E600A87" w:rsidR="00E36EF0" w:rsidRDefault="00E36EF0" w:rsidP="008B7895">
      <w:pPr>
        <w:pStyle w:val="CommentText"/>
      </w:pPr>
      <w:r>
        <w:rPr>
          <w:rStyle w:val="CommentReference"/>
        </w:rPr>
        <w:annotationRef/>
      </w:r>
      <w:r>
        <w:t>I agree. I’ve now combined all of the stats into one section.</w:t>
      </w:r>
    </w:p>
  </w:comment>
  <w:comment w:id="251" w:author="Mary O'Connor" w:date="2016-06-29T10:36:00Z" w:initials="MO">
    <w:p w14:paraId="03FD7498" w14:textId="77777777" w:rsidR="00E36EF0" w:rsidRDefault="00E36EF0" w:rsidP="008B7895">
      <w:pPr>
        <w:pStyle w:val="CommentText"/>
      </w:pPr>
      <w:r>
        <w:rPr>
          <w:rStyle w:val="CommentReference"/>
        </w:rPr>
        <w:annotationRef/>
      </w:r>
      <w:r>
        <w:t>Briefly explain why this was necessary</w:t>
      </w:r>
    </w:p>
  </w:comment>
  <w:comment w:id="253" w:author="Matthew Barbour" w:date="2016-07-02T15:23:00Z" w:initials="MB">
    <w:p w14:paraId="68311FDD" w14:textId="047B8499" w:rsidR="00E36EF0" w:rsidRDefault="00E36EF0">
      <w:pPr>
        <w:pStyle w:val="CommentText"/>
      </w:pPr>
      <w:ins w:id="255" w:author="Matthew Barbour" w:date="2016-07-02T15:22:00Z">
        <w:r>
          <w:rPr>
            <w:rStyle w:val="CommentReference"/>
          </w:rPr>
          <w:annotationRef/>
        </w:r>
      </w:ins>
      <w:r>
        <w:t>Do you think this explanation is sufficient?</w:t>
      </w:r>
    </w:p>
  </w:comment>
  <w:comment w:id="260" w:author="Matthew Barbour" w:date="2016-07-02T15:48:00Z" w:initials="MB">
    <w:p w14:paraId="5EC2017D" w14:textId="22A4C9F8" w:rsidR="00E36EF0" w:rsidRDefault="00E36EF0">
      <w:pPr>
        <w:pStyle w:val="CommentText"/>
      </w:pPr>
      <w:ins w:id="262" w:author="Matthew Barbour" w:date="2016-07-02T15:48:00Z">
        <w:r>
          <w:rPr>
            <w:rStyle w:val="CommentReference"/>
          </w:rPr>
          <w:annotationRef/>
        </w:r>
      </w:ins>
      <w:r>
        <w:t>I’ve now related this specifically to one of my research questions.</w:t>
      </w:r>
    </w:p>
  </w:comment>
  <w:comment w:id="264" w:author="Mary O'Connor" w:date="2016-06-14T17:17:00Z" w:initials="MO">
    <w:p w14:paraId="66D4C03A" w14:textId="6B9393C5" w:rsidR="00E36EF0" w:rsidRDefault="00E36EF0">
      <w:pPr>
        <w:pStyle w:val="CommentText"/>
      </w:pPr>
      <w:r>
        <w:rPr>
          <w:rStyle w:val="CommentReference"/>
        </w:rPr>
        <w:annotationRef/>
      </w:r>
      <w:r>
        <w:t>Can you specifically relate this to your hypotheses or questions?</w:t>
      </w:r>
    </w:p>
  </w:comment>
  <w:comment w:id="266" w:author="Mary O'Connor" w:date="2016-06-14T17:18:00Z" w:initials="MO">
    <w:p w14:paraId="27AA4828" w14:textId="35C1253F" w:rsidR="00E36EF0" w:rsidRDefault="00E36EF0">
      <w:pPr>
        <w:pStyle w:val="CommentText"/>
      </w:pPr>
      <w:r>
        <w:rPr>
          <w:rStyle w:val="CommentReference"/>
        </w:rPr>
        <w:annotationRef/>
      </w:r>
      <w:r>
        <w:t>More stats? Can this be consolidated, maybe bring the other stats down to this section?</w:t>
      </w:r>
    </w:p>
  </w:comment>
  <w:comment w:id="267" w:author="Matthew Barbour" w:date="2016-07-02T15:25:00Z" w:initials="MB">
    <w:p w14:paraId="17C43886" w14:textId="14AFFA14" w:rsidR="00E36EF0" w:rsidRDefault="00E36EF0">
      <w:pPr>
        <w:pStyle w:val="CommentText"/>
      </w:pPr>
      <w:r>
        <w:rPr>
          <w:rStyle w:val="CommentReference"/>
        </w:rPr>
        <w:annotationRef/>
      </w:r>
      <w:r>
        <w:t>All stats are now consolidated into one section.</w:t>
      </w:r>
    </w:p>
  </w:comment>
  <w:comment w:id="269" w:author="Mary O'Connor" w:date="2016-06-14T17:19:00Z" w:initials="MO">
    <w:p w14:paraId="580B0C77" w14:textId="3B98A020" w:rsidR="00E36EF0" w:rsidRDefault="00E36EF0">
      <w:pPr>
        <w:pStyle w:val="CommentText"/>
      </w:pPr>
      <w:r>
        <w:rPr>
          <w:rStyle w:val="CommentReference"/>
        </w:rPr>
        <w:annotationRef/>
      </w:r>
      <w:r>
        <w:t>Its much stronger and clearer if your results headings (and methods, for that matter) can clearly relate to your hypotheses or questions. This heading is about a response variable, but can you phrase it as a question that is answered here?</w:t>
      </w:r>
    </w:p>
  </w:comment>
  <w:comment w:id="270" w:author="Matthew Barbour" w:date="2016-07-03T08:20:00Z" w:initials="MB">
    <w:p w14:paraId="634FDA7A" w14:textId="6510AF9C" w:rsidR="00E36EF0" w:rsidRDefault="00E36EF0">
      <w:pPr>
        <w:pStyle w:val="CommentText"/>
      </w:pPr>
      <w:r>
        <w:rPr>
          <w:rStyle w:val="CommentReference"/>
        </w:rPr>
        <w:annotationRef/>
      </w:r>
      <w:r>
        <w:t xml:space="preserve">I understand your point, and I’ve decided to try it out. One of the potential issues with this new formatting is that I switch back and forth between the experiments for 2 of the 3 questions. Let me know if you still agree that the question headings are better. </w:t>
      </w:r>
    </w:p>
  </w:comment>
  <w:comment w:id="274" w:author="Matthew Barbour" w:date="2016-07-03T07:37:00Z" w:initials="MB">
    <w:p w14:paraId="2B0C1FF0" w14:textId="05641D16" w:rsidR="00E36EF0" w:rsidRDefault="00E36EF0">
      <w:pPr>
        <w:pStyle w:val="CommentText"/>
      </w:pPr>
      <w:r>
        <w:rPr>
          <w:rStyle w:val="CommentReference"/>
        </w:rPr>
        <w:annotationRef/>
      </w:r>
      <w:r>
        <w:t>This was just part of the answer to the main question.</w:t>
      </w:r>
    </w:p>
  </w:comment>
  <w:comment w:id="272" w:author="Mary O'Connor" w:date="2016-06-14T17:22:00Z" w:initials="MO">
    <w:p w14:paraId="62C727F6" w14:textId="0051D25C" w:rsidR="00E36EF0" w:rsidRDefault="00E36EF0">
      <w:pPr>
        <w:pStyle w:val="CommentText"/>
      </w:pPr>
      <w:r>
        <w:rPr>
          <w:rStyle w:val="CommentReference"/>
        </w:rPr>
        <w:annotationRef/>
      </w:r>
      <w:r>
        <w:t>This is the answer to the main question, right? You could probably mention the hypothesis here, if you want. Not necessary, though.</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E36EF0" w:rsidRDefault="00E36EF0" w:rsidP="00486109">
      <w:r>
        <w:separator/>
      </w:r>
    </w:p>
  </w:endnote>
  <w:endnote w:type="continuationSeparator" w:id="0">
    <w:p w14:paraId="28A3A540" w14:textId="77777777" w:rsidR="00E36EF0" w:rsidRDefault="00E36EF0"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OCR A Std">
    <w:panose1 w:val="020F0609000104060307"/>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41F01" w14:textId="77777777" w:rsidR="00E36EF0" w:rsidRDefault="00E36EF0" w:rsidP="00A01C32">
    <w:pPr>
      <w:pStyle w:val="Footer"/>
      <w:framePr w:wrap="around" w:vAnchor="text" w:hAnchor="margin" w:xAlign="right" w:y="1"/>
      <w:rPr>
        <w:ins w:id="277" w:author="Mary O'Connor" w:date="2016-06-14T17:15:00Z"/>
        <w:rStyle w:val="PageNumber"/>
      </w:rPr>
    </w:pPr>
    <w:ins w:id="278" w:author="Mary O'Connor" w:date="2016-06-14T17:15:00Z">
      <w:r>
        <w:rPr>
          <w:rStyle w:val="PageNumber"/>
        </w:rPr>
        <w:fldChar w:fldCharType="begin"/>
      </w:r>
      <w:r>
        <w:rPr>
          <w:rStyle w:val="PageNumber"/>
        </w:rPr>
        <w:instrText xml:space="preserve">PAGE  </w:instrText>
      </w:r>
      <w:r>
        <w:rPr>
          <w:rStyle w:val="PageNumber"/>
        </w:rPr>
        <w:fldChar w:fldCharType="end"/>
      </w:r>
    </w:ins>
  </w:p>
  <w:p w14:paraId="3E390AE7" w14:textId="77777777" w:rsidR="00E36EF0" w:rsidRDefault="00E36EF0">
    <w:pPr>
      <w:pStyle w:val="Footer"/>
      <w:ind w:right="360"/>
      <w:pPrChange w:id="279" w:author="Mary O'Connor" w:date="2016-06-14T17:15:00Z">
        <w:pPr>
          <w:pStyle w:val="Footer"/>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53AA9" w14:textId="77777777" w:rsidR="00E36EF0" w:rsidRDefault="00E36EF0" w:rsidP="00A01C32">
    <w:pPr>
      <w:pStyle w:val="Footer"/>
      <w:framePr w:wrap="around" w:vAnchor="text" w:hAnchor="margin" w:xAlign="right" w:y="1"/>
      <w:rPr>
        <w:ins w:id="280" w:author="Mary O'Connor" w:date="2016-06-14T17:15:00Z"/>
        <w:rStyle w:val="PageNumber"/>
      </w:rPr>
    </w:pPr>
    <w:ins w:id="281" w:author="Mary O'Connor" w:date="2016-06-14T17:15:00Z">
      <w:r>
        <w:rPr>
          <w:rStyle w:val="PageNumber"/>
        </w:rPr>
        <w:fldChar w:fldCharType="begin"/>
      </w:r>
      <w:r>
        <w:rPr>
          <w:rStyle w:val="PageNumber"/>
        </w:rPr>
        <w:instrText xml:space="preserve">PAGE  </w:instrText>
      </w:r>
    </w:ins>
    <w:r>
      <w:rPr>
        <w:rStyle w:val="PageNumber"/>
      </w:rPr>
      <w:fldChar w:fldCharType="separate"/>
    </w:r>
    <w:r w:rsidR="003658AD">
      <w:rPr>
        <w:rStyle w:val="PageNumber"/>
        <w:noProof/>
      </w:rPr>
      <w:t>1</w:t>
    </w:r>
    <w:ins w:id="282" w:author="Mary O'Connor" w:date="2016-06-14T17:15:00Z">
      <w:r>
        <w:rPr>
          <w:rStyle w:val="PageNumber"/>
        </w:rPr>
        <w:fldChar w:fldCharType="end"/>
      </w:r>
    </w:ins>
  </w:p>
  <w:p w14:paraId="096FF48B" w14:textId="77777777" w:rsidR="00E36EF0" w:rsidRDefault="00E36EF0" w:rsidP="0041547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E36EF0" w:rsidRDefault="00E36EF0" w:rsidP="00486109">
      <w:r>
        <w:separator/>
      </w:r>
    </w:p>
  </w:footnote>
  <w:footnote w:type="continuationSeparator" w:id="0">
    <w:p w14:paraId="29072898" w14:textId="77777777" w:rsidR="00E36EF0" w:rsidRDefault="00E36EF0"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0270"/>
    <w:rsid w:val="000019A9"/>
    <w:rsid w:val="00002D31"/>
    <w:rsid w:val="00003ADE"/>
    <w:rsid w:val="0000429A"/>
    <w:rsid w:val="00006534"/>
    <w:rsid w:val="00007B05"/>
    <w:rsid w:val="000103B8"/>
    <w:rsid w:val="0001231E"/>
    <w:rsid w:val="00012769"/>
    <w:rsid w:val="000149D3"/>
    <w:rsid w:val="00017B37"/>
    <w:rsid w:val="000227F1"/>
    <w:rsid w:val="0002282E"/>
    <w:rsid w:val="00022D79"/>
    <w:rsid w:val="00023032"/>
    <w:rsid w:val="00025AD5"/>
    <w:rsid w:val="00025F5C"/>
    <w:rsid w:val="00026266"/>
    <w:rsid w:val="00026E15"/>
    <w:rsid w:val="00033AC8"/>
    <w:rsid w:val="00036F70"/>
    <w:rsid w:val="00037393"/>
    <w:rsid w:val="000373E9"/>
    <w:rsid w:val="0004103B"/>
    <w:rsid w:val="000418A0"/>
    <w:rsid w:val="000427F9"/>
    <w:rsid w:val="00042C2C"/>
    <w:rsid w:val="00043AEA"/>
    <w:rsid w:val="00046010"/>
    <w:rsid w:val="00046AEC"/>
    <w:rsid w:val="0005095E"/>
    <w:rsid w:val="0005493E"/>
    <w:rsid w:val="000556D9"/>
    <w:rsid w:val="00057515"/>
    <w:rsid w:val="00072672"/>
    <w:rsid w:val="00073C8B"/>
    <w:rsid w:val="00074F14"/>
    <w:rsid w:val="00080DD6"/>
    <w:rsid w:val="000834AE"/>
    <w:rsid w:val="000835F8"/>
    <w:rsid w:val="0008605B"/>
    <w:rsid w:val="000905A4"/>
    <w:rsid w:val="00092F60"/>
    <w:rsid w:val="00093FD8"/>
    <w:rsid w:val="000976E3"/>
    <w:rsid w:val="000A04FD"/>
    <w:rsid w:val="000A2580"/>
    <w:rsid w:val="000A3D6B"/>
    <w:rsid w:val="000A609B"/>
    <w:rsid w:val="000A6148"/>
    <w:rsid w:val="000A7613"/>
    <w:rsid w:val="000A79EF"/>
    <w:rsid w:val="000A7BE7"/>
    <w:rsid w:val="000B0F96"/>
    <w:rsid w:val="000B517E"/>
    <w:rsid w:val="000B698A"/>
    <w:rsid w:val="000B7C2A"/>
    <w:rsid w:val="000B7FA4"/>
    <w:rsid w:val="000C2B9A"/>
    <w:rsid w:val="000C4E0C"/>
    <w:rsid w:val="000D1A25"/>
    <w:rsid w:val="000D417B"/>
    <w:rsid w:val="000D61EE"/>
    <w:rsid w:val="000D65C5"/>
    <w:rsid w:val="000E2A7E"/>
    <w:rsid w:val="000E2AF5"/>
    <w:rsid w:val="000E43CF"/>
    <w:rsid w:val="000F0417"/>
    <w:rsid w:val="000F08B4"/>
    <w:rsid w:val="000F3FDB"/>
    <w:rsid w:val="000F6118"/>
    <w:rsid w:val="000F6274"/>
    <w:rsid w:val="000F6EEC"/>
    <w:rsid w:val="000F7098"/>
    <w:rsid w:val="000F7682"/>
    <w:rsid w:val="001022D0"/>
    <w:rsid w:val="00102F16"/>
    <w:rsid w:val="001066C3"/>
    <w:rsid w:val="00121777"/>
    <w:rsid w:val="00121D08"/>
    <w:rsid w:val="001236C4"/>
    <w:rsid w:val="00123AD8"/>
    <w:rsid w:val="001246F2"/>
    <w:rsid w:val="00124834"/>
    <w:rsid w:val="00130B4B"/>
    <w:rsid w:val="001316AC"/>
    <w:rsid w:val="001331A4"/>
    <w:rsid w:val="001331CE"/>
    <w:rsid w:val="001338DE"/>
    <w:rsid w:val="001363E4"/>
    <w:rsid w:val="0013704A"/>
    <w:rsid w:val="00137407"/>
    <w:rsid w:val="001377C3"/>
    <w:rsid w:val="00137CB9"/>
    <w:rsid w:val="0014297D"/>
    <w:rsid w:val="00150105"/>
    <w:rsid w:val="00152619"/>
    <w:rsid w:val="0015290D"/>
    <w:rsid w:val="00155377"/>
    <w:rsid w:val="0015581F"/>
    <w:rsid w:val="00157B5C"/>
    <w:rsid w:val="00160A6D"/>
    <w:rsid w:val="00160AF4"/>
    <w:rsid w:val="001621C0"/>
    <w:rsid w:val="00163476"/>
    <w:rsid w:val="00167F34"/>
    <w:rsid w:val="00170D73"/>
    <w:rsid w:val="00173652"/>
    <w:rsid w:val="001742D6"/>
    <w:rsid w:val="0017461F"/>
    <w:rsid w:val="0017474A"/>
    <w:rsid w:val="0017482F"/>
    <w:rsid w:val="0017641D"/>
    <w:rsid w:val="001770C7"/>
    <w:rsid w:val="00177B0C"/>
    <w:rsid w:val="001807E5"/>
    <w:rsid w:val="0018083C"/>
    <w:rsid w:val="00181998"/>
    <w:rsid w:val="00183A6F"/>
    <w:rsid w:val="00183B90"/>
    <w:rsid w:val="001847C6"/>
    <w:rsid w:val="0018626C"/>
    <w:rsid w:val="00186383"/>
    <w:rsid w:val="001870E8"/>
    <w:rsid w:val="001A26AE"/>
    <w:rsid w:val="001A2F5E"/>
    <w:rsid w:val="001A35AA"/>
    <w:rsid w:val="001A3648"/>
    <w:rsid w:val="001A4B00"/>
    <w:rsid w:val="001A539D"/>
    <w:rsid w:val="001A5958"/>
    <w:rsid w:val="001A6F27"/>
    <w:rsid w:val="001B408E"/>
    <w:rsid w:val="001B4C0B"/>
    <w:rsid w:val="001B52D8"/>
    <w:rsid w:val="001B5E1F"/>
    <w:rsid w:val="001B76E7"/>
    <w:rsid w:val="001C0393"/>
    <w:rsid w:val="001C35D0"/>
    <w:rsid w:val="001C3790"/>
    <w:rsid w:val="001C4071"/>
    <w:rsid w:val="001D0337"/>
    <w:rsid w:val="001D29C7"/>
    <w:rsid w:val="001D3CA0"/>
    <w:rsid w:val="001D3EAF"/>
    <w:rsid w:val="001D44A3"/>
    <w:rsid w:val="001D5EA5"/>
    <w:rsid w:val="001D65C6"/>
    <w:rsid w:val="001D77D9"/>
    <w:rsid w:val="001E2BB8"/>
    <w:rsid w:val="001E37BF"/>
    <w:rsid w:val="001E477C"/>
    <w:rsid w:val="001E5A72"/>
    <w:rsid w:val="001E7774"/>
    <w:rsid w:val="001F078B"/>
    <w:rsid w:val="001F09F6"/>
    <w:rsid w:val="001F0FAB"/>
    <w:rsid w:val="001F22E5"/>
    <w:rsid w:val="001F3414"/>
    <w:rsid w:val="001F50ED"/>
    <w:rsid w:val="001F5C3F"/>
    <w:rsid w:val="001F6400"/>
    <w:rsid w:val="001F708C"/>
    <w:rsid w:val="001F7D4A"/>
    <w:rsid w:val="002000D0"/>
    <w:rsid w:val="00201C06"/>
    <w:rsid w:val="00202CAF"/>
    <w:rsid w:val="00207F84"/>
    <w:rsid w:val="0021032B"/>
    <w:rsid w:val="002115FE"/>
    <w:rsid w:val="00212771"/>
    <w:rsid w:val="00213154"/>
    <w:rsid w:val="002226AF"/>
    <w:rsid w:val="0022535F"/>
    <w:rsid w:val="00226F0A"/>
    <w:rsid w:val="00230C56"/>
    <w:rsid w:val="00230D8C"/>
    <w:rsid w:val="00231C38"/>
    <w:rsid w:val="0023400A"/>
    <w:rsid w:val="0023651E"/>
    <w:rsid w:val="00236F3A"/>
    <w:rsid w:val="00237CD5"/>
    <w:rsid w:val="002400A8"/>
    <w:rsid w:val="00240CAF"/>
    <w:rsid w:val="00242816"/>
    <w:rsid w:val="00243705"/>
    <w:rsid w:val="002448F0"/>
    <w:rsid w:val="00244C87"/>
    <w:rsid w:val="00246261"/>
    <w:rsid w:val="0024630D"/>
    <w:rsid w:val="0025262B"/>
    <w:rsid w:val="0025484B"/>
    <w:rsid w:val="00254970"/>
    <w:rsid w:val="0025501C"/>
    <w:rsid w:val="002553A7"/>
    <w:rsid w:val="00256F82"/>
    <w:rsid w:val="00262663"/>
    <w:rsid w:val="00263EE5"/>
    <w:rsid w:val="002645B5"/>
    <w:rsid w:val="00265906"/>
    <w:rsid w:val="00266C3E"/>
    <w:rsid w:val="00273027"/>
    <w:rsid w:val="00274776"/>
    <w:rsid w:val="00276F57"/>
    <w:rsid w:val="002773F6"/>
    <w:rsid w:val="00280BC4"/>
    <w:rsid w:val="00282961"/>
    <w:rsid w:val="00284995"/>
    <w:rsid w:val="002907CA"/>
    <w:rsid w:val="0029136D"/>
    <w:rsid w:val="002936C1"/>
    <w:rsid w:val="00295C4A"/>
    <w:rsid w:val="00297B82"/>
    <w:rsid w:val="00297E78"/>
    <w:rsid w:val="002A006B"/>
    <w:rsid w:val="002A0795"/>
    <w:rsid w:val="002A3E5A"/>
    <w:rsid w:val="002A424B"/>
    <w:rsid w:val="002A690E"/>
    <w:rsid w:val="002A6C9D"/>
    <w:rsid w:val="002B23A1"/>
    <w:rsid w:val="002B3249"/>
    <w:rsid w:val="002B34F0"/>
    <w:rsid w:val="002B490B"/>
    <w:rsid w:val="002C02D8"/>
    <w:rsid w:val="002C12F4"/>
    <w:rsid w:val="002C4460"/>
    <w:rsid w:val="002C7094"/>
    <w:rsid w:val="002C7607"/>
    <w:rsid w:val="002D1413"/>
    <w:rsid w:val="002D1EEC"/>
    <w:rsid w:val="002D3469"/>
    <w:rsid w:val="002D37EE"/>
    <w:rsid w:val="002D3A35"/>
    <w:rsid w:val="002D3C74"/>
    <w:rsid w:val="002D4D52"/>
    <w:rsid w:val="002D6C17"/>
    <w:rsid w:val="002D7156"/>
    <w:rsid w:val="002D7A4A"/>
    <w:rsid w:val="002E2323"/>
    <w:rsid w:val="002E5968"/>
    <w:rsid w:val="002E643F"/>
    <w:rsid w:val="002E6872"/>
    <w:rsid w:val="002E6FA2"/>
    <w:rsid w:val="002F3C76"/>
    <w:rsid w:val="002F4C17"/>
    <w:rsid w:val="002F6AF7"/>
    <w:rsid w:val="002F7602"/>
    <w:rsid w:val="003034B1"/>
    <w:rsid w:val="00304E5E"/>
    <w:rsid w:val="0030552A"/>
    <w:rsid w:val="003058BE"/>
    <w:rsid w:val="00305F06"/>
    <w:rsid w:val="00306679"/>
    <w:rsid w:val="003069FA"/>
    <w:rsid w:val="00311BD4"/>
    <w:rsid w:val="003120F6"/>
    <w:rsid w:val="00315546"/>
    <w:rsid w:val="00316B38"/>
    <w:rsid w:val="00317F0E"/>
    <w:rsid w:val="00326031"/>
    <w:rsid w:val="00330193"/>
    <w:rsid w:val="003313CA"/>
    <w:rsid w:val="00332E88"/>
    <w:rsid w:val="0033323D"/>
    <w:rsid w:val="00337866"/>
    <w:rsid w:val="00342AC4"/>
    <w:rsid w:val="00344CEC"/>
    <w:rsid w:val="00350ACA"/>
    <w:rsid w:val="00351E5E"/>
    <w:rsid w:val="00353D39"/>
    <w:rsid w:val="00354EB3"/>
    <w:rsid w:val="003552B7"/>
    <w:rsid w:val="00356521"/>
    <w:rsid w:val="00357CC8"/>
    <w:rsid w:val="00357D6A"/>
    <w:rsid w:val="00361031"/>
    <w:rsid w:val="00361641"/>
    <w:rsid w:val="00361810"/>
    <w:rsid w:val="00363036"/>
    <w:rsid w:val="00365160"/>
    <w:rsid w:val="003658AD"/>
    <w:rsid w:val="00370CC4"/>
    <w:rsid w:val="0037188B"/>
    <w:rsid w:val="00371947"/>
    <w:rsid w:val="00371E17"/>
    <w:rsid w:val="00372DC6"/>
    <w:rsid w:val="00373B28"/>
    <w:rsid w:val="0037553C"/>
    <w:rsid w:val="00375D46"/>
    <w:rsid w:val="003816A1"/>
    <w:rsid w:val="00385CED"/>
    <w:rsid w:val="0038631D"/>
    <w:rsid w:val="00386AFE"/>
    <w:rsid w:val="00387647"/>
    <w:rsid w:val="00391634"/>
    <w:rsid w:val="00391E07"/>
    <w:rsid w:val="0039557D"/>
    <w:rsid w:val="003A25BA"/>
    <w:rsid w:val="003A585B"/>
    <w:rsid w:val="003A701A"/>
    <w:rsid w:val="003A74C3"/>
    <w:rsid w:val="003A7FE5"/>
    <w:rsid w:val="003B0A56"/>
    <w:rsid w:val="003B11F5"/>
    <w:rsid w:val="003B1A66"/>
    <w:rsid w:val="003B203E"/>
    <w:rsid w:val="003B3C97"/>
    <w:rsid w:val="003B6729"/>
    <w:rsid w:val="003C07F0"/>
    <w:rsid w:val="003C1277"/>
    <w:rsid w:val="003C4034"/>
    <w:rsid w:val="003C4E3A"/>
    <w:rsid w:val="003C54B0"/>
    <w:rsid w:val="003C741A"/>
    <w:rsid w:val="003D045B"/>
    <w:rsid w:val="003D2AA7"/>
    <w:rsid w:val="003D3C5C"/>
    <w:rsid w:val="003D6A45"/>
    <w:rsid w:val="003E337F"/>
    <w:rsid w:val="003E3ECF"/>
    <w:rsid w:val="003E582B"/>
    <w:rsid w:val="003E5918"/>
    <w:rsid w:val="003E62B9"/>
    <w:rsid w:val="003F0C4B"/>
    <w:rsid w:val="003F2740"/>
    <w:rsid w:val="003F40B3"/>
    <w:rsid w:val="003F441A"/>
    <w:rsid w:val="003F60AD"/>
    <w:rsid w:val="003F6937"/>
    <w:rsid w:val="003F75EC"/>
    <w:rsid w:val="004023C2"/>
    <w:rsid w:val="0040269C"/>
    <w:rsid w:val="004033D8"/>
    <w:rsid w:val="004037C9"/>
    <w:rsid w:val="0040499F"/>
    <w:rsid w:val="00412E00"/>
    <w:rsid w:val="0041547D"/>
    <w:rsid w:val="004160E9"/>
    <w:rsid w:val="0042025D"/>
    <w:rsid w:val="00423350"/>
    <w:rsid w:val="00423541"/>
    <w:rsid w:val="0042442C"/>
    <w:rsid w:val="00427005"/>
    <w:rsid w:val="00430EFC"/>
    <w:rsid w:val="0043198E"/>
    <w:rsid w:val="00432117"/>
    <w:rsid w:val="00432834"/>
    <w:rsid w:val="004344C4"/>
    <w:rsid w:val="00434D2E"/>
    <w:rsid w:val="004368E5"/>
    <w:rsid w:val="00437344"/>
    <w:rsid w:val="0044087D"/>
    <w:rsid w:val="004417F0"/>
    <w:rsid w:val="00442A35"/>
    <w:rsid w:val="00447581"/>
    <w:rsid w:val="00447FA5"/>
    <w:rsid w:val="00450239"/>
    <w:rsid w:val="00451166"/>
    <w:rsid w:val="0045308B"/>
    <w:rsid w:val="004567B9"/>
    <w:rsid w:val="00457162"/>
    <w:rsid w:val="0045749F"/>
    <w:rsid w:val="004605A5"/>
    <w:rsid w:val="00463E6D"/>
    <w:rsid w:val="00463F89"/>
    <w:rsid w:val="00471C40"/>
    <w:rsid w:val="00471E44"/>
    <w:rsid w:val="00472EEC"/>
    <w:rsid w:val="00472F7E"/>
    <w:rsid w:val="0047362E"/>
    <w:rsid w:val="00473E03"/>
    <w:rsid w:val="004760D1"/>
    <w:rsid w:val="00476656"/>
    <w:rsid w:val="00477C79"/>
    <w:rsid w:val="0048492C"/>
    <w:rsid w:val="00485AB3"/>
    <w:rsid w:val="00486109"/>
    <w:rsid w:val="0049537C"/>
    <w:rsid w:val="0049556E"/>
    <w:rsid w:val="00497AFE"/>
    <w:rsid w:val="004A0F30"/>
    <w:rsid w:val="004A1C62"/>
    <w:rsid w:val="004A3B35"/>
    <w:rsid w:val="004A5D3A"/>
    <w:rsid w:val="004A5FF0"/>
    <w:rsid w:val="004B2C07"/>
    <w:rsid w:val="004B3329"/>
    <w:rsid w:val="004B4446"/>
    <w:rsid w:val="004B57FB"/>
    <w:rsid w:val="004C2A30"/>
    <w:rsid w:val="004C4DB7"/>
    <w:rsid w:val="004C6345"/>
    <w:rsid w:val="004C6AA6"/>
    <w:rsid w:val="004D2CF0"/>
    <w:rsid w:val="004D40B2"/>
    <w:rsid w:val="004E07FD"/>
    <w:rsid w:val="004E10F1"/>
    <w:rsid w:val="004E2269"/>
    <w:rsid w:val="004E31E6"/>
    <w:rsid w:val="004E32DA"/>
    <w:rsid w:val="004E3300"/>
    <w:rsid w:val="004E6BB3"/>
    <w:rsid w:val="004E7971"/>
    <w:rsid w:val="004F415C"/>
    <w:rsid w:val="004F635D"/>
    <w:rsid w:val="005013B4"/>
    <w:rsid w:val="00502A0F"/>
    <w:rsid w:val="005033DF"/>
    <w:rsid w:val="005068EC"/>
    <w:rsid w:val="005073A0"/>
    <w:rsid w:val="00512460"/>
    <w:rsid w:val="005127E8"/>
    <w:rsid w:val="00512DD5"/>
    <w:rsid w:val="00512F1A"/>
    <w:rsid w:val="00513B51"/>
    <w:rsid w:val="00513DCF"/>
    <w:rsid w:val="00514B1B"/>
    <w:rsid w:val="00516868"/>
    <w:rsid w:val="0052250D"/>
    <w:rsid w:val="00523B71"/>
    <w:rsid w:val="005260A7"/>
    <w:rsid w:val="005332FD"/>
    <w:rsid w:val="00533322"/>
    <w:rsid w:val="005334FB"/>
    <w:rsid w:val="005350FC"/>
    <w:rsid w:val="00536AF1"/>
    <w:rsid w:val="005411BB"/>
    <w:rsid w:val="0054281A"/>
    <w:rsid w:val="0054359A"/>
    <w:rsid w:val="00544571"/>
    <w:rsid w:val="00546267"/>
    <w:rsid w:val="0054627A"/>
    <w:rsid w:val="00551728"/>
    <w:rsid w:val="00551995"/>
    <w:rsid w:val="005524DA"/>
    <w:rsid w:val="0055483F"/>
    <w:rsid w:val="00555944"/>
    <w:rsid w:val="00555AA6"/>
    <w:rsid w:val="00557477"/>
    <w:rsid w:val="00560035"/>
    <w:rsid w:val="00560653"/>
    <w:rsid w:val="00560717"/>
    <w:rsid w:val="0056347D"/>
    <w:rsid w:val="005648F9"/>
    <w:rsid w:val="00565DF1"/>
    <w:rsid w:val="005662ED"/>
    <w:rsid w:val="00566469"/>
    <w:rsid w:val="00567E8B"/>
    <w:rsid w:val="005742AE"/>
    <w:rsid w:val="00576028"/>
    <w:rsid w:val="005800CE"/>
    <w:rsid w:val="00580D46"/>
    <w:rsid w:val="005816D7"/>
    <w:rsid w:val="0058618C"/>
    <w:rsid w:val="00587770"/>
    <w:rsid w:val="00590878"/>
    <w:rsid w:val="0059295B"/>
    <w:rsid w:val="00594956"/>
    <w:rsid w:val="005A47A9"/>
    <w:rsid w:val="005B6799"/>
    <w:rsid w:val="005C1EDE"/>
    <w:rsid w:val="005C238F"/>
    <w:rsid w:val="005C298F"/>
    <w:rsid w:val="005C2FE5"/>
    <w:rsid w:val="005C3D3E"/>
    <w:rsid w:val="005C4CBA"/>
    <w:rsid w:val="005D014E"/>
    <w:rsid w:val="005D4322"/>
    <w:rsid w:val="005E0B7F"/>
    <w:rsid w:val="005E1533"/>
    <w:rsid w:val="005E212F"/>
    <w:rsid w:val="005E4689"/>
    <w:rsid w:val="005E6B11"/>
    <w:rsid w:val="005F118D"/>
    <w:rsid w:val="005F3597"/>
    <w:rsid w:val="005F3DB3"/>
    <w:rsid w:val="005F4DA7"/>
    <w:rsid w:val="005F4DAB"/>
    <w:rsid w:val="005F565B"/>
    <w:rsid w:val="005F7D4A"/>
    <w:rsid w:val="006033D7"/>
    <w:rsid w:val="00605068"/>
    <w:rsid w:val="00605C7E"/>
    <w:rsid w:val="0060606E"/>
    <w:rsid w:val="006061CE"/>
    <w:rsid w:val="00606AB8"/>
    <w:rsid w:val="00610E50"/>
    <w:rsid w:val="00612B96"/>
    <w:rsid w:val="00612E4D"/>
    <w:rsid w:val="00615006"/>
    <w:rsid w:val="00616DB1"/>
    <w:rsid w:val="006172CF"/>
    <w:rsid w:val="00627B0A"/>
    <w:rsid w:val="00632B9F"/>
    <w:rsid w:val="00633A73"/>
    <w:rsid w:val="00634CB2"/>
    <w:rsid w:val="00635DCA"/>
    <w:rsid w:val="00635DF7"/>
    <w:rsid w:val="00635E02"/>
    <w:rsid w:val="00635FFD"/>
    <w:rsid w:val="00637AE5"/>
    <w:rsid w:val="00637E55"/>
    <w:rsid w:val="00640B80"/>
    <w:rsid w:val="00640BBA"/>
    <w:rsid w:val="00641006"/>
    <w:rsid w:val="0064269D"/>
    <w:rsid w:val="00643975"/>
    <w:rsid w:val="00643B75"/>
    <w:rsid w:val="00644A60"/>
    <w:rsid w:val="006451E7"/>
    <w:rsid w:val="0064561A"/>
    <w:rsid w:val="0065080C"/>
    <w:rsid w:val="006509A1"/>
    <w:rsid w:val="00652446"/>
    <w:rsid w:val="00657C74"/>
    <w:rsid w:val="00661079"/>
    <w:rsid w:val="00661BCF"/>
    <w:rsid w:val="00664350"/>
    <w:rsid w:val="0066571F"/>
    <w:rsid w:val="00665831"/>
    <w:rsid w:val="006662D2"/>
    <w:rsid w:val="00666596"/>
    <w:rsid w:val="006668AE"/>
    <w:rsid w:val="0066720A"/>
    <w:rsid w:val="00667636"/>
    <w:rsid w:val="006703E1"/>
    <w:rsid w:val="00670676"/>
    <w:rsid w:val="00671FF3"/>
    <w:rsid w:val="006731F7"/>
    <w:rsid w:val="006738C7"/>
    <w:rsid w:val="006738E5"/>
    <w:rsid w:val="00675A5D"/>
    <w:rsid w:val="0068038D"/>
    <w:rsid w:val="006805EC"/>
    <w:rsid w:val="00681C98"/>
    <w:rsid w:val="00683DFC"/>
    <w:rsid w:val="00683E40"/>
    <w:rsid w:val="00687EE4"/>
    <w:rsid w:val="00691391"/>
    <w:rsid w:val="006915E4"/>
    <w:rsid w:val="00693F5A"/>
    <w:rsid w:val="0069489F"/>
    <w:rsid w:val="00696DCE"/>
    <w:rsid w:val="00696E3E"/>
    <w:rsid w:val="006971F7"/>
    <w:rsid w:val="006A1BE2"/>
    <w:rsid w:val="006A25CF"/>
    <w:rsid w:val="006A26C5"/>
    <w:rsid w:val="006A3066"/>
    <w:rsid w:val="006A36C9"/>
    <w:rsid w:val="006B0390"/>
    <w:rsid w:val="006B0DE6"/>
    <w:rsid w:val="006B1902"/>
    <w:rsid w:val="006B1CB9"/>
    <w:rsid w:val="006B3004"/>
    <w:rsid w:val="006B548B"/>
    <w:rsid w:val="006B628B"/>
    <w:rsid w:val="006C08A4"/>
    <w:rsid w:val="006C0F34"/>
    <w:rsid w:val="006C16DF"/>
    <w:rsid w:val="006C5615"/>
    <w:rsid w:val="006C5D52"/>
    <w:rsid w:val="006C6D1C"/>
    <w:rsid w:val="006C7C60"/>
    <w:rsid w:val="006D0BB4"/>
    <w:rsid w:val="006D1987"/>
    <w:rsid w:val="006D2C0E"/>
    <w:rsid w:val="006D44B5"/>
    <w:rsid w:val="006D5A44"/>
    <w:rsid w:val="006D5A4E"/>
    <w:rsid w:val="006D5B76"/>
    <w:rsid w:val="006D6153"/>
    <w:rsid w:val="006E08FB"/>
    <w:rsid w:val="006E39AA"/>
    <w:rsid w:val="006E3FA0"/>
    <w:rsid w:val="006E4BD7"/>
    <w:rsid w:val="006E61E2"/>
    <w:rsid w:val="006F146B"/>
    <w:rsid w:val="006F3E3A"/>
    <w:rsid w:val="006F61DA"/>
    <w:rsid w:val="006F6F58"/>
    <w:rsid w:val="006F7C27"/>
    <w:rsid w:val="00701973"/>
    <w:rsid w:val="00703AEC"/>
    <w:rsid w:val="00705EE2"/>
    <w:rsid w:val="0071014C"/>
    <w:rsid w:val="00710191"/>
    <w:rsid w:val="007120D3"/>
    <w:rsid w:val="00712CBF"/>
    <w:rsid w:val="00713E6D"/>
    <w:rsid w:val="00715201"/>
    <w:rsid w:val="007164DC"/>
    <w:rsid w:val="00720387"/>
    <w:rsid w:val="00721AF6"/>
    <w:rsid w:val="0072213B"/>
    <w:rsid w:val="0072272B"/>
    <w:rsid w:val="007254F5"/>
    <w:rsid w:val="007255AE"/>
    <w:rsid w:val="007264A7"/>
    <w:rsid w:val="00726543"/>
    <w:rsid w:val="007302F4"/>
    <w:rsid w:val="0073072E"/>
    <w:rsid w:val="00730B36"/>
    <w:rsid w:val="007336BC"/>
    <w:rsid w:val="00733F42"/>
    <w:rsid w:val="007378EF"/>
    <w:rsid w:val="0074082A"/>
    <w:rsid w:val="0074216C"/>
    <w:rsid w:val="00743363"/>
    <w:rsid w:val="00746CE7"/>
    <w:rsid w:val="00747FE2"/>
    <w:rsid w:val="007504D5"/>
    <w:rsid w:val="007519B5"/>
    <w:rsid w:val="007543CF"/>
    <w:rsid w:val="00756722"/>
    <w:rsid w:val="007600F4"/>
    <w:rsid w:val="007628F5"/>
    <w:rsid w:val="00763EF1"/>
    <w:rsid w:val="00764123"/>
    <w:rsid w:val="00764EC4"/>
    <w:rsid w:val="00765514"/>
    <w:rsid w:val="00766D03"/>
    <w:rsid w:val="00767F5A"/>
    <w:rsid w:val="007760AC"/>
    <w:rsid w:val="007779E6"/>
    <w:rsid w:val="0078043B"/>
    <w:rsid w:val="007815A5"/>
    <w:rsid w:val="00781CF2"/>
    <w:rsid w:val="0078252D"/>
    <w:rsid w:val="007844F6"/>
    <w:rsid w:val="0078624C"/>
    <w:rsid w:val="00786B07"/>
    <w:rsid w:val="007909CC"/>
    <w:rsid w:val="007A3CF0"/>
    <w:rsid w:val="007A55DF"/>
    <w:rsid w:val="007A6FC3"/>
    <w:rsid w:val="007B04C8"/>
    <w:rsid w:val="007B13B4"/>
    <w:rsid w:val="007B1E50"/>
    <w:rsid w:val="007C2381"/>
    <w:rsid w:val="007C43AB"/>
    <w:rsid w:val="007C62D4"/>
    <w:rsid w:val="007D1C62"/>
    <w:rsid w:val="007D4E2C"/>
    <w:rsid w:val="007D71FD"/>
    <w:rsid w:val="007E2B21"/>
    <w:rsid w:val="007E51F9"/>
    <w:rsid w:val="007E7792"/>
    <w:rsid w:val="007F34A7"/>
    <w:rsid w:val="007F3C48"/>
    <w:rsid w:val="007F4722"/>
    <w:rsid w:val="007F5BF3"/>
    <w:rsid w:val="007F5E0E"/>
    <w:rsid w:val="007F6748"/>
    <w:rsid w:val="007F7B60"/>
    <w:rsid w:val="0080072F"/>
    <w:rsid w:val="008013A5"/>
    <w:rsid w:val="008062EE"/>
    <w:rsid w:val="00806982"/>
    <w:rsid w:val="00807D96"/>
    <w:rsid w:val="00810B28"/>
    <w:rsid w:val="008116B9"/>
    <w:rsid w:val="008118C6"/>
    <w:rsid w:val="0081350A"/>
    <w:rsid w:val="00813CC7"/>
    <w:rsid w:val="00814CAA"/>
    <w:rsid w:val="00817377"/>
    <w:rsid w:val="00820BE3"/>
    <w:rsid w:val="00823BF6"/>
    <w:rsid w:val="00826CF2"/>
    <w:rsid w:val="00827F94"/>
    <w:rsid w:val="00837052"/>
    <w:rsid w:val="00837681"/>
    <w:rsid w:val="0084029A"/>
    <w:rsid w:val="008429AF"/>
    <w:rsid w:val="00842F28"/>
    <w:rsid w:val="00843DC0"/>
    <w:rsid w:val="00843E5D"/>
    <w:rsid w:val="00844E09"/>
    <w:rsid w:val="008475B0"/>
    <w:rsid w:val="008478CE"/>
    <w:rsid w:val="00847C98"/>
    <w:rsid w:val="008508EF"/>
    <w:rsid w:val="00850E09"/>
    <w:rsid w:val="008530E4"/>
    <w:rsid w:val="008545FB"/>
    <w:rsid w:val="00854CCF"/>
    <w:rsid w:val="00854DFB"/>
    <w:rsid w:val="00855096"/>
    <w:rsid w:val="00856CC9"/>
    <w:rsid w:val="00857E25"/>
    <w:rsid w:val="00862F09"/>
    <w:rsid w:val="00864465"/>
    <w:rsid w:val="008729B4"/>
    <w:rsid w:val="00876857"/>
    <w:rsid w:val="00876CD6"/>
    <w:rsid w:val="00881E15"/>
    <w:rsid w:val="008836FD"/>
    <w:rsid w:val="0088391B"/>
    <w:rsid w:val="00883ABD"/>
    <w:rsid w:val="0088510D"/>
    <w:rsid w:val="00885BA6"/>
    <w:rsid w:val="00887B2B"/>
    <w:rsid w:val="00893028"/>
    <w:rsid w:val="00896112"/>
    <w:rsid w:val="008A0B1A"/>
    <w:rsid w:val="008A11BD"/>
    <w:rsid w:val="008A1916"/>
    <w:rsid w:val="008A23D3"/>
    <w:rsid w:val="008A47FF"/>
    <w:rsid w:val="008A495B"/>
    <w:rsid w:val="008A5DA4"/>
    <w:rsid w:val="008A67F2"/>
    <w:rsid w:val="008B4116"/>
    <w:rsid w:val="008B5395"/>
    <w:rsid w:val="008B5BC5"/>
    <w:rsid w:val="008B7895"/>
    <w:rsid w:val="008C1545"/>
    <w:rsid w:val="008C316E"/>
    <w:rsid w:val="008D07B7"/>
    <w:rsid w:val="008D18E9"/>
    <w:rsid w:val="008D3AEC"/>
    <w:rsid w:val="008D4919"/>
    <w:rsid w:val="008D6FEA"/>
    <w:rsid w:val="008D7EF2"/>
    <w:rsid w:val="008E426F"/>
    <w:rsid w:val="008E4DE4"/>
    <w:rsid w:val="008E5A28"/>
    <w:rsid w:val="008E63DB"/>
    <w:rsid w:val="008E6AB0"/>
    <w:rsid w:val="008E705C"/>
    <w:rsid w:val="008F2C45"/>
    <w:rsid w:val="008F3470"/>
    <w:rsid w:val="008F4534"/>
    <w:rsid w:val="008F5372"/>
    <w:rsid w:val="008F575B"/>
    <w:rsid w:val="008F7E5D"/>
    <w:rsid w:val="00904054"/>
    <w:rsid w:val="00904D14"/>
    <w:rsid w:val="00905B6A"/>
    <w:rsid w:val="009064BF"/>
    <w:rsid w:val="00906882"/>
    <w:rsid w:val="0090733C"/>
    <w:rsid w:val="0091063D"/>
    <w:rsid w:val="00916A2B"/>
    <w:rsid w:val="00922457"/>
    <w:rsid w:val="009227C4"/>
    <w:rsid w:val="00922AC5"/>
    <w:rsid w:val="00923647"/>
    <w:rsid w:val="0092499C"/>
    <w:rsid w:val="00924E68"/>
    <w:rsid w:val="00924F72"/>
    <w:rsid w:val="009269F5"/>
    <w:rsid w:val="00927CA9"/>
    <w:rsid w:val="00931D27"/>
    <w:rsid w:val="00932AF6"/>
    <w:rsid w:val="00940FA9"/>
    <w:rsid w:val="00942465"/>
    <w:rsid w:val="00943E8D"/>
    <w:rsid w:val="00944A6A"/>
    <w:rsid w:val="00944B84"/>
    <w:rsid w:val="00945CA2"/>
    <w:rsid w:val="009538B6"/>
    <w:rsid w:val="009559DA"/>
    <w:rsid w:val="009560BB"/>
    <w:rsid w:val="0095799C"/>
    <w:rsid w:val="009601E4"/>
    <w:rsid w:val="00960F7F"/>
    <w:rsid w:val="00961C4C"/>
    <w:rsid w:val="00961E3B"/>
    <w:rsid w:val="0096200B"/>
    <w:rsid w:val="00962EC8"/>
    <w:rsid w:val="00966257"/>
    <w:rsid w:val="00966716"/>
    <w:rsid w:val="009673AE"/>
    <w:rsid w:val="0097471A"/>
    <w:rsid w:val="00975D14"/>
    <w:rsid w:val="009769CE"/>
    <w:rsid w:val="0097721C"/>
    <w:rsid w:val="00980A5F"/>
    <w:rsid w:val="0098371F"/>
    <w:rsid w:val="009853F3"/>
    <w:rsid w:val="00985854"/>
    <w:rsid w:val="00985B24"/>
    <w:rsid w:val="00985C1F"/>
    <w:rsid w:val="009877C7"/>
    <w:rsid w:val="009909AE"/>
    <w:rsid w:val="00991498"/>
    <w:rsid w:val="009A03E6"/>
    <w:rsid w:val="009A098A"/>
    <w:rsid w:val="009A2A28"/>
    <w:rsid w:val="009A4E71"/>
    <w:rsid w:val="009A54E2"/>
    <w:rsid w:val="009B216A"/>
    <w:rsid w:val="009B2D6D"/>
    <w:rsid w:val="009B5C0F"/>
    <w:rsid w:val="009B6C2A"/>
    <w:rsid w:val="009B797B"/>
    <w:rsid w:val="009C01FD"/>
    <w:rsid w:val="009C0AD6"/>
    <w:rsid w:val="009C0E2D"/>
    <w:rsid w:val="009C1903"/>
    <w:rsid w:val="009C1FA0"/>
    <w:rsid w:val="009C392D"/>
    <w:rsid w:val="009C3DC1"/>
    <w:rsid w:val="009D1255"/>
    <w:rsid w:val="009D6427"/>
    <w:rsid w:val="009D6FD8"/>
    <w:rsid w:val="009D7385"/>
    <w:rsid w:val="009D7A8F"/>
    <w:rsid w:val="009E1CF4"/>
    <w:rsid w:val="009E204F"/>
    <w:rsid w:val="009E329B"/>
    <w:rsid w:val="009E439A"/>
    <w:rsid w:val="009E638D"/>
    <w:rsid w:val="009E6AD1"/>
    <w:rsid w:val="009E72E1"/>
    <w:rsid w:val="009F1BF2"/>
    <w:rsid w:val="009F38DB"/>
    <w:rsid w:val="009F3EC7"/>
    <w:rsid w:val="009F405D"/>
    <w:rsid w:val="009F54D6"/>
    <w:rsid w:val="009F566F"/>
    <w:rsid w:val="009F5907"/>
    <w:rsid w:val="009F669B"/>
    <w:rsid w:val="00A00D5F"/>
    <w:rsid w:val="00A01859"/>
    <w:rsid w:val="00A01C32"/>
    <w:rsid w:val="00A02BED"/>
    <w:rsid w:val="00A03E31"/>
    <w:rsid w:val="00A052DF"/>
    <w:rsid w:val="00A11AF8"/>
    <w:rsid w:val="00A11D9E"/>
    <w:rsid w:val="00A13461"/>
    <w:rsid w:val="00A13CA4"/>
    <w:rsid w:val="00A15D73"/>
    <w:rsid w:val="00A16452"/>
    <w:rsid w:val="00A230AC"/>
    <w:rsid w:val="00A239B3"/>
    <w:rsid w:val="00A27FAA"/>
    <w:rsid w:val="00A3155A"/>
    <w:rsid w:val="00A36DE5"/>
    <w:rsid w:val="00A40567"/>
    <w:rsid w:val="00A40E2D"/>
    <w:rsid w:val="00A41EA9"/>
    <w:rsid w:val="00A44B72"/>
    <w:rsid w:val="00A47E9E"/>
    <w:rsid w:val="00A5053A"/>
    <w:rsid w:val="00A51A88"/>
    <w:rsid w:val="00A52BE9"/>
    <w:rsid w:val="00A54731"/>
    <w:rsid w:val="00A54CF8"/>
    <w:rsid w:val="00A55939"/>
    <w:rsid w:val="00A63B63"/>
    <w:rsid w:val="00A650A7"/>
    <w:rsid w:val="00A66147"/>
    <w:rsid w:val="00A676F4"/>
    <w:rsid w:val="00A70377"/>
    <w:rsid w:val="00A71475"/>
    <w:rsid w:val="00A73218"/>
    <w:rsid w:val="00A734C4"/>
    <w:rsid w:val="00A73FCD"/>
    <w:rsid w:val="00A74FDB"/>
    <w:rsid w:val="00A75106"/>
    <w:rsid w:val="00A75B31"/>
    <w:rsid w:val="00A76E9A"/>
    <w:rsid w:val="00A776D5"/>
    <w:rsid w:val="00A80881"/>
    <w:rsid w:val="00A870E5"/>
    <w:rsid w:val="00A94F2E"/>
    <w:rsid w:val="00A967AD"/>
    <w:rsid w:val="00A96D52"/>
    <w:rsid w:val="00A9754C"/>
    <w:rsid w:val="00AA5691"/>
    <w:rsid w:val="00AA5D79"/>
    <w:rsid w:val="00AA7A77"/>
    <w:rsid w:val="00AA7F0B"/>
    <w:rsid w:val="00AB13B4"/>
    <w:rsid w:val="00AB1687"/>
    <w:rsid w:val="00AB257D"/>
    <w:rsid w:val="00AB32D6"/>
    <w:rsid w:val="00AB44CE"/>
    <w:rsid w:val="00AC0A38"/>
    <w:rsid w:val="00AC24E1"/>
    <w:rsid w:val="00AC4271"/>
    <w:rsid w:val="00AC4967"/>
    <w:rsid w:val="00AC705C"/>
    <w:rsid w:val="00AD0868"/>
    <w:rsid w:val="00AD246B"/>
    <w:rsid w:val="00AD3ABD"/>
    <w:rsid w:val="00AD3D76"/>
    <w:rsid w:val="00AD5662"/>
    <w:rsid w:val="00AD6391"/>
    <w:rsid w:val="00AE06D5"/>
    <w:rsid w:val="00AE157A"/>
    <w:rsid w:val="00AE4704"/>
    <w:rsid w:val="00AE7FBF"/>
    <w:rsid w:val="00AF308C"/>
    <w:rsid w:val="00AF3CDA"/>
    <w:rsid w:val="00AF5A1C"/>
    <w:rsid w:val="00AF6F4C"/>
    <w:rsid w:val="00B01133"/>
    <w:rsid w:val="00B0414D"/>
    <w:rsid w:val="00B050BD"/>
    <w:rsid w:val="00B07E5B"/>
    <w:rsid w:val="00B103CB"/>
    <w:rsid w:val="00B158E8"/>
    <w:rsid w:val="00B1709E"/>
    <w:rsid w:val="00B175C5"/>
    <w:rsid w:val="00B21D45"/>
    <w:rsid w:val="00B22B94"/>
    <w:rsid w:val="00B242AC"/>
    <w:rsid w:val="00B25B30"/>
    <w:rsid w:val="00B26701"/>
    <w:rsid w:val="00B329B5"/>
    <w:rsid w:val="00B341CF"/>
    <w:rsid w:val="00B355E5"/>
    <w:rsid w:val="00B35F1B"/>
    <w:rsid w:val="00B37669"/>
    <w:rsid w:val="00B4044D"/>
    <w:rsid w:val="00B40897"/>
    <w:rsid w:val="00B41888"/>
    <w:rsid w:val="00B42060"/>
    <w:rsid w:val="00B421A7"/>
    <w:rsid w:val="00B42584"/>
    <w:rsid w:val="00B42845"/>
    <w:rsid w:val="00B4652E"/>
    <w:rsid w:val="00B473F7"/>
    <w:rsid w:val="00B47E17"/>
    <w:rsid w:val="00B51B70"/>
    <w:rsid w:val="00B53895"/>
    <w:rsid w:val="00B54240"/>
    <w:rsid w:val="00B565DE"/>
    <w:rsid w:val="00B5661F"/>
    <w:rsid w:val="00B609C2"/>
    <w:rsid w:val="00B61401"/>
    <w:rsid w:val="00B6428A"/>
    <w:rsid w:val="00B65BD9"/>
    <w:rsid w:val="00B674E0"/>
    <w:rsid w:val="00B738B3"/>
    <w:rsid w:val="00B755DA"/>
    <w:rsid w:val="00B7603A"/>
    <w:rsid w:val="00B83F27"/>
    <w:rsid w:val="00B848EB"/>
    <w:rsid w:val="00B85210"/>
    <w:rsid w:val="00B85A3F"/>
    <w:rsid w:val="00B8604C"/>
    <w:rsid w:val="00B87AA2"/>
    <w:rsid w:val="00B90BA9"/>
    <w:rsid w:val="00B90F5A"/>
    <w:rsid w:val="00B91E48"/>
    <w:rsid w:val="00B943D6"/>
    <w:rsid w:val="00BA0CD6"/>
    <w:rsid w:val="00BA10A5"/>
    <w:rsid w:val="00BA248A"/>
    <w:rsid w:val="00BA314E"/>
    <w:rsid w:val="00BA4023"/>
    <w:rsid w:val="00BA4AAD"/>
    <w:rsid w:val="00BA61F1"/>
    <w:rsid w:val="00BA6CE0"/>
    <w:rsid w:val="00BB142B"/>
    <w:rsid w:val="00BB4223"/>
    <w:rsid w:val="00BB5E51"/>
    <w:rsid w:val="00BC0CB2"/>
    <w:rsid w:val="00BC143F"/>
    <w:rsid w:val="00BC3BC6"/>
    <w:rsid w:val="00BC3EEF"/>
    <w:rsid w:val="00BD2C9E"/>
    <w:rsid w:val="00BD370E"/>
    <w:rsid w:val="00BD4808"/>
    <w:rsid w:val="00BD6913"/>
    <w:rsid w:val="00BE336F"/>
    <w:rsid w:val="00BE4E90"/>
    <w:rsid w:val="00BE6F02"/>
    <w:rsid w:val="00BF3686"/>
    <w:rsid w:val="00BF430E"/>
    <w:rsid w:val="00BF4544"/>
    <w:rsid w:val="00BF6EAE"/>
    <w:rsid w:val="00C01BCD"/>
    <w:rsid w:val="00C03F9E"/>
    <w:rsid w:val="00C04E9D"/>
    <w:rsid w:val="00C058C2"/>
    <w:rsid w:val="00C05B35"/>
    <w:rsid w:val="00C07DC5"/>
    <w:rsid w:val="00C11610"/>
    <w:rsid w:val="00C127B9"/>
    <w:rsid w:val="00C148A5"/>
    <w:rsid w:val="00C21F95"/>
    <w:rsid w:val="00C222F8"/>
    <w:rsid w:val="00C2307A"/>
    <w:rsid w:val="00C23F67"/>
    <w:rsid w:val="00C2459A"/>
    <w:rsid w:val="00C2507A"/>
    <w:rsid w:val="00C271B9"/>
    <w:rsid w:val="00C30639"/>
    <w:rsid w:val="00C36C3F"/>
    <w:rsid w:val="00C3790F"/>
    <w:rsid w:val="00C409C0"/>
    <w:rsid w:val="00C40AFB"/>
    <w:rsid w:val="00C43ABC"/>
    <w:rsid w:val="00C506B6"/>
    <w:rsid w:val="00C50C04"/>
    <w:rsid w:val="00C50F3F"/>
    <w:rsid w:val="00C51D6B"/>
    <w:rsid w:val="00C52830"/>
    <w:rsid w:val="00C53C59"/>
    <w:rsid w:val="00C53C7E"/>
    <w:rsid w:val="00C53FF3"/>
    <w:rsid w:val="00C56128"/>
    <w:rsid w:val="00C56E96"/>
    <w:rsid w:val="00C5746A"/>
    <w:rsid w:val="00C576E9"/>
    <w:rsid w:val="00C60D43"/>
    <w:rsid w:val="00C62817"/>
    <w:rsid w:val="00C63E91"/>
    <w:rsid w:val="00C64A07"/>
    <w:rsid w:val="00C64CC7"/>
    <w:rsid w:val="00C64D69"/>
    <w:rsid w:val="00C66301"/>
    <w:rsid w:val="00C67C69"/>
    <w:rsid w:val="00C67E25"/>
    <w:rsid w:val="00C724EA"/>
    <w:rsid w:val="00C73EB2"/>
    <w:rsid w:val="00C813D3"/>
    <w:rsid w:val="00C82DD5"/>
    <w:rsid w:val="00C86B6C"/>
    <w:rsid w:val="00C86DEA"/>
    <w:rsid w:val="00C909FE"/>
    <w:rsid w:val="00C91156"/>
    <w:rsid w:val="00C91DBA"/>
    <w:rsid w:val="00C94BE7"/>
    <w:rsid w:val="00C97C24"/>
    <w:rsid w:val="00CA02EF"/>
    <w:rsid w:val="00CA523E"/>
    <w:rsid w:val="00CA6643"/>
    <w:rsid w:val="00CA727D"/>
    <w:rsid w:val="00CB30D0"/>
    <w:rsid w:val="00CB385F"/>
    <w:rsid w:val="00CB44F7"/>
    <w:rsid w:val="00CC0B09"/>
    <w:rsid w:val="00CC3B08"/>
    <w:rsid w:val="00CC4BF5"/>
    <w:rsid w:val="00CC5287"/>
    <w:rsid w:val="00CC594B"/>
    <w:rsid w:val="00CC6ADA"/>
    <w:rsid w:val="00CD0AD9"/>
    <w:rsid w:val="00CD1404"/>
    <w:rsid w:val="00CD185F"/>
    <w:rsid w:val="00CD1ABC"/>
    <w:rsid w:val="00CD44C6"/>
    <w:rsid w:val="00CD4D44"/>
    <w:rsid w:val="00CD4E80"/>
    <w:rsid w:val="00CE049F"/>
    <w:rsid w:val="00CE0F58"/>
    <w:rsid w:val="00CE103C"/>
    <w:rsid w:val="00CE2760"/>
    <w:rsid w:val="00CE4A43"/>
    <w:rsid w:val="00CE5E10"/>
    <w:rsid w:val="00CF07B7"/>
    <w:rsid w:val="00CF0B2F"/>
    <w:rsid w:val="00CF11D8"/>
    <w:rsid w:val="00CF6BDE"/>
    <w:rsid w:val="00CF7912"/>
    <w:rsid w:val="00D008B7"/>
    <w:rsid w:val="00D00D5C"/>
    <w:rsid w:val="00D06971"/>
    <w:rsid w:val="00D07C4C"/>
    <w:rsid w:val="00D07D6B"/>
    <w:rsid w:val="00D12181"/>
    <w:rsid w:val="00D1220E"/>
    <w:rsid w:val="00D1356C"/>
    <w:rsid w:val="00D13B63"/>
    <w:rsid w:val="00D13CB3"/>
    <w:rsid w:val="00D13F62"/>
    <w:rsid w:val="00D142CA"/>
    <w:rsid w:val="00D16D6C"/>
    <w:rsid w:val="00D1727F"/>
    <w:rsid w:val="00D17402"/>
    <w:rsid w:val="00D17E50"/>
    <w:rsid w:val="00D208D6"/>
    <w:rsid w:val="00D215FA"/>
    <w:rsid w:val="00D21946"/>
    <w:rsid w:val="00D23789"/>
    <w:rsid w:val="00D24346"/>
    <w:rsid w:val="00D249F4"/>
    <w:rsid w:val="00D26752"/>
    <w:rsid w:val="00D26A41"/>
    <w:rsid w:val="00D27576"/>
    <w:rsid w:val="00D31317"/>
    <w:rsid w:val="00D31994"/>
    <w:rsid w:val="00D31A53"/>
    <w:rsid w:val="00D31D16"/>
    <w:rsid w:val="00D323EC"/>
    <w:rsid w:val="00D338F9"/>
    <w:rsid w:val="00D3488A"/>
    <w:rsid w:val="00D361E9"/>
    <w:rsid w:val="00D40391"/>
    <w:rsid w:val="00D43176"/>
    <w:rsid w:val="00D43596"/>
    <w:rsid w:val="00D440B0"/>
    <w:rsid w:val="00D46272"/>
    <w:rsid w:val="00D50262"/>
    <w:rsid w:val="00D5053F"/>
    <w:rsid w:val="00D51FA1"/>
    <w:rsid w:val="00D521F9"/>
    <w:rsid w:val="00D52870"/>
    <w:rsid w:val="00D52B0D"/>
    <w:rsid w:val="00D531ED"/>
    <w:rsid w:val="00D53A5C"/>
    <w:rsid w:val="00D53D88"/>
    <w:rsid w:val="00D55011"/>
    <w:rsid w:val="00D563FC"/>
    <w:rsid w:val="00D571D4"/>
    <w:rsid w:val="00D57C48"/>
    <w:rsid w:val="00D57E3E"/>
    <w:rsid w:val="00D621D1"/>
    <w:rsid w:val="00D64AAA"/>
    <w:rsid w:val="00D64ABE"/>
    <w:rsid w:val="00D66FD9"/>
    <w:rsid w:val="00D7209C"/>
    <w:rsid w:val="00D76E00"/>
    <w:rsid w:val="00D773D9"/>
    <w:rsid w:val="00D80AD1"/>
    <w:rsid w:val="00D81FD4"/>
    <w:rsid w:val="00D835D4"/>
    <w:rsid w:val="00D84734"/>
    <w:rsid w:val="00D84764"/>
    <w:rsid w:val="00D863A4"/>
    <w:rsid w:val="00D906EE"/>
    <w:rsid w:val="00D95AEF"/>
    <w:rsid w:val="00D95FBA"/>
    <w:rsid w:val="00DA0291"/>
    <w:rsid w:val="00DA11C0"/>
    <w:rsid w:val="00DA1AB1"/>
    <w:rsid w:val="00DA24B7"/>
    <w:rsid w:val="00DA360F"/>
    <w:rsid w:val="00DA4C5A"/>
    <w:rsid w:val="00DB1180"/>
    <w:rsid w:val="00DB3D3A"/>
    <w:rsid w:val="00DC11DE"/>
    <w:rsid w:val="00DC322E"/>
    <w:rsid w:val="00DC4B86"/>
    <w:rsid w:val="00DC59CA"/>
    <w:rsid w:val="00DC7C50"/>
    <w:rsid w:val="00DD0E78"/>
    <w:rsid w:val="00DD1F17"/>
    <w:rsid w:val="00DD21A9"/>
    <w:rsid w:val="00DD3131"/>
    <w:rsid w:val="00DD67B9"/>
    <w:rsid w:val="00DD6DC6"/>
    <w:rsid w:val="00DD7F65"/>
    <w:rsid w:val="00DE22BB"/>
    <w:rsid w:val="00DE3F30"/>
    <w:rsid w:val="00DE5EAD"/>
    <w:rsid w:val="00DE6BDF"/>
    <w:rsid w:val="00DF0633"/>
    <w:rsid w:val="00DF128F"/>
    <w:rsid w:val="00DF2E1A"/>
    <w:rsid w:val="00DF2E4A"/>
    <w:rsid w:val="00DF39B9"/>
    <w:rsid w:val="00DF5F45"/>
    <w:rsid w:val="00DF67A3"/>
    <w:rsid w:val="00E0526D"/>
    <w:rsid w:val="00E05579"/>
    <w:rsid w:val="00E058B3"/>
    <w:rsid w:val="00E0635E"/>
    <w:rsid w:val="00E07274"/>
    <w:rsid w:val="00E13205"/>
    <w:rsid w:val="00E1396B"/>
    <w:rsid w:val="00E16568"/>
    <w:rsid w:val="00E17DC7"/>
    <w:rsid w:val="00E20510"/>
    <w:rsid w:val="00E23870"/>
    <w:rsid w:val="00E23AD5"/>
    <w:rsid w:val="00E23C2F"/>
    <w:rsid w:val="00E2497F"/>
    <w:rsid w:val="00E24E81"/>
    <w:rsid w:val="00E2643C"/>
    <w:rsid w:val="00E266D8"/>
    <w:rsid w:val="00E26C29"/>
    <w:rsid w:val="00E27380"/>
    <w:rsid w:val="00E27BCE"/>
    <w:rsid w:val="00E309DB"/>
    <w:rsid w:val="00E32631"/>
    <w:rsid w:val="00E339B0"/>
    <w:rsid w:val="00E33F2A"/>
    <w:rsid w:val="00E34BA8"/>
    <w:rsid w:val="00E34E09"/>
    <w:rsid w:val="00E36EF0"/>
    <w:rsid w:val="00E41F3D"/>
    <w:rsid w:val="00E46403"/>
    <w:rsid w:val="00E46DE3"/>
    <w:rsid w:val="00E47752"/>
    <w:rsid w:val="00E5171D"/>
    <w:rsid w:val="00E51804"/>
    <w:rsid w:val="00E52D08"/>
    <w:rsid w:val="00E606AF"/>
    <w:rsid w:val="00E63E33"/>
    <w:rsid w:val="00E64221"/>
    <w:rsid w:val="00E64744"/>
    <w:rsid w:val="00E647C5"/>
    <w:rsid w:val="00E65DAE"/>
    <w:rsid w:val="00E67D71"/>
    <w:rsid w:val="00E67E37"/>
    <w:rsid w:val="00E70DD3"/>
    <w:rsid w:val="00E731F3"/>
    <w:rsid w:val="00E74134"/>
    <w:rsid w:val="00E754E2"/>
    <w:rsid w:val="00E75CA0"/>
    <w:rsid w:val="00E760D1"/>
    <w:rsid w:val="00E768D4"/>
    <w:rsid w:val="00E80BC1"/>
    <w:rsid w:val="00E80F7B"/>
    <w:rsid w:val="00E826FB"/>
    <w:rsid w:val="00E82F64"/>
    <w:rsid w:val="00E83D4E"/>
    <w:rsid w:val="00E841CA"/>
    <w:rsid w:val="00E842D0"/>
    <w:rsid w:val="00E8442D"/>
    <w:rsid w:val="00E84DD6"/>
    <w:rsid w:val="00E8537B"/>
    <w:rsid w:val="00E85873"/>
    <w:rsid w:val="00E91C59"/>
    <w:rsid w:val="00E92255"/>
    <w:rsid w:val="00EA1B1E"/>
    <w:rsid w:val="00EA51CB"/>
    <w:rsid w:val="00EB0AC4"/>
    <w:rsid w:val="00EB2762"/>
    <w:rsid w:val="00EB4553"/>
    <w:rsid w:val="00EC0800"/>
    <w:rsid w:val="00EC0B89"/>
    <w:rsid w:val="00EC3540"/>
    <w:rsid w:val="00EC51A3"/>
    <w:rsid w:val="00EC5AAB"/>
    <w:rsid w:val="00EC7061"/>
    <w:rsid w:val="00ED1FD2"/>
    <w:rsid w:val="00ED352F"/>
    <w:rsid w:val="00ED5A09"/>
    <w:rsid w:val="00ED62F0"/>
    <w:rsid w:val="00ED7174"/>
    <w:rsid w:val="00EE00D9"/>
    <w:rsid w:val="00EE2091"/>
    <w:rsid w:val="00EE255B"/>
    <w:rsid w:val="00EE41DA"/>
    <w:rsid w:val="00EE57F6"/>
    <w:rsid w:val="00EE6729"/>
    <w:rsid w:val="00EE738A"/>
    <w:rsid w:val="00EF212D"/>
    <w:rsid w:val="00EF3CA5"/>
    <w:rsid w:val="00EF5514"/>
    <w:rsid w:val="00F03169"/>
    <w:rsid w:val="00F03386"/>
    <w:rsid w:val="00F0352D"/>
    <w:rsid w:val="00F07824"/>
    <w:rsid w:val="00F079D4"/>
    <w:rsid w:val="00F07A4E"/>
    <w:rsid w:val="00F106E6"/>
    <w:rsid w:val="00F1220C"/>
    <w:rsid w:val="00F132D3"/>
    <w:rsid w:val="00F13C96"/>
    <w:rsid w:val="00F15154"/>
    <w:rsid w:val="00F15661"/>
    <w:rsid w:val="00F1662E"/>
    <w:rsid w:val="00F205A1"/>
    <w:rsid w:val="00F21266"/>
    <w:rsid w:val="00F23249"/>
    <w:rsid w:val="00F27EAC"/>
    <w:rsid w:val="00F30B02"/>
    <w:rsid w:val="00F377A4"/>
    <w:rsid w:val="00F421DA"/>
    <w:rsid w:val="00F46BAD"/>
    <w:rsid w:val="00F50E88"/>
    <w:rsid w:val="00F559F7"/>
    <w:rsid w:val="00F55A06"/>
    <w:rsid w:val="00F600AD"/>
    <w:rsid w:val="00F61620"/>
    <w:rsid w:val="00F61C59"/>
    <w:rsid w:val="00F65E4C"/>
    <w:rsid w:val="00F6762E"/>
    <w:rsid w:val="00F6771E"/>
    <w:rsid w:val="00F67D50"/>
    <w:rsid w:val="00F70398"/>
    <w:rsid w:val="00F707B7"/>
    <w:rsid w:val="00F86EF3"/>
    <w:rsid w:val="00F90BA1"/>
    <w:rsid w:val="00F920B0"/>
    <w:rsid w:val="00F93647"/>
    <w:rsid w:val="00FA0B5A"/>
    <w:rsid w:val="00FA0CFC"/>
    <w:rsid w:val="00FA186A"/>
    <w:rsid w:val="00FB22AF"/>
    <w:rsid w:val="00FB4002"/>
    <w:rsid w:val="00FB5659"/>
    <w:rsid w:val="00FC4CB1"/>
    <w:rsid w:val="00FC5916"/>
    <w:rsid w:val="00FD1C85"/>
    <w:rsid w:val="00FD37F9"/>
    <w:rsid w:val="00FD6B26"/>
    <w:rsid w:val="00FE0441"/>
    <w:rsid w:val="00FE109A"/>
    <w:rsid w:val="00FE65A4"/>
    <w:rsid w:val="00FE7F6D"/>
    <w:rsid w:val="00FE7F9F"/>
    <w:rsid w:val="00FF115E"/>
    <w:rsid w:val="00FF4579"/>
    <w:rsid w:val="00FF591C"/>
    <w:rsid w:val="00FF7EE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 w:type="character" w:styleId="PageNumber">
    <w:name w:val="page number"/>
    <w:basedOn w:val="DefaultParagraphFont"/>
    <w:uiPriority w:val="99"/>
    <w:semiHidden/>
    <w:unhideWhenUsed/>
    <w:rsid w:val="00A01C3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 w:type="character" w:styleId="PageNumber">
    <w:name w:val="page number"/>
    <w:basedOn w:val="DefaultParagraphFont"/>
    <w:uiPriority w:val="99"/>
    <w:semiHidden/>
    <w:unhideWhenUsed/>
    <w:rsid w:val="00A01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61F244-7907-CF41-84C2-28F808006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52</Pages>
  <Words>11660</Words>
  <Characters>66465</Characters>
  <Application>Microsoft Macintosh Word</Application>
  <DocSecurity>0</DocSecurity>
  <Lines>553</Lines>
  <Paragraphs>155</Paragraphs>
  <ScaleCrop>false</ScaleCrop>
  <Company>University of British Columbia</Company>
  <LinksUpToDate>false</LinksUpToDate>
  <CharactersWithSpaces>77970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Matthew Barbour</cp:lastModifiedBy>
  <cp:revision>26</cp:revision>
  <dcterms:created xsi:type="dcterms:W3CDTF">2016-06-14T23:45:00Z</dcterms:created>
  <dcterms:modified xsi:type="dcterms:W3CDTF">2016-07-07T17:24:00Z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btiva.style">
    <vt:lpwstr>functional-ecology.csl</vt:lpwstr>
  </property>
</Properties>
</file>